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新細明體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proofErr w:type="gramStart"/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proofErr w:type="gramEnd"/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</w:t>
      </w:r>
      <w:proofErr w:type="spellStart"/>
      <w:r w:rsidR="00242699">
        <w:rPr>
          <w:rFonts w:cs="Arial"/>
          <w:sz w:val="24"/>
          <w:szCs w:val="24"/>
        </w:rPr>
        <w:t>Jiun</w:t>
      </w:r>
      <w:proofErr w:type="spellEnd"/>
      <w:r w:rsidR="00242699">
        <w:rPr>
          <w:rFonts w:cs="Arial"/>
          <w:sz w:val="24"/>
          <w:szCs w:val="24"/>
        </w:rPr>
        <w:t xml:space="preserve">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Default="002B04D0" w:rsidP="002B04D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*</w:t>
      </w:r>
      <w:r w:rsidRPr="006D1324">
        <w:rPr>
          <w:rFonts w:cs="Arial"/>
          <w:bCs/>
          <w:sz w:val="24"/>
          <w:szCs w:val="24"/>
        </w:rPr>
        <w:t xml:space="preserve">Corresponding author: </w:t>
      </w:r>
      <w:r w:rsidRPr="005F675E">
        <w:rPr>
          <w:rFonts w:cs="Arial"/>
          <w:bCs/>
          <w:sz w:val="24"/>
          <w:szCs w:val="24"/>
        </w:rPr>
        <w:t>Syuan</w:t>
      </w:r>
      <w:r w:rsidRPr="00C625AC">
        <w:rPr>
          <w:rFonts w:cs="Arial"/>
          <w:sz w:val="24"/>
          <w:szCs w:val="24"/>
        </w:rPr>
        <w:t>-Jyun Sun</w:t>
      </w:r>
      <w:r>
        <w:rPr>
          <w:rFonts w:cs="Arial"/>
          <w:sz w:val="24"/>
          <w:szCs w:val="24"/>
        </w:rPr>
        <w:t xml:space="preserve"> </w:t>
      </w:r>
    </w:p>
    <w:p w14:paraId="2CEA05A8" w14:textId="15B27B43" w:rsidR="002B04D0" w:rsidRDefault="00600195" w:rsidP="002B04D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Email: </w:t>
      </w:r>
      <w:r w:rsidRPr="00600195">
        <w:rPr>
          <w:rFonts w:cs="Arial"/>
          <w:sz w:val="24"/>
          <w:szCs w:val="24"/>
        </w:rPr>
        <w:t>sjs243@ntu.edu.tw</w:t>
      </w:r>
    </w:p>
    <w:p w14:paraId="54AD471D" w14:textId="5B1E655D" w:rsidR="00600195" w:rsidRPr="00E703E3" w:rsidRDefault="00600195" w:rsidP="002B04D0">
      <w:pPr>
        <w:spacing w:line="480" w:lineRule="auto"/>
        <w:rPr>
          <w:rFonts w:cs="Arial"/>
          <w:color w:val="FF0000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 xml:space="preserve">Phone: </w:t>
      </w:r>
      <w:r w:rsidR="00571E24">
        <w:rPr>
          <w:rFonts w:cs="Arial"/>
          <w:color w:val="FF0000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E703E3">
        <w:rPr>
          <w:rFonts w:cs="Arial"/>
          <w:color w:val="FF0000"/>
          <w:sz w:val="24"/>
          <w:szCs w:val="24"/>
        </w:rPr>
        <w:t>Address:</w:t>
      </w:r>
      <w:r w:rsidR="00571E24">
        <w:rPr>
          <w:rFonts w:cs="Arial"/>
          <w:color w:val="FF0000"/>
          <w:sz w:val="24"/>
          <w:szCs w:val="24"/>
        </w:rPr>
        <w:t xml:space="preserve"> </w:t>
      </w:r>
      <w:r w:rsidR="00571E24"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7099E376" w14:textId="62477BFC" w:rsidR="00600195" w:rsidRPr="00E703E3" w:rsidRDefault="00600195" w:rsidP="002B04D0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Wei-</w:t>
      </w:r>
      <w:proofErr w:type="spellStart"/>
      <w:r w:rsidRPr="00571E24">
        <w:rPr>
          <w:rFonts w:cs="Arial"/>
          <w:color w:val="000000" w:themeColor="text1"/>
          <w:sz w:val="24"/>
          <w:szCs w:val="24"/>
        </w:rPr>
        <w:t>Jiun</w:t>
      </w:r>
      <w:proofErr w:type="spellEnd"/>
      <w:r w:rsidRPr="00571E24">
        <w:rPr>
          <w:rFonts w:cs="Arial"/>
          <w:color w:val="000000" w:themeColor="text1"/>
          <w:sz w:val="24"/>
          <w:szCs w:val="24"/>
        </w:rPr>
        <w:t xml:space="preserve">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3F2FD4D7" w14:textId="55B7C338" w:rsidR="009A7338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commentRangeStart w:id="0"/>
      <w:r w:rsidRPr="00960CD9">
        <w:rPr>
          <w:rFonts w:cs="Arial"/>
          <w:b/>
          <w:color w:val="FF0000"/>
          <w:sz w:val="24"/>
          <w:szCs w:val="24"/>
        </w:rPr>
        <w:t>Number of words</w:t>
      </w:r>
    </w:p>
    <w:p w14:paraId="2A4E0E66" w14:textId="21150A10" w:rsidR="00953F66" w:rsidRPr="00D55124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>XXX</w:t>
      </w:r>
      <w:commentRangeEnd w:id="0"/>
      <w:r>
        <w:rPr>
          <w:rStyle w:val="af5"/>
        </w:rPr>
        <w:commentReference w:id="0"/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新細明體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新細明體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新細明體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新細明體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新細明體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新細明體" w:cs="Arial"/>
          <w:b/>
          <w:iCs/>
          <w:sz w:val="24"/>
          <w:szCs w:val="24"/>
        </w:rPr>
      </w:pPr>
      <w:r w:rsidRPr="00F30C22">
        <w:rPr>
          <w:rFonts w:eastAsia="新細明體" w:cs="Arial"/>
          <w:b/>
          <w:iCs/>
          <w:sz w:val="24"/>
          <w:szCs w:val="24"/>
        </w:rPr>
        <w:t>Data accessibility statement</w:t>
      </w:r>
    </w:p>
    <w:p w14:paraId="33A1E140" w14:textId="791019D5" w:rsidR="00242699" w:rsidRDefault="005F675E" w:rsidP="00DD56F9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新細明體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新細明體" w:cs="Arial"/>
          <w:bCs/>
          <w:iCs/>
          <w:sz w:val="24"/>
          <w:szCs w:val="24"/>
        </w:rPr>
        <w:t>are</w:t>
      </w:r>
      <w:r w:rsidRPr="006E5A8A">
        <w:rPr>
          <w:rFonts w:eastAsia="新細明體" w:cs="Arial"/>
          <w:bCs/>
          <w:iCs/>
          <w:sz w:val="24"/>
          <w:szCs w:val="24"/>
        </w:rPr>
        <w:t xml:space="preserve"> publicly available on </w:t>
      </w:r>
      <w:proofErr w:type="spellStart"/>
      <w:r w:rsidRPr="006E5A8A">
        <w:rPr>
          <w:rFonts w:eastAsia="新細明體" w:cs="Arial"/>
          <w:bCs/>
          <w:iCs/>
          <w:sz w:val="24"/>
          <w:szCs w:val="24"/>
        </w:rPr>
        <w:t>Zenodo</w:t>
      </w:r>
      <w:proofErr w:type="spellEnd"/>
      <w:r w:rsidR="00E6501C">
        <w:rPr>
          <w:rFonts w:eastAsia="新細明體" w:cs="Arial"/>
          <w:bCs/>
          <w:iCs/>
          <w:sz w:val="24"/>
          <w:szCs w:val="24"/>
        </w:rPr>
        <w:t xml:space="preserve"> (</w:t>
      </w:r>
      <w:commentRangeStart w:id="1"/>
      <w:r w:rsidR="00E6501C" w:rsidRPr="00800B00">
        <w:rPr>
          <w:rFonts w:eastAsia="新細明體" w:cs="Arial"/>
          <w:bCs/>
          <w:iCs/>
          <w:color w:val="FF0000"/>
          <w:sz w:val="24"/>
          <w:szCs w:val="24"/>
        </w:rPr>
        <w:t>DOI</w:t>
      </w:r>
      <w:r w:rsidR="00A41F29">
        <w:rPr>
          <w:rFonts w:eastAsia="新細明體" w:cs="Arial"/>
          <w:bCs/>
          <w:iCs/>
          <w:color w:val="FF0000"/>
          <w:sz w:val="24"/>
          <w:szCs w:val="24"/>
        </w:rPr>
        <w:t xml:space="preserve">: </w:t>
      </w:r>
      <w:commentRangeEnd w:id="1"/>
      <w:r w:rsidR="00CB7324">
        <w:rPr>
          <w:rStyle w:val="af5"/>
        </w:rPr>
        <w:commentReference w:id="1"/>
      </w:r>
      <w:r w:rsidR="00E6501C">
        <w:rPr>
          <w:rFonts w:eastAsia="新細明體" w:cs="Arial"/>
          <w:bCs/>
          <w:iCs/>
          <w:sz w:val="24"/>
          <w:szCs w:val="24"/>
        </w:rPr>
        <w:t>).</w:t>
      </w:r>
    </w:p>
    <w:p w14:paraId="41748DA6" w14:textId="77777777" w:rsidR="006D1324" w:rsidRDefault="006D1324">
      <w:pPr>
        <w:spacing w:after="0" w:line="24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commentRangeStart w:id="2"/>
      <w:r w:rsidRPr="005E7EB0">
        <w:rPr>
          <w:rFonts w:cs="Arial"/>
          <w:b/>
          <w:sz w:val="24"/>
          <w:szCs w:val="24"/>
        </w:rPr>
        <w:lastRenderedPageBreak/>
        <w:t>Abstract</w:t>
      </w:r>
      <w:commentRangeEnd w:id="2"/>
      <w:r w:rsidR="00CD3900">
        <w:rPr>
          <w:rStyle w:val="af5"/>
        </w:rPr>
        <w:commentReference w:id="2"/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proofErr w:type="spellStart"/>
      <w:r w:rsidRPr="00211B64">
        <w:rPr>
          <w:rFonts w:cs="Arial"/>
          <w:bCs/>
          <w:i/>
          <w:iCs/>
          <w:sz w:val="24"/>
          <w:szCs w:val="24"/>
        </w:rPr>
        <w:t>Nicrophorus</w:t>
      </w:r>
      <w:proofErr w:type="spellEnd"/>
      <w:r w:rsidRPr="00211B64">
        <w:rPr>
          <w:rFonts w:cs="Arial"/>
          <w:bCs/>
          <w:i/>
          <w:iCs/>
          <w:sz w:val="24"/>
          <w:szCs w:val="24"/>
        </w:rPr>
        <w:t xml:space="preserve"> </w:t>
      </w:r>
      <w:proofErr w:type="spellStart"/>
      <w:r w:rsidRPr="00211B64">
        <w:rPr>
          <w:rFonts w:cs="Arial"/>
          <w:bCs/>
          <w:i/>
          <w:iCs/>
          <w:sz w:val="24"/>
          <w:szCs w:val="24"/>
        </w:rPr>
        <w:t>nepalensis</w:t>
      </w:r>
      <w:proofErr w:type="spellEnd"/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proofErr w:type="spellStart"/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proofErr w:type="spellEnd"/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proofErr w:type="spellStart"/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proofErr w:type="spellEnd"/>
      <w:r w:rsidR="00913621" w:rsidRPr="00BA3FC5">
        <w:rPr>
          <w:rFonts w:cs="Arial"/>
          <w:bCs/>
          <w:i/>
          <w:iCs/>
          <w:sz w:val="24"/>
          <w:szCs w:val="24"/>
        </w:rPr>
        <w:t xml:space="preserve"> </w:t>
      </w:r>
      <w:proofErr w:type="spellStart"/>
      <w:r w:rsidR="00913621" w:rsidRPr="00BA3FC5">
        <w:rPr>
          <w:rFonts w:cs="Arial"/>
          <w:bCs/>
          <w:i/>
          <w:iCs/>
          <w:sz w:val="24"/>
          <w:szCs w:val="24"/>
        </w:rPr>
        <w:t>nepalensis</w:t>
      </w:r>
      <w:proofErr w:type="spellEnd"/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 xml:space="preserve">N. </w:t>
      </w:r>
      <w:proofErr w:type="spellStart"/>
      <w:r w:rsidR="00180C9F" w:rsidRPr="005C74B4">
        <w:rPr>
          <w:rFonts w:cs="Arial"/>
          <w:bCs/>
          <w:i/>
          <w:iCs/>
          <w:sz w:val="24"/>
          <w:szCs w:val="24"/>
        </w:rPr>
        <w:t>nepalensis</w:t>
      </w:r>
      <w:proofErr w:type="spellEnd"/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05AE0388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 xml:space="preserve">N. </w:t>
      </w:r>
      <w:proofErr w:type="spellStart"/>
      <w:r w:rsidR="00666EF3" w:rsidRPr="00666EF3">
        <w:rPr>
          <w:rFonts w:cs="Arial"/>
          <w:i/>
          <w:iCs/>
          <w:sz w:val="24"/>
          <w:szCs w:val="24"/>
        </w:rPr>
        <w:t>nepalensis</w:t>
      </w:r>
      <w:proofErr w:type="spellEnd"/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</w:t>
      </w:r>
      <w:proofErr w:type="spellStart"/>
      <w:proofErr w:type="gramStart"/>
      <w:r w:rsidR="00532ED2" w:rsidRPr="00D75852">
        <w:rPr>
          <w:rFonts w:cs="Arial"/>
          <w:bCs/>
          <w:sz w:val="24"/>
          <w:szCs w:val="24"/>
        </w:rPr>
        <w:t>light:dar</w:t>
      </w:r>
      <w:r w:rsidR="00532ED2" w:rsidRPr="00532ED2">
        <w:rPr>
          <w:rFonts w:cs="Arial"/>
          <w:bCs/>
          <w:sz w:val="24"/>
          <w:szCs w:val="24"/>
        </w:rPr>
        <w:t>k</w:t>
      </w:r>
      <w:proofErr w:type="spellEnd"/>
      <w:proofErr w:type="gramEnd"/>
      <w:r w:rsidR="00532ED2" w:rsidRPr="00532ED2">
        <w:rPr>
          <w:rFonts w:cs="Arial"/>
          <w:bCs/>
          <w:sz w:val="24"/>
          <w:szCs w:val="24"/>
        </w:rPr>
        <w:t xml:space="preserve">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 xml:space="preserve">N. </w:t>
      </w:r>
      <w:proofErr w:type="spellStart"/>
      <w:r w:rsidR="00517530" w:rsidRPr="00D75852">
        <w:rPr>
          <w:rFonts w:cs="Arial"/>
          <w:bCs/>
          <w:i/>
          <w:iCs/>
          <w:sz w:val="24"/>
          <w:szCs w:val="24"/>
        </w:rPr>
        <w:t>nepalensis</w:t>
      </w:r>
      <w:proofErr w:type="spellEnd"/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新細明體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</w:t>
      </w:r>
      <w:ins w:id="3" w:author="Syuan-Jyun Sun" w:date="2024-05-31T09:38:00Z">
        <w:r w:rsidR="005853C0">
          <w:rPr>
            <w:rFonts w:cs="Arial"/>
            <w:bCs/>
            <w:sz w:val="24"/>
            <w:szCs w:val="24"/>
          </w:rPr>
          <w:t>The carcasses used for breeding experiments</w:t>
        </w:r>
        <w:r w:rsidR="005853C0" w:rsidRPr="00532ED2">
          <w:rPr>
            <w:rFonts w:cs="Arial"/>
            <w:bCs/>
            <w:sz w:val="24"/>
            <w:szCs w:val="24"/>
          </w:rPr>
          <w:t xml:space="preserve"> </w:t>
        </w:r>
        <w:r w:rsidR="005853C0">
          <w:rPr>
            <w:rFonts w:cs="Arial"/>
            <w:bCs/>
            <w:sz w:val="24"/>
            <w:szCs w:val="24"/>
          </w:rPr>
          <w:t>were animals that had died within the past 4 months</w:t>
        </w:r>
      </w:ins>
      <w:ins w:id="4" w:author="Syuan-Jyun Sun" w:date="2024-05-31T09:39:00Z">
        <w:r w:rsidR="005853C0">
          <w:rPr>
            <w:rFonts w:cs="Arial"/>
            <w:bCs/>
            <w:sz w:val="24"/>
            <w:szCs w:val="24"/>
          </w:rPr>
          <w:t xml:space="preserve"> due to traffic collisions and other accidental causes, but not poisoning</w:t>
        </w:r>
      </w:ins>
      <w:ins w:id="5" w:author="Syuan-Jyun Sun" w:date="2024-05-31T09:38:00Z">
        <w:r w:rsidR="005853C0">
          <w:rPr>
            <w:rFonts w:cs="Arial"/>
            <w:bCs/>
            <w:sz w:val="24"/>
            <w:szCs w:val="24"/>
          </w:rPr>
          <w:t>.</w:t>
        </w:r>
      </w:ins>
      <w:ins w:id="6" w:author="Syuan-Jyun Sun" w:date="2024-05-31T09:40:00Z">
        <w:r w:rsidR="005853C0">
          <w:rPr>
            <w:rFonts w:cs="Arial"/>
            <w:bCs/>
            <w:sz w:val="24"/>
            <w:szCs w:val="24"/>
          </w:rPr>
          <w:t xml:space="preserve"> Upon discovery, these carcasses were immediately frozen at -20</w:t>
        </w:r>
        <w:r w:rsidR="005853C0" w:rsidRPr="00517530">
          <w:rPr>
            <w:rFonts w:cs="Arial"/>
            <w:bCs/>
            <w:sz w:val="24"/>
            <w:szCs w:val="24"/>
          </w:rPr>
          <w:t>°C</w:t>
        </w:r>
        <w:r w:rsidR="005853C0">
          <w:rPr>
            <w:rFonts w:cs="Arial"/>
            <w:bCs/>
            <w:sz w:val="24"/>
            <w:szCs w:val="24"/>
          </w:rPr>
          <w:t xml:space="preserve"> to preserve their condition until use.</w:t>
        </w:r>
      </w:ins>
      <w:ins w:id="7" w:author="Syuan-Jyun Sun" w:date="2024-05-31T09:38:00Z">
        <w:r w:rsidR="005853C0">
          <w:rPr>
            <w:rFonts w:cs="Arial"/>
            <w:bCs/>
            <w:sz w:val="24"/>
            <w:szCs w:val="24"/>
          </w:rPr>
          <w:t xml:space="preserve"> </w:t>
        </w:r>
      </w:ins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</w:t>
      </w:r>
      <w:r w:rsidR="007841C9" w:rsidRPr="00EE2F42">
        <w:rPr>
          <w:rFonts w:cs="Arial"/>
          <w:bCs/>
          <w:sz w:val="24"/>
          <w:szCs w:val="24"/>
        </w:rPr>
        <w:lastRenderedPageBreak/>
        <w:t xml:space="preserve">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31EB87CB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by</w:t>
      </w:r>
      <w:r w:rsidR="003D6AB2" w:rsidRPr="003D6AB2">
        <w:rPr>
          <w:rFonts w:cs="Arial"/>
          <w:bCs/>
          <w:sz w:val="24"/>
          <w:szCs w:val="24"/>
        </w:rPr>
        <w:t xml:space="preserve"> the</w:t>
      </w:r>
      <w:r w:rsidR="00F36A8F" w:rsidRPr="003D6AB2">
        <w:rPr>
          <w:rFonts w:cs="Arial"/>
          <w:bCs/>
          <w:sz w:val="24"/>
          <w:szCs w:val="24"/>
        </w:rPr>
        <w:t xml:space="preserve"> larvae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 xml:space="preserve">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commentRangeStart w:id="8"/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  <w:commentRangeEnd w:id="8"/>
      <w:r w:rsidR="001E1E73">
        <w:rPr>
          <w:rStyle w:val="af5"/>
        </w:rPr>
        <w:commentReference w:id="8"/>
      </w:r>
    </w:p>
    <w:p w14:paraId="53A1F372" w14:textId="117D08E4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>.</w:t>
      </w:r>
      <w:commentRangeStart w:id="9"/>
      <w:r w:rsidRPr="0042239E">
        <w:rPr>
          <w:rFonts w:cs="Arial"/>
          <w:bCs/>
          <w:sz w:val="24"/>
          <w:szCs w:val="24"/>
        </w:rPr>
        <w:t xml:space="preserve"> </w:t>
      </w:r>
      <w:ins w:id="10" w:author="Ginny Hsieh" w:date="2024-06-02T22:15:00Z">
        <w:r w:rsidR="00FB6CEB">
          <w:rPr>
            <w:rFonts w:cs="Arial" w:hint="eastAsia"/>
            <w:bCs/>
            <w:sz w:val="24"/>
            <w:szCs w:val="24"/>
          </w:rPr>
          <w:t>T</w:t>
        </w:r>
        <w:r w:rsidR="00FB6CEB">
          <w:rPr>
            <w:rFonts w:cs="Arial"/>
            <w:bCs/>
            <w:sz w:val="24"/>
            <w:szCs w:val="24"/>
          </w:rPr>
          <w:t xml:space="preserve">o make sure it is comparable between </w:t>
        </w:r>
        <w:proofErr w:type="spellStart"/>
        <w:r w:rsidR="00FB6CEB">
          <w:rPr>
            <w:rFonts w:cs="Arial"/>
            <w:bCs/>
            <w:sz w:val="24"/>
            <w:szCs w:val="24"/>
          </w:rPr>
          <w:t>tax</w:t>
        </w:r>
      </w:ins>
      <w:ins w:id="11" w:author="Ginny Hsieh" w:date="2024-06-02T22:16:00Z">
        <w:r w:rsidR="00FB6CEB">
          <w:rPr>
            <w:rFonts w:cs="Arial"/>
            <w:bCs/>
            <w:sz w:val="24"/>
            <w:szCs w:val="24"/>
          </w:rPr>
          <w:t>o</w:t>
        </w:r>
      </w:ins>
      <w:ins w:id="12" w:author="Ginny Hsieh" w:date="2024-06-02T22:15:00Z">
        <w:r w:rsidR="00FB6CEB">
          <w:rPr>
            <w:rFonts w:cs="Arial"/>
            <w:bCs/>
            <w:sz w:val="24"/>
            <w:szCs w:val="24"/>
          </w:rPr>
          <w:t>ns</w:t>
        </w:r>
        <w:proofErr w:type="spellEnd"/>
        <w:r w:rsidR="00FB6CEB">
          <w:rPr>
            <w:rFonts w:cs="Arial"/>
            <w:bCs/>
            <w:sz w:val="24"/>
            <w:szCs w:val="24"/>
          </w:rPr>
          <w:t xml:space="preserve">, </w:t>
        </w:r>
      </w:ins>
      <w:del w:id="13" w:author="Ginny Hsieh" w:date="2024-06-02T22:15:00Z">
        <w:r w:rsidRPr="00533EB9" w:rsidDel="00FB6CEB">
          <w:rPr>
            <w:rFonts w:cs="Arial"/>
            <w:bCs/>
            <w:sz w:val="24"/>
            <w:szCs w:val="24"/>
          </w:rPr>
          <w:delText>W</w:delText>
        </w:r>
      </w:del>
      <w:ins w:id="14" w:author="Ginny Hsieh" w:date="2024-06-02T22:15:00Z">
        <w:r w:rsidR="00FB6CEB">
          <w:rPr>
            <w:rFonts w:cs="Arial"/>
            <w:bCs/>
            <w:sz w:val="24"/>
            <w:szCs w:val="24"/>
          </w:rPr>
          <w:t>w</w:t>
        </w:r>
      </w:ins>
      <w:r w:rsidRPr="00533EB9">
        <w:rPr>
          <w:rFonts w:cs="Arial"/>
          <w:bCs/>
          <w:sz w:val="24"/>
          <w:szCs w:val="24"/>
        </w:rPr>
        <w:t xml:space="preserve">e </w:t>
      </w:r>
      <w:del w:id="15" w:author="Ginny Hsieh" w:date="2024-06-02T22:15:00Z">
        <w:r w:rsidR="00B87B60" w:rsidRPr="00533EB9" w:rsidDel="00FB6CEB">
          <w:rPr>
            <w:rFonts w:cs="Arial"/>
            <w:bCs/>
            <w:sz w:val="24"/>
            <w:szCs w:val="24"/>
          </w:rPr>
          <w:delText>first</w:delText>
        </w:r>
      </w:del>
      <w:r w:rsidR="00B87B60" w:rsidRPr="00533EB9">
        <w:rPr>
          <w:rFonts w:cs="Arial"/>
          <w:bCs/>
          <w:sz w:val="24"/>
          <w:szCs w:val="24"/>
        </w:rPr>
        <w:t xml:space="preserve"> </w:t>
      </w:r>
      <w:ins w:id="16" w:author="Ginny Hsieh" w:date="2024-06-02T22:17:00Z">
        <w:r w:rsidR="00FB6CEB">
          <w:rPr>
            <w:rFonts w:cs="Arial"/>
            <w:bCs/>
            <w:sz w:val="24"/>
            <w:szCs w:val="24"/>
          </w:rPr>
          <w:t xml:space="preserve">skinned all animals and </w:t>
        </w:r>
      </w:ins>
      <w:ins w:id="17" w:author="Ginny Hsieh" w:date="2024-06-02T22:16:00Z">
        <w:r w:rsidR="00FB6CEB">
          <w:rPr>
            <w:rFonts w:cs="Arial"/>
            <w:bCs/>
            <w:sz w:val="24"/>
            <w:szCs w:val="24"/>
          </w:rPr>
          <w:t xml:space="preserve">retained only the trunk </w:t>
        </w:r>
      </w:ins>
      <w:ins w:id="18" w:author="Ginny Hsieh" w:date="2024-06-02T22:17:00Z">
        <w:r w:rsidR="00FB6CEB">
          <w:rPr>
            <w:rFonts w:cs="Arial"/>
            <w:bCs/>
            <w:sz w:val="24"/>
            <w:szCs w:val="24"/>
          </w:rPr>
          <w:t>section</w:t>
        </w:r>
      </w:ins>
      <w:ins w:id="19" w:author="Ginny Hsieh" w:date="2024-06-02T22:20:00Z">
        <w:r w:rsidR="00FB6CEB">
          <w:rPr>
            <w:rFonts w:cs="Arial"/>
            <w:bCs/>
            <w:sz w:val="24"/>
            <w:szCs w:val="24"/>
          </w:rPr>
          <w:t>s</w:t>
        </w:r>
      </w:ins>
      <w:ins w:id="20" w:author="Ginny Hsieh" w:date="2024-06-02T22:17:00Z">
        <w:r w:rsidR="00FB6CEB">
          <w:rPr>
            <w:rFonts w:cs="Arial"/>
            <w:bCs/>
            <w:sz w:val="24"/>
            <w:szCs w:val="24"/>
          </w:rPr>
          <w:t xml:space="preserve"> </w:t>
        </w:r>
      </w:ins>
      <w:del w:id="21" w:author="Ginny Hsieh" w:date="2024-06-02T22:17:00Z">
        <w:r w:rsidR="00B87B60" w:rsidRPr="00533EB9" w:rsidDel="00FB6CEB">
          <w:rPr>
            <w:rFonts w:cs="Arial"/>
            <w:bCs/>
            <w:sz w:val="24"/>
            <w:szCs w:val="24"/>
          </w:rPr>
          <w:delText>r</w:delText>
        </w:r>
        <w:r w:rsidRPr="00533EB9" w:rsidDel="00FB6CEB">
          <w:rPr>
            <w:rFonts w:cs="Arial"/>
            <w:bCs/>
            <w:sz w:val="24"/>
            <w:szCs w:val="24"/>
          </w:rPr>
          <w:delText>emov</w:delText>
        </w:r>
        <w:r w:rsidR="00B87B60" w:rsidRPr="00533EB9" w:rsidDel="00FB6CEB">
          <w:rPr>
            <w:rFonts w:cs="Arial"/>
            <w:bCs/>
            <w:sz w:val="24"/>
            <w:szCs w:val="24"/>
          </w:rPr>
          <w:delText>ed</w:delText>
        </w:r>
        <w:r w:rsidRPr="00533EB9" w:rsidDel="00FB6CEB">
          <w:rPr>
            <w:rFonts w:cs="Arial"/>
            <w:bCs/>
            <w:sz w:val="24"/>
            <w:szCs w:val="24"/>
          </w:rPr>
          <w:delText xml:space="preserve"> the hair, bones, necks, and tails </w:delText>
        </w:r>
      </w:del>
      <w:r w:rsidR="00B87B60" w:rsidRPr="00533EB9">
        <w:rPr>
          <w:rFonts w:cs="Arial"/>
          <w:bCs/>
          <w:sz w:val="24"/>
          <w:szCs w:val="24"/>
        </w:rPr>
        <w:t>of the carcass</w:t>
      </w:r>
      <w:r w:rsidR="001E1E73">
        <w:rPr>
          <w:rFonts w:cs="Arial"/>
          <w:bCs/>
          <w:sz w:val="24"/>
          <w:szCs w:val="24"/>
        </w:rPr>
        <w:t>es</w:t>
      </w:r>
      <w:del w:id="22" w:author="Ginny Hsieh" w:date="2024-06-02T22:21:00Z">
        <w:r w:rsidR="00B87B60" w:rsidRPr="00533EB9" w:rsidDel="00FB6CEB">
          <w:rPr>
            <w:rFonts w:cs="Arial"/>
            <w:bCs/>
            <w:sz w:val="24"/>
            <w:szCs w:val="24"/>
          </w:rPr>
          <w:delText xml:space="preserve"> </w:delText>
        </w:r>
        <w:r w:rsidRPr="00533EB9" w:rsidDel="00FB6CEB">
          <w:rPr>
            <w:rFonts w:cs="Arial"/>
            <w:bCs/>
            <w:sz w:val="24"/>
            <w:szCs w:val="24"/>
          </w:rPr>
          <w:delText xml:space="preserve">using </w:delText>
        </w:r>
        <w:r w:rsidR="003C5D65" w:rsidRPr="00533EB9" w:rsidDel="00FB6CEB">
          <w:rPr>
            <w:rFonts w:cs="Arial"/>
            <w:bCs/>
            <w:sz w:val="24"/>
            <w:szCs w:val="24"/>
          </w:rPr>
          <w:delText xml:space="preserve">a </w:delText>
        </w:r>
        <w:r w:rsidRPr="00533EB9" w:rsidDel="00FB6CEB">
          <w:rPr>
            <w:rFonts w:cs="Arial"/>
            <w:bCs/>
            <w:sz w:val="24"/>
            <w:szCs w:val="24"/>
          </w:rPr>
          <w:delText xml:space="preserve">pair of fine tweezers and a </w:delText>
        </w:r>
        <w:r w:rsidRPr="00533EB9" w:rsidDel="00FB6CEB">
          <w:rPr>
            <w:rFonts w:cs="Arial"/>
            <w:bCs/>
            <w:sz w:val="24"/>
            <w:szCs w:val="24"/>
          </w:rPr>
          <w:lastRenderedPageBreak/>
          <w:delText>scalpel</w:delText>
        </w:r>
      </w:del>
      <w:r w:rsidRPr="00533EB9">
        <w:rPr>
          <w:rFonts w:cs="Arial"/>
          <w:bCs/>
          <w:sz w:val="24"/>
          <w:szCs w:val="24"/>
        </w:rPr>
        <w:t>.</w:t>
      </w:r>
      <w:commentRangeEnd w:id="9"/>
      <w:r w:rsidR="00FB6CEB">
        <w:rPr>
          <w:rStyle w:val="af5"/>
        </w:rPr>
        <w:commentReference w:id="9"/>
      </w:r>
      <w:r w:rsidR="00B87B60" w:rsidRPr="00533EB9">
        <w:rPr>
          <w:rFonts w:cs="Arial"/>
          <w:bCs/>
          <w:sz w:val="24"/>
          <w:szCs w:val="24"/>
        </w:rPr>
        <w:t xml:space="preserve"> </w:t>
      </w:r>
      <w:commentRangeStart w:id="23"/>
      <w:r w:rsidRPr="00533EB9">
        <w:rPr>
          <w:rFonts w:cs="Arial"/>
          <w:bCs/>
          <w:sz w:val="24"/>
          <w:szCs w:val="24"/>
        </w:rPr>
        <w:t xml:space="preserve">The </w:t>
      </w:r>
      <w:ins w:id="24" w:author="Ginny Hsieh" w:date="2024-06-02T22:27:00Z">
        <w:r w:rsidR="00B632CD">
          <w:rPr>
            <w:rFonts w:cs="Arial"/>
            <w:bCs/>
            <w:sz w:val="24"/>
            <w:szCs w:val="24"/>
          </w:rPr>
          <w:t>remains t</w:t>
        </w:r>
      </w:ins>
      <w:ins w:id="25" w:author="Ginny Hsieh" w:date="2024-06-02T22:28:00Z">
        <w:r w:rsidR="00B632CD">
          <w:rPr>
            <w:rFonts w:cs="Arial"/>
            <w:bCs/>
            <w:sz w:val="24"/>
            <w:szCs w:val="24"/>
          </w:rPr>
          <w:t xml:space="preserve">hat could be </w:t>
        </w:r>
      </w:ins>
      <w:ins w:id="26" w:author="Ginny Hsieh" w:date="2024-06-02T22:27:00Z">
        <w:r w:rsidR="00B632CD">
          <w:rPr>
            <w:rFonts w:cs="Arial"/>
            <w:bCs/>
            <w:sz w:val="24"/>
            <w:szCs w:val="24"/>
          </w:rPr>
          <w:t xml:space="preserve">separated </w:t>
        </w:r>
      </w:ins>
      <w:ins w:id="27" w:author="Ginny Hsieh" w:date="2024-06-02T22:28:00Z">
        <w:r w:rsidR="00B632CD">
          <w:rPr>
            <w:rFonts w:cs="Arial"/>
            <w:bCs/>
            <w:sz w:val="24"/>
            <w:szCs w:val="24"/>
          </w:rPr>
          <w:t>from the bones with</w:t>
        </w:r>
        <w:r w:rsidR="00B632CD" w:rsidRPr="00533EB9">
          <w:rPr>
            <w:rFonts w:cs="Arial"/>
            <w:bCs/>
            <w:sz w:val="24"/>
            <w:szCs w:val="24"/>
          </w:rPr>
          <w:t xml:space="preserve"> a pair of fine tweezers and a scalpel</w:t>
        </w:r>
        <w:r w:rsidR="00B632CD" w:rsidRPr="00533EB9" w:rsidDel="00FB6CEB">
          <w:rPr>
            <w:rFonts w:cs="Arial"/>
            <w:bCs/>
            <w:sz w:val="24"/>
            <w:szCs w:val="24"/>
          </w:rPr>
          <w:t xml:space="preserve"> </w:t>
        </w:r>
      </w:ins>
      <w:del w:id="28" w:author="Ginny Hsieh" w:date="2024-06-02T22:20:00Z">
        <w:r w:rsidRPr="00533EB9" w:rsidDel="00FB6CEB">
          <w:rPr>
            <w:rFonts w:cs="Arial"/>
            <w:bCs/>
            <w:sz w:val="24"/>
            <w:szCs w:val="24"/>
          </w:rPr>
          <w:delText>remaining body parts</w:delText>
        </w:r>
      </w:del>
      <w:del w:id="29" w:author="Ginny Hsieh" w:date="2024-06-02T22:28:00Z">
        <w:r w:rsidRPr="00533EB9" w:rsidDel="00B632CD">
          <w:rPr>
            <w:rFonts w:cs="Arial"/>
            <w:bCs/>
            <w:sz w:val="24"/>
            <w:szCs w:val="24"/>
          </w:rPr>
          <w:delText xml:space="preserve"> </w:delText>
        </w:r>
      </w:del>
      <w:r w:rsidRPr="00533EB9">
        <w:rPr>
          <w:rFonts w:cs="Arial"/>
          <w:bCs/>
          <w:sz w:val="24"/>
          <w:szCs w:val="24"/>
        </w:rPr>
        <w:t>were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ins w:id="30" w:author="Ginny Hsieh" w:date="2024-06-02T22:20:00Z">
        <w:r w:rsidR="00FB6CEB">
          <w:rPr>
            <w:rFonts w:cs="Arial"/>
            <w:bCs/>
            <w:sz w:val="24"/>
            <w:szCs w:val="24"/>
          </w:rPr>
          <w:t xml:space="preserve">then </w:t>
        </w:r>
      </w:ins>
      <w:r w:rsidRPr="00533EB9">
        <w:rPr>
          <w:rFonts w:cs="Arial"/>
          <w:bCs/>
          <w:sz w:val="24"/>
          <w:szCs w:val="24"/>
        </w:rPr>
        <w:t xml:space="preserve">divided into viscera and muscle </w:t>
      </w:r>
      <w:r w:rsidR="00E221F2" w:rsidRPr="00533EB9">
        <w:rPr>
          <w:rFonts w:cs="Arial"/>
          <w:bCs/>
          <w:sz w:val="24"/>
          <w:szCs w:val="24"/>
        </w:rPr>
        <w:t>tissue</w:t>
      </w:r>
      <w:commentRangeStart w:id="31"/>
      <w:commentRangeStart w:id="32"/>
      <w:commentRangeEnd w:id="31"/>
      <w:r w:rsidR="001E1E73">
        <w:rPr>
          <w:rStyle w:val="af5"/>
        </w:rPr>
        <w:commentReference w:id="31"/>
      </w:r>
      <w:commentRangeEnd w:id="32"/>
      <w:r w:rsidR="001D7CDC">
        <w:rPr>
          <w:rStyle w:val="af5"/>
        </w:rPr>
        <w:commentReference w:id="32"/>
      </w:r>
      <w:r w:rsidR="00B87B60" w:rsidRPr="00533EB9">
        <w:rPr>
          <w:rFonts w:cs="Arial"/>
          <w:bCs/>
          <w:sz w:val="24"/>
          <w:szCs w:val="24"/>
        </w:rPr>
        <w:t xml:space="preserve">. Muscle tissue </w:t>
      </w:r>
      <w:ins w:id="33" w:author="Ginny Hsieh" w:date="2024-06-02T22:20:00Z">
        <w:r w:rsidR="00FB6CEB">
          <w:rPr>
            <w:rFonts w:cs="Arial"/>
            <w:bCs/>
            <w:sz w:val="24"/>
            <w:szCs w:val="24"/>
          </w:rPr>
          <w:t xml:space="preserve">include all visible large muscle </w:t>
        </w:r>
      </w:ins>
      <w:ins w:id="34" w:author="Ginny Hsieh" w:date="2024-06-02T22:21:00Z">
        <w:r w:rsidR="00FB6CEB">
          <w:rPr>
            <w:rFonts w:cs="Arial"/>
            <w:bCs/>
            <w:sz w:val="24"/>
            <w:szCs w:val="24"/>
          </w:rPr>
          <w:t xml:space="preserve">parts </w:t>
        </w:r>
      </w:ins>
      <w:ins w:id="35" w:author="Ginny Hsieh" w:date="2024-06-02T22:28:00Z">
        <w:r w:rsidR="00B632CD">
          <w:rPr>
            <w:rFonts w:cs="Arial"/>
            <w:bCs/>
            <w:sz w:val="24"/>
            <w:szCs w:val="24"/>
          </w:rPr>
          <w:t xml:space="preserve"> </w:t>
        </w:r>
      </w:ins>
      <w:ins w:id="36" w:author="Ginny Hsieh" w:date="2024-06-02T22:21:00Z">
        <w:r w:rsidR="00FB6CEB">
          <w:rPr>
            <w:rFonts w:cs="Arial"/>
            <w:bCs/>
            <w:sz w:val="24"/>
            <w:szCs w:val="24"/>
          </w:rPr>
          <w:t>w</w:t>
        </w:r>
      </w:ins>
      <w:ins w:id="37" w:author="Ginny Hsieh" w:date="2024-06-02T22:22:00Z">
        <w:r w:rsidR="00FB6CEB">
          <w:rPr>
            <w:rFonts w:cs="Arial"/>
            <w:bCs/>
            <w:sz w:val="24"/>
            <w:szCs w:val="24"/>
          </w:rPr>
          <w:t xml:space="preserve">hile viscera </w:t>
        </w:r>
        <w:r w:rsidR="00B632CD">
          <w:rPr>
            <w:rFonts w:cs="Arial"/>
            <w:bCs/>
            <w:sz w:val="24"/>
            <w:szCs w:val="24"/>
          </w:rPr>
          <w:t xml:space="preserve">include </w:t>
        </w:r>
      </w:ins>
      <w:ins w:id="38" w:author="Ginny Hsieh" w:date="2024-06-02T22:25:00Z">
        <w:r w:rsidR="00B632CD">
          <w:rPr>
            <w:rFonts w:cs="Arial"/>
            <w:bCs/>
            <w:sz w:val="24"/>
            <w:szCs w:val="24"/>
          </w:rPr>
          <w:t xml:space="preserve">everything </w:t>
        </w:r>
      </w:ins>
      <w:proofErr w:type="spellStart"/>
      <w:ins w:id="39" w:author="Ginny Hsieh" w:date="2024-06-02T22:24:00Z">
        <w:r w:rsidR="00B632CD" w:rsidRPr="00B632CD">
          <w:rPr>
            <w:rFonts w:cs="Arial"/>
            <w:bCs/>
            <w:sz w:val="24"/>
            <w:szCs w:val="24"/>
          </w:rPr>
          <w:t>disattach</w:t>
        </w:r>
        <w:r w:rsidR="00B632CD">
          <w:rPr>
            <w:rFonts w:cs="Arial"/>
            <w:bCs/>
            <w:sz w:val="24"/>
            <w:szCs w:val="24"/>
          </w:rPr>
          <w:t>ed</w:t>
        </w:r>
        <w:proofErr w:type="spellEnd"/>
        <w:r w:rsidR="00B632CD">
          <w:rPr>
            <w:rFonts w:cs="Arial"/>
            <w:bCs/>
            <w:sz w:val="24"/>
            <w:szCs w:val="24"/>
          </w:rPr>
          <w:t xml:space="preserve"> </w:t>
        </w:r>
      </w:ins>
      <w:ins w:id="40" w:author="Ginny Hsieh" w:date="2024-06-02T22:23:00Z">
        <w:r w:rsidR="00B632CD">
          <w:rPr>
            <w:rFonts w:cs="Arial"/>
            <w:bCs/>
            <w:sz w:val="24"/>
            <w:szCs w:val="24"/>
          </w:rPr>
          <w:t>from</w:t>
        </w:r>
      </w:ins>
      <w:ins w:id="41" w:author="Ginny Hsieh" w:date="2024-06-02T22:24:00Z">
        <w:r w:rsidR="00B632CD">
          <w:rPr>
            <w:rFonts w:cs="Arial"/>
            <w:bCs/>
            <w:sz w:val="24"/>
            <w:szCs w:val="24"/>
          </w:rPr>
          <w:t xml:space="preserve"> </w:t>
        </w:r>
      </w:ins>
      <w:ins w:id="42" w:author="Ginny Hsieh" w:date="2024-06-02T22:26:00Z">
        <w:r w:rsidR="00B632CD">
          <w:rPr>
            <w:rFonts w:cs="Arial"/>
            <w:bCs/>
            <w:sz w:val="24"/>
            <w:szCs w:val="24"/>
          </w:rPr>
          <w:t xml:space="preserve"> beneath the p</w:t>
        </w:r>
        <w:r w:rsidR="00B632CD" w:rsidRPr="00B632CD">
          <w:rPr>
            <w:rFonts w:cs="Arial"/>
            <w:bCs/>
            <w:sz w:val="24"/>
            <w:szCs w:val="24"/>
          </w:rPr>
          <w:t>eritoneum</w:t>
        </w:r>
        <w:r w:rsidR="00B632CD">
          <w:rPr>
            <w:rFonts w:cs="Arial"/>
            <w:bCs/>
            <w:sz w:val="24"/>
            <w:szCs w:val="24"/>
          </w:rPr>
          <w:t>.</w:t>
        </w:r>
      </w:ins>
      <w:commentRangeEnd w:id="23"/>
      <w:ins w:id="43" w:author="Ginny Hsieh" w:date="2024-06-02T22:29:00Z">
        <w:r w:rsidR="00B632CD">
          <w:rPr>
            <w:rStyle w:val="af5"/>
          </w:rPr>
          <w:commentReference w:id="23"/>
        </w:r>
      </w:ins>
      <w:del w:id="44" w:author="Ginny Hsieh" w:date="2024-06-02T22:29:00Z">
        <w:r w:rsidR="00B87B60" w:rsidRPr="00533EB9" w:rsidDel="00B632CD">
          <w:rPr>
            <w:rFonts w:cs="Arial"/>
            <w:bCs/>
            <w:sz w:val="24"/>
            <w:szCs w:val="24"/>
          </w:rPr>
          <w:delText>from the upper</w:delText>
        </w:r>
        <w:r w:rsidRPr="00533EB9" w:rsidDel="00B632CD">
          <w:rPr>
            <w:rFonts w:cs="Arial"/>
            <w:bCs/>
            <w:sz w:val="24"/>
            <w:szCs w:val="24"/>
          </w:rPr>
          <w:delText xml:space="preserve"> limbs </w:delText>
        </w:r>
        <w:r w:rsidR="00B87B60" w:rsidRPr="00533EB9" w:rsidDel="00B632CD">
          <w:rPr>
            <w:rFonts w:cs="Arial"/>
            <w:bCs/>
            <w:sz w:val="24"/>
            <w:szCs w:val="24"/>
          </w:rPr>
          <w:delText xml:space="preserve">were retained, whereas that from the </w:delText>
        </w:r>
        <w:r w:rsidRPr="00533EB9" w:rsidDel="00B632CD">
          <w:rPr>
            <w:rFonts w:cs="Arial"/>
            <w:bCs/>
            <w:sz w:val="24"/>
            <w:szCs w:val="24"/>
          </w:rPr>
          <w:delText xml:space="preserve">severed </w:delText>
        </w:r>
        <w:r w:rsidR="00B87B60" w:rsidRPr="00533EB9" w:rsidDel="00B632CD">
          <w:rPr>
            <w:rFonts w:cs="Arial"/>
            <w:bCs/>
            <w:sz w:val="24"/>
            <w:szCs w:val="24"/>
          </w:rPr>
          <w:delText>lower limbs were discarded</w:delText>
        </w:r>
        <w:r w:rsidRPr="00533EB9" w:rsidDel="00B632CD">
          <w:rPr>
            <w:rFonts w:cs="Arial"/>
            <w:bCs/>
            <w:sz w:val="24"/>
            <w:szCs w:val="24"/>
          </w:rPr>
          <w:delText>.</w:delText>
        </w:r>
      </w:del>
      <w:r w:rsidR="00390F3B" w:rsidRPr="00390F3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We</w:t>
      </w:r>
      <w:r w:rsidR="00390F3B">
        <w:rPr>
          <w:rFonts w:cs="Arial"/>
          <w:bCs/>
          <w:sz w:val="24"/>
          <w:szCs w:val="24"/>
        </w:rPr>
        <w:t xml:space="preserve"> then</w:t>
      </w:r>
      <w:r w:rsidRPr="00533EB9">
        <w:rPr>
          <w:rFonts w:cs="Arial"/>
          <w:bCs/>
          <w:sz w:val="24"/>
          <w:szCs w:val="24"/>
        </w:rPr>
        <w:t xml:space="preserve"> used a meat tenderizer to </w:t>
      </w:r>
      <w:r w:rsidR="001E1E73" w:rsidRPr="00533EB9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 xml:space="preserve">pound the dissected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90F3B" w:rsidRPr="00533EB9">
        <w:rPr>
          <w:rFonts w:cs="Arial"/>
          <w:bCs/>
          <w:sz w:val="24"/>
          <w:szCs w:val="24"/>
        </w:rPr>
        <w:t xml:space="preserve"> and</w:t>
      </w:r>
      <w:r w:rsidRPr="00533EB9">
        <w:rPr>
          <w:rFonts w:cs="Arial"/>
          <w:bCs/>
          <w:sz w:val="24"/>
          <w:szCs w:val="24"/>
        </w:rPr>
        <w:t xml:space="preserve"> haphazardly sampled three pieces of tissue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337398" w:rsidRPr="00337398">
        <w:rPr>
          <w:rFonts w:cs="Arial"/>
          <w:bCs/>
          <w:sz w:val="24"/>
          <w:szCs w:val="24"/>
        </w:rPr>
        <w:t>7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7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6 wild birds, and 6 </w:t>
      </w:r>
      <w:commentRangeStart w:id="45"/>
      <w:r w:rsidR="00337398" w:rsidRPr="00337398">
        <w:rPr>
          <w:rFonts w:cs="Arial"/>
          <w:bCs/>
          <w:sz w:val="24"/>
          <w:szCs w:val="24"/>
        </w:rPr>
        <w:t>wild reptiles</w:t>
      </w:r>
      <w:commentRangeEnd w:id="45"/>
      <w:r w:rsidR="00B1472A">
        <w:rPr>
          <w:rStyle w:val="af5"/>
        </w:rPr>
        <w:commentReference w:id="45"/>
      </w:r>
      <w:r w:rsidR="00337398" w:rsidRPr="00337398">
        <w:rPr>
          <w:rFonts w:cs="Arial"/>
          <w:bCs/>
          <w:sz w:val="24"/>
          <w:szCs w:val="24"/>
        </w:rPr>
        <w:t xml:space="preserve">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</w:t>
      </w:r>
      <w:proofErr w:type="spellStart"/>
      <w:r w:rsidR="00B05DA0" w:rsidRPr="00533EB9">
        <w:rPr>
          <w:rFonts w:cs="Arial"/>
          <w:bCs/>
          <w:sz w:val="24"/>
          <w:szCs w:val="24"/>
        </w:rPr>
        <w:t>μ</w:t>
      </w:r>
      <w:r w:rsidR="003C5D65" w:rsidRPr="00533EB9">
        <w:rPr>
          <w:rFonts w:cs="Arial"/>
          <w:bCs/>
          <w:sz w:val="24"/>
          <w:szCs w:val="24"/>
        </w:rPr>
        <w:t>l</w:t>
      </w:r>
      <w:proofErr w:type="spellEnd"/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lastRenderedPageBreak/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commentRangeStart w:id="46"/>
      <w:r w:rsidRPr="0056543B">
        <w:rPr>
          <w:rFonts w:cs="Arial"/>
          <w:bCs/>
          <w:i/>
          <w:iCs/>
          <w:sz w:val="24"/>
          <w:szCs w:val="24"/>
        </w:rPr>
        <w:t>Data analyses</w:t>
      </w:r>
      <w:commentRangeEnd w:id="46"/>
      <w:r w:rsidR="00CE3F5C">
        <w:rPr>
          <w:rStyle w:val="af5"/>
        </w:rPr>
        <w:commentReference w:id="46"/>
      </w:r>
    </w:p>
    <w:p w14:paraId="02695F45" w14:textId="7B077FA0" w:rsidR="00E54A9D" w:rsidRPr="00E54A9D" w:rsidRDefault="00E54A9D" w:rsidP="00E54A9D">
      <w:pPr>
        <w:pStyle w:val="af3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 xml:space="preserve">Because clutch size and brood size contained many zero values, we additionally included a </w:t>
      </w:r>
      <w:proofErr w:type="gramStart"/>
      <w:r w:rsidR="00D047A0" w:rsidRPr="00D047A0">
        <w:rPr>
          <w:sz w:val="24"/>
          <w:szCs w:val="24"/>
        </w:rPr>
        <w:t>zero inflation</w:t>
      </w:r>
      <w:proofErr w:type="gramEnd"/>
      <w:r w:rsidR="00D047A0" w:rsidRPr="00D047A0">
        <w:rPr>
          <w:sz w:val="24"/>
          <w:szCs w:val="24"/>
        </w:rPr>
        <w:t xml:space="preserve">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</w:t>
      </w:r>
      <w:r w:rsidR="002C457A" w:rsidRPr="00D047A0">
        <w:rPr>
          <w:sz w:val="24"/>
          <w:szCs w:val="24"/>
        </w:rPr>
        <w:lastRenderedPageBreak/>
        <w:t xml:space="preserve">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af3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7983245F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Pr="00623557">
        <w:rPr>
          <w:sz w:val="24"/>
          <w:szCs w:val="24"/>
        </w:rPr>
        <w:t xml:space="preserve">) as the fix effects, and </w:t>
      </w:r>
      <w:commentRangeStart w:id="47"/>
      <w:r w:rsidRPr="00623557">
        <w:rPr>
          <w:sz w:val="24"/>
          <w:szCs w:val="24"/>
        </w:rPr>
        <w:t>carcass ID</w:t>
      </w:r>
      <w:commentRangeEnd w:id="47"/>
      <w:r w:rsidR="00CE3F5C">
        <w:rPr>
          <w:rStyle w:val="af5"/>
        </w:rPr>
        <w:commentReference w:id="47"/>
      </w:r>
      <w:r w:rsidRPr="00623557">
        <w:rPr>
          <w:sz w:val="24"/>
          <w:szCs w:val="24"/>
        </w:rPr>
        <w:t xml:space="preserve"> as the random effect.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50668E38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</w:t>
      </w:r>
      <w:r w:rsidR="0035059B" w:rsidRPr="004B6443">
        <w:rPr>
          <w:sz w:val="24"/>
          <w:szCs w:val="24"/>
        </w:rPr>
        <w:lastRenderedPageBreak/>
        <w:t>random effect</w:t>
      </w:r>
      <w:r w:rsidR="00F91350" w:rsidRPr="004B6443">
        <w:rPr>
          <w:sz w:val="24"/>
          <w:szCs w:val="24"/>
        </w:rPr>
        <w:t>s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3E6FE1" w:rsidRPr="004B644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af3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</w:t>
      </w:r>
      <w:proofErr w:type="spellStart"/>
      <w:r w:rsidR="001918E0" w:rsidRPr="0026284F">
        <w:rPr>
          <w:sz w:val="24"/>
          <w:szCs w:val="24"/>
        </w:rPr>
        <w:t>glmmtmb</w:t>
      </w:r>
      <w:proofErr w:type="spellEnd"/>
      <w:r w:rsidR="001918E0" w:rsidRPr="0026284F">
        <w:rPr>
          <w:sz w:val="24"/>
          <w:szCs w:val="24"/>
        </w:rPr>
        <w:t>() function in the R “</w:t>
      </w:r>
      <w:proofErr w:type="spellStart"/>
      <w:r w:rsidR="001918E0" w:rsidRPr="0026284F">
        <w:rPr>
          <w:sz w:val="24"/>
          <w:szCs w:val="24"/>
        </w:rPr>
        <w:t>glmmTMB</w:t>
      </w:r>
      <w:proofErr w:type="spellEnd"/>
      <w:r w:rsidR="001918E0" w:rsidRPr="0026284F">
        <w:rPr>
          <w:sz w:val="24"/>
          <w:szCs w:val="24"/>
        </w:rPr>
        <w:t xml:space="preserve">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 xml:space="preserve">quantile residuals generated from the </w:t>
      </w:r>
      <w:proofErr w:type="spellStart"/>
      <w:r w:rsidR="0071469B" w:rsidRPr="0026284F">
        <w:rPr>
          <w:sz w:val="24"/>
          <w:szCs w:val="24"/>
        </w:rPr>
        <w:t>simulateResiduals</w:t>
      </w:r>
      <w:proofErr w:type="spellEnd"/>
      <w:r w:rsidR="0071469B" w:rsidRPr="0026284F">
        <w:rPr>
          <w:sz w:val="24"/>
          <w:szCs w:val="24"/>
        </w:rPr>
        <w:t>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</w:t>
      </w:r>
      <w:proofErr w:type="spellStart"/>
      <w:r w:rsidR="0071469B" w:rsidRPr="0026284F">
        <w:rPr>
          <w:sz w:val="24"/>
          <w:szCs w:val="24"/>
        </w:rPr>
        <w:t>DHARMa</w:t>
      </w:r>
      <w:proofErr w:type="spellEnd"/>
      <w:r w:rsidR="0071469B" w:rsidRPr="0026284F">
        <w:rPr>
          <w:sz w:val="24"/>
          <w:szCs w:val="24"/>
        </w:rPr>
        <w:t xml:space="preserve">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</w:t>
      </w:r>
      <w:proofErr w:type="spellStart"/>
      <w:r w:rsidR="0071469B" w:rsidRPr="0026284F">
        <w:rPr>
          <w:sz w:val="24"/>
          <w:szCs w:val="24"/>
        </w:rPr>
        <w:t>Anova</w:t>
      </w:r>
      <w:proofErr w:type="spellEnd"/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 xml:space="preserve">were conducted via the </w:t>
      </w:r>
      <w:proofErr w:type="spellStart"/>
      <w:r w:rsidR="00070488">
        <w:rPr>
          <w:sz w:val="24"/>
          <w:szCs w:val="24"/>
        </w:rPr>
        <w:t>emmeans</w:t>
      </w:r>
      <w:proofErr w:type="spellEnd"/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</w:t>
      </w:r>
      <w:proofErr w:type="spellStart"/>
      <w:r w:rsidR="007B057A">
        <w:rPr>
          <w:sz w:val="24"/>
          <w:szCs w:val="24"/>
        </w:rPr>
        <w:t>emmeans</w:t>
      </w:r>
      <w:proofErr w:type="spellEnd"/>
      <w:r w:rsidR="007B057A">
        <w:rPr>
          <w:sz w:val="24"/>
          <w:szCs w:val="24"/>
        </w:rPr>
        <w:t>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commentRangeStart w:id="48"/>
      <w:r w:rsidRPr="002F07C1">
        <w:rPr>
          <w:rFonts w:cs="Arial"/>
          <w:b/>
          <w:sz w:val="24"/>
          <w:szCs w:val="24"/>
        </w:rPr>
        <w:lastRenderedPageBreak/>
        <w:t>Results</w:t>
      </w:r>
      <w:commentRangeEnd w:id="48"/>
      <w:r w:rsidR="007B2719">
        <w:rPr>
          <w:rStyle w:val="af5"/>
        </w:rPr>
        <w:commentReference w:id="48"/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</w:t>
      </w:r>
      <w:proofErr w:type="gramStart"/>
      <w:r w:rsidR="00C770DD" w:rsidRPr="00A46E5C">
        <w:rPr>
          <w:rFonts w:cs="Arial"/>
          <w:bCs/>
          <w:sz w:val="24"/>
          <w:szCs w:val="24"/>
        </w:rPr>
        <w:t>=  25.5</w:t>
      </w:r>
      <w:proofErr w:type="gramEnd"/>
      <w:r w:rsidR="00C770DD" w:rsidRPr="00A46E5C">
        <w:rPr>
          <w:rFonts w:cs="Arial"/>
          <w:bCs/>
          <w:sz w:val="24"/>
          <w:szCs w:val="24"/>
        </w:rPr>
        <w:t xml:space="preserve">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1F55CF64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0.9,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0.34)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0.05,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0.83)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 xml:space="preserve">(Fig. S2a and b). </w:t>
      </w:r>
      <w:r w:rsidR="00347092" w:rsidRPr="004326F9">
        <w:rPr>
          <w:rFonts w:cs="Arial"/>
          <w:bCs/>
          <w:sz w:val="24"/>
          <w:szCs w:val="24"/>
        </w:rPr>
        <w:t>However,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2.5,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 xml:space="preserve">N. </w:t>
      </w:r>
      <w:proofErr w:type="spellStart"/>
      <w:r w:rsidR="00EB667F" w:rsidRPr="00EB667F">
        <w:rPr>
          <w:rFonts w:cs="Arial"/>
          <w:i/>
          <w:iCs/>
          <w:sz w:val="24"/>
          <w:szCs w:val="24"/>
        </w:rPr>
        <w:t>nepalensis</w:t>
      </w:r>
      <w:proofErr w:type="spellEnd"/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 xml:space="preserve">N. </w:t>
      </w:r>
      <w:proofErr w:type="spellStart"/>
      <w:r w:rsidR="00CC0939" w:rsidRPr="00BA6EDD">
        <w:rPr>
          <w:rFonts w:cs="Arial"/>
          <w:i/>
          <w:iCs/>
          <w:sz w:val="24"/>
          <w:szCs w:val="24"/>
        </w:rPr>
        <w:t>nepalensis</w:t>
      </w:r>
      <w:proofErr w:type="spellEnd"/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commentRangeStart w:id="49"/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commentRangeEnd w:id="49"/>
      <w:r w:rsidR="00D864A2">
        <w:rPr>
          <w:rStyle w:val="af5"/>
        </w:rPr>
        <w:commentReference w:id="49"/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新細明體" w:cs="Arial"/>
          <w:b/>
          <w:bCs/>
          <w:sz w:val="24"/>
          <w:szCs w:val="24"/>
        </w:rPr>
      </w:pPr>
      <w:r>
        <w:rPr>
          <w:rFonts w:eastAsia="新細明體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新細明體" w:cs="Arial"/>
          <w:b/>
          <w:sz w:val="24"/>
          <w:szCs w:val="24"/>
        </w:rPr>
      </w:pPr>
      <w:r>
        <w:rPr>
          <w:rFonts w:eastAsia="新細明體" w:cs="Arial"/>
          <w:b/>
          <w:bCs/>
          <w:sz w:val="24"/>
          <w:szCs w:val="24"/>
        </w:rPr>
        <w:lastRenderedPageBreak/>
        <w:t>Acknowledgments</w:t>
      </w:r>
    </w:p>
    <w:p w14:paraId="56130F84" w14:textId="5FBE86FE" w:rsidR="000548EF" w:rsidRDefault="00431D31" w:rsidP="000F7F6C">
      <w:pPr>
        <w:spacing w:line="480" w:lineRule="auto"/>
        <w:rPr>
          <w:rFonts w:eastAsia="新細明體" w:cs="Arial"/>
          <w:color w:val="000000" w:themeColor="text1"/>
          <w:sz w:val="24"/>
          <w:szCs w:val="24"/>
        </w:rPr>
      </w:pPr>
      <w:r w:rsidRPr="00933587">
        <w:rPr>
          <w:rFonts w:eastAsia="新細明體" w:cs="Arial"/>
          <w:color w:val="000000" w:themeColor="text1"/>
          <w:sz w:val="24"/>
          <w:szCs w:val="24"/>
        </w:rPr>
        <w:t>We thank</w:t>
      </w:r>
      <w:commentRangeStart w:id="50"/>
      <w:r w:rsidR="0035762D" w:rsidRPr="00933587">
        <w:rPr>
          <w:rFonts w:eastAsia="新細明體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新細明體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 xml:space="preserve"> </w:t>
      </w:r>
      <w:commentRangeEnd w:id="50"/>
      <w:r w:rsidR="00E31BD9">
        <w:rPr>
          <w:rStyle w:val="af5"/>
        </w:rPr>
        <w:commentReference w:id="50"/>
      </w:r>
      <w:r w:rsidRPr="00933587">
        <w:rPr>
          <w:rFonts w:eastAsia="新細明體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新細明體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新細明體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>e would like to thank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新細明體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 xml:space="preserve"> </w:t>
      </w:r>
      <w:ins w:id="51" w:author="Ginny Hsieh" w:date="2024-06-02T22:38:00Z">
        <w:r w:rsidR="00B1472A">
          <w:rPr>
            <w:rFonts w:eastAsia="新細明體" w:cs="Arial"/>
            <w:color w:val="000000" w:themeColor="text1"/>
            <w:sz w:val="24"/>
            <w:szCs w:val="24"/>
          </w:rPr>
          <w:t>of</w:t>
        </w:r>
      </w:ins>
      <w:del w:id="52" w:author="Ginny Hsieh" w:date="2024-06-02T22:38:00Z">
        <w:r w:rsidR="00634FC9" w:rsidDel="00B1472A">
          <w:rPr>
            <w:rFonts w:eastAsia="新細明體" w:cs="Arial"/>
            <w:color w:val="000000" w:themeColor="text1"/>
            <w:sz w:val="24"/>
            <w:szCs w:val="24"/>
          </w:rPr>
          <w:delText>a</w:delText>
        </w:r>
      </w:del>
      <w:del w:id="53" w:author="Ginny Hsieh" w:date="2024-06-02T22:37:00Z">
        <w:r w:rsidR="00634FC9" w:rsidDel="00B1472A">
          <w:rPr>
            <w:rFonts w:eastAsia="新細明體" w:cs="Arial"/>
            <w:color w:val="000000" w:themeColor="text1"/>
            <w:sz w:val="24"/>
            <w:szCs w:val="24"/>
          </w:rPr>
          <w:delText>t</w:delText>
        </w:r>
      </w:del>
      <w:r w:rsidR="00634FC9">
        <w:rPr>
          <w:rFonts w:eastAsia="新細明體" w:cs="Arial"/>
          <w:color w:val="000000" w:themeColor="text1"/>
          <w:sz w:val="24"/>
          <w:szCs w:val="24"/>
        </w:rPr>
        <w:t xml:space="preserve"> </w:t>
      </w:r>
      <w:commentRangeStart w:id="54"/>
      <w:r w:rsidR="00BE1E81">
        <w:rPr>
          <w:rFonts w:eastAsia="新細明體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>Taiwan Roadkill Observation Network</w:t>
      </w:r>
      <w:commentRangeEnd w:id="54"/>
      <w:r w:rsidR="00B1472A">
        <w:rPr>
          <w:rStyle w:val="af5"/>
        </w:rPr>
        <w:commentReference w:id="54"/>
      </w:r>
      <w:ins w:id="55" w:author="Syuan-Jyun Sun" w:date="2024-05-31T09:44:00Z">
        <w:r w:rsidR="006C40F6">
          <w:rPr>
            <w:rFonts w:eastAsia="新細明體" w:cs="Arial"/>
            <w:color w:val="000000" w:themeColor="text1"/>
            <w:sz w:val="24"/>
            <w:szCs w:val="24"/>
          </w:rPr>
          <w:t xml:space="preserve">, </w:t>
        </w:r>
      </w:ins>
      <w:del w:id="56" w:author="Syuan-Jyun Sun" w:date="2024-05-31T09:44:00Z">
        <w:r w:rsidR="000A7F6A" w:rsidDel="006C40F6">
          <w:rPr>
            <w:rFonts w:eastAsia="新細明體" w:cs="Arial"/>
            <w:color w:val="000000" w:themeColor="text1"/>
            <w:sz w:val="24"/>
            <w:szCs w:val="24"/>
          </w:rPr>
          <w:delText xml:space="preserve"> as well as</w:delText>
        </w:r>
        <w:r w:rsidR="0035762D" w:rsidRPr="00933587" w:rsidDel="006C40F6">
          <w:rPr>
            <w:rFonts w:eastAsia="新細明體" w:cs="Arial"/>
            <w:color w:val="000000" w:themeColor="text1"/>
            <w:sz w:val="24"/>
            <w:szCs w:val="24"/>
          </w:rPr>
          <w:delText xml:space="preserve"> </w:delText>
        </w:r>
      </w:del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>Wild Bird Society of Taipei</w:t>
      </w:r>
      <w:ins w:id="57" w:author="Syuan-Jyun Sun" w:date="2024-05-31T09:44:00Z">
        <w:r w:rsidR="006C40F6">
          <w:rPr>
            <w:rFonts w:eastAsia="新細明體" w:cs="Arial"/>
            <w:color w:val="000000" w:themeColor="text1"/>
            <w:sz w:val="24"/>
            <w:szCs w:val="24"/>
          </w:rPr>
          <w:t>, and</w:t>
        </w:r>
      </w:ins>
      <w:ins w:id="58" w:author="Syuan-Jyun Sun" w:date="2024-05-31T09:45:00Z">
        <w:r w:rsidR="006C40F6">
          <w:rPr>
            <w:rFonts w:eastAsia="新細明體" w:cs="Arial" w:hint="eastAsia"/>
            <w:color w:val="000000" w:themeColor="text1"/>
            <w:sz w:val="24"/>
            <w:szCs w:val="24"/>
          </w:rPr>
          <w:t xml:space="preserve"> </w:t>
        </w:r>
        <w:r w:rsidR="006C40F6">
          <w:rPr>
            <w:rFonts w:eastAsia="新細明體" w:cs="Arial"/>
            <w:color w:val="000000" w:themeColor="text1"/>
            <w:sz w:val="24"/>
            <w:szCs w:val="24"/>
          </w:rPr>
          <w:t>Yun Ho</w:t>
        </w:r>
      </w:ins>
      <w:r w:rsidR="0035762D" w:rsidRPr="00933587">
        <w:rPr>
          <w:rFonts w:eastAsia="新細明體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新細明體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新細明體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新細明體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</w:t>
      </w:r>
      <w:bookmarkStart w:id="59" w:name="_GoBack"/>
      <w:bookmarkEnd w:id="59"/>
      <w:r w:rsidR="004E65A8" w:rsidRPr="00933587">
        <w:rPr>
          <w:rFonts w:eastAsia="新細明體" w:cs="Arial"/>
          <w:color w:val="000000" w:themeColor="text1"/>
          <w:sz w:val="24"/>
          <w:szCs w:val="24"/>
        </w:rPr>
        <w:t xml:space="preserve">ars Program (111-2628-B-002-050-; 112-2628-B-002-013-), and Yushan Fellow Program </w:t>
      </w:r>
      <w:r w:rsidR="000A7F6A" w:rsidRPr="00933587">
        <w:rPr>
          <w:rFonts w:eastAsia="新細明體" w:cs="Arial"/>
          <w:color w:val="000000" w:themeColor="text1"/>
          <w:sz w:val="24"/>
          <w:szCs w:val="24"/>
        </w:rPr>
        <w:t>(112V1024-2)</w:t>
      </w:r>
      <w:r w:rsidR="000A7F6A">
        <w:rPr>
          <w:rFonts w:eastAsia="新細明體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新細明體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新細明體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新細明體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新細明體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新細明體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新細明體" w:cs="Arial"/>
          <w:sz w:val="24"/>
          <w:szCs w:val="24"/>
        </w:rPr>
      </w:pPr>
      <w:r>
        <w:rPr>
          <w:rFonts w:eastAsia="新細明體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60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60"/>
      <w:r w:rsidR="00F62B79">
        <w:rPr>
          <w:rStyle w:val="af5"/>
        </w:rPr>
        <w:commentReference w:id="60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19F3632C">
            <wp:extent cx="5036012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2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10B0844D" w14:textId="38F41772" w:rsidR="00602DE3" w:rsidRPr="006D468F" w:rsidRDefault="00602DE3" w:rsidP="00602DE3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ins w:id="61" w:author="Syuan-Jyun Sun" w:date="2024-05-31T09:47:00Z">
        <w:r w:rsidR="008E3AE7">
          <w:rPr>
            <w:rFonts w:cs="Arial"/>
            <w:sz w:val="24"/>
            <w:szCs w:val="24"/>
          </w:rPr>
          <w:t xml:space="preserve"> </w:t>
        </w:r>
        <w:r w:rsidR="008E3AE7" w:rsidRPr="008E3AE7">
          <w:rPr>
            <w:rFonts w:cs="Arial"/>
            <w:sz w:val="24"/>
            <w:szCs w:val="24"/>
          </w:rPr>
          <w:t>Lines are statistically significant relationships predicted from GLMMs, whereas shaded areas represent 95% confidence intervals.</w:t>
        </w:r>
      </w:ins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1ECE5D93" w14:textId="7B8363E1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62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62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ins w:id="63" w:author="Syuan-Jyun Sun" w:date="2024-05-31T09:48:00Z">
        <w:r w:rsidR="008E3AE7">
          <w:rPr>
            <w:rFonts w:cs="Arial"/>
            <w:sz w:val="24"/>
            <w:szCs w:val="24"/>
          </w:rPr>
          <w:t xml:space="preserve"> </w:t>
        </w:r>
        <w:r w:rsidR="008E3AE7" w:rsidRPr="008E3AE7">
          <w:rPr>
            <w:rFonts w:cs="Arial"/>
            <w:sz w:val="24"/>
            <w:szCs w:val="24"/>
          </w:rPr>
          <w:t>Lines are statistically significant relationships predicted from GLMMs, whereas shaded areas represent 95% confidence intervals.</w:t>
        </w:r>
      </w:ins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7642AA7" w14:textId="77777777" w:rsidR="008E3AE7" w:rsidRPr="006D468F" w:rsidRDefault="0077082A" w:rsidP="008E3AE7">
      <w:pPr>
        <w:spacing w:line="480" w:lineRule="auto"/>
        <w:rPr>
          <w:ins w:id="64" w:author="Syuan-Jyun Sun" w:date="2024-05-31T09:48:00Z"/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lastRenderedPageBreak/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ins w:id="65" w:author="Syuan-Jyun Sun" w:date="2024-05-31T09:48:00Z">
        <w:r w:rsidR="008E3AE7">
          <w:rPr>
            <w:rFonts w:cs="Arial"/>
            <w:sz w:val="24"/>
            <w:szCs w:val="24"/>
          </w:rPr>
          <w:t xml:space="preserve"> </w:t>
        </w:r>
        <w:r w:rsidR="008E3AE7" w:rsidRPr="008E3AE7">
          <w:rPr>
            <w:rFonts w:cs="Arial"/>
            <w:sz w:val="24"/>
            <w:szCs w:val="24"/>
          </w:rPr>
          <w:t>Lines are statistically significant relationships predicted from GLMMs, whereas shaded areas represent 95% confidence intervals.</w:t>
        </w:r>
      </w:ins>
    </w:p>
    <w:p w14:paraId="03BD70CD" w14:textId="68C51ACA" w:rsidR="007B6816" w:rsidRDefault="007B6816" w:rsidP="005109AE">
      <w:pPr>
        <w:spacing w:line="480" w:lineRule="auto"/>
        <w:rPr>
          <w:rFonts w:cs="Arial"/>
          <w:sz w:val="24"/>
          <w:szCs w:val="24"/>
        </w:rPr>
      </w:pP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af4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C7836E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6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Gen-Chang Hsu" w:date="2024-05-27T19:15:00Z" w:initials="GH">
    <w:p w14:paraId="00CD8776" w14:textId="5E4801F4" w:rsidR="00FB6CEB" w:rsidRDefault="00FB6CEB" w:rsidP="00953F66">
      <w:pPr>
        <w:pStyle w:val="a5"/>
      </w:pPr>
      <w:r>
        <w:rPr>
          <w:rStyle w:val="af5"/>
        </w:rPr>
        <w:annotationRef/>
      </w:r>
      <w:r>
        <w:t>Will update this after we finalize the draft.</w:t>
      </w:r>
    </w:p>
  </w:comment>
  <w:comment w:id="1" w:author="Gen-Chang Hsu" w:date="2024-05-29T22:39:00Z" w:initials="GH">
    <w:p w14:paraId="70C02D08" w14:textId="77777777" w:rsidR="00FB6CEB" w:rsidRDefault="00FB6CEB" w:rsidP="00CB7324">
      <w:pPr>
        <w:pStyle w:val="a5"/>
      </w:pPr>
      <w:r>
        <w:rPr>
          <w:rStyle w:val="af5"/>
        </w:rPr>
        <w:annotationRef/>
      </w:r>
      <w:r>
        <w:t>I’ll upload them later.</w:t>
      </w:r>
    </w:p>
  </w:comment>
  <w:comment w:id="2" w:author="Gen-Chang Hsu" w:date="2024-05-28T22:50:00Z" w:initials="GH">
    <w:p w14:paraId="3C7C12CC" w14:textId="59E1A179" w:rsidR="00FB6CEB" w:rsidRDefault="00FB6CEB" w:rsidP="00CD3900">
      <w:pPr>
        <w:pStyle w:val="a5"/>
      </w:pPr>
      <w:r>
        <w:rPr>
          <w:rStyle w:val="af5"/>
        </w:rPr>
        <w:annotationRef/>
      </w:r>
      <w:r>
        <w:t>Eco Letter’s word limit for abstract is 150.</w:t>
      </w:r>
    </w:p>
  </w:comment>
  <w:comment w:id="8" w:author="Gen-Chang Hsu" w:date="2024-05-25T19:10:00Z" w:initials="GH">
    <w:p w14:paraId="401488DE" w14:textId="0D94FD01" w:rsidR="00FB6CEB" w:rsidRDefault="00FB6CEB" w:rsidP="008D4A22">
      <w:pPr>
        <w:pStyle w:val="a5"/>
      </w:pPr>
      <w:r>
        <w:rPr>
          <w:rStyle w:val="af5"/>
        </w:rPr>
        <w:annotationRef/>
      </w:r>
      <w:r>
        <w:t>I split the original section into two: nutritional analysis and feeding experiments. I also made some edits to your original paragraphs so please check again if I misunderstood anything.</w:t>
      </w:r>
    </w:p>
  </w:comment>
  <w:comment w:id="9" w:author="Ginny Hsieh" w:date="2024-06-02T22:18:00Z" w:initials="GH">
    <w:p w14:paraId="7EEE0DA7" w14:textId="1A8CE75F" w:rsidR="00FB6CEB" w:rsidRDefault="00FB6CEB">
      <w:pPr>
        <w:pStyle w:val="a5"/>
      </w:pPr>
      <w:r>
        <w:rPr>
          <w:rStyle w:val="af5"/>
        </w:rPr>
        <w:annotationRef/>
      </w:r>
      <w:r>
        <w:t xml:space="preserve">Skinning (verb) </w:t>
      </w:r>
      <w:r>
        <w:rPr>
          <w:rFonts w:hint="eastAsia"/>
        </w:rPr>
        <w:t>i</w:t>
      </w:r>
      <w:r>
        <w:t>s broadly used to describe the process. I think we can keep it simple by indicating only “trunks” are used in the experiment.</w:t>
      </w:r>
    </w:p>
  </w:comment>
  <w:comment w:id="31" w:author="Gen-Chang Hsu" w:date="2024-05-25T19:13:00Z" w:initials="GH">
    <w:p w14:paraId="6EE02DDE" w14:textId="4502CFB0" w:rsidR="00FB6CEB" w:rsidRDefault="00FB6CEB" w:rsidP="001E1E73">
      <w:pPr>
        <w:pStyle w:val="a5"/>
      </w:pPr>
      <w:r>
        <w:rPr>
          <w:rStyle w:val="af5"/>
        </w:rPr>
        <w:annotationRef/>
      </w:r>
      <w:r>
        <w:t xml:space="preserve">Are these numbers the averages of all the dissected carcasses? </w:t>
      </w:r>
      <w:proofErr w:type="gramStart"/>
      <w:r>
        <w:t>Actually</w:t>
      </w:r>
      <w:proofErr w:type="gramEnd"/>
      <w:r>
        <w:t xml:space="preserve"> I think it’s fine to not mention this here.</w:t>
      </w:r>
    </w:p>
  </w:comment>
  <w:comment w:id="32" w:author="Syuan-Jyun Sun" w:date="2024-05-31T09:23:00Z" w:initials="MOU">
    <w:p w14:paraId="3F6AFFAD" w14:textId="14AEB96B" w:rsidR="00FB6CEB" w:rsidRDefault="00FB6CEB">
      <w:pPr>
        <w:pStyle w:val="a5"/>
      </w:pPr>
      <w:r>
        <w:rPr>
          <w:rStyle w:val="af5"/>
        </w:rPr>
        <w:annotationRef/>
      </w:r>
      <w:r>
        <w:t>I have got rid of this.</w:t>
      </w:r>
    </w:p>
  </w:comment>
  <w:comment w:id="23" w:author="Ginny Hsieh" w:date="2024-06-02T22:29:00Z" w:initials="GH">
    <w:p w14:paraId="3E8E84F7" w14:textId="30B095D1" w:rsidR="00B632CD" w:rsidRDefault="00B632CD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I</w:t>
      </w:r>
      <w:r>
        <w:t xml:space="preserve"> rewrite the way we process the carcass based on my experience.</w:t>
      </w:r>
    </w:p>
  </w:comment>
  <w:comment w:id="45" w:author="Ginny Hsieh" w:date="2024-06-02T22:33:00Z" w:initials="GH">
    <w:p w14:paraId="49E50C30" w14:textId="7528C700" w:rsidR="00B1472A" w:rsidRDefault="00B1472A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I</w:t>
      </w:r>
      <w:r>
        <w:t>f I was right, I recalled we only used snakes not all reptiles include lizards and turtles?</w:t>
      </w:r>
    </w:p>
  </w:comment>
  <w:comment w:id="46" w:author="Gen-Chang Hsu" w:date="2024-05-26T21:38:00Z" w:initials="GH">
    <w:p w14:paraId="672B7BFF" w14:textId="77777777" w:rsidR="00FB6CEB" w:rsidRDefault="00FB6CEB" w:rsidP="006A1E96">
      <w:pPr>
        <w:pStyle w:val="a5"/>
      </w:pPr>
      <w:r>
        <w:rPr>
          <w:rStyle w:val="af5"/>
        </w:rPr>
        <w:annotationRef/>
      </w:r>
      <w:r>
        <w:t>I added a subtitle for each analysis so that it’s easier to read and navigate. I’ve also updated your part so please check again if everything looks fine!</w:t>
      </w:r>
    </w:p>
    <w:p w14:paraId="0A40D06A" w14:textId="77777777" w:rsidR="00FB6CEB" w:rsidRDefault="00FB6CEB" w:rsidP="006A1E96">
      <w:pPr>
        <w:pStyle w:val="a5"/>
      </w:pPr>
    </w:p>
    <w:p w14:paraId="2E383121" w14:textId="77777777" w:rsidR="00FB6CEB" w:rsidRDefault="00FB6CEB" w:rsidP="006A1E96">
      <w:pPr>
        <w:pStyle w:val="a5"/>
      </w:pPr>
      <w:r>
        <w:t>(I didn’t use track changes for this as I think you’ll read through everything again anyway.)</w:t>
      </w:r>
    </w:p>
  </w:comment>
  <w:comment w:id="47" w:author="Gen-Chang Hsu" w:date="2024-05-26T21:41:00Z" w:initials="GH">
    <w:p w14:paraId="52895E1F" w14:textId="483770F4" w:rsidR="00FB6CEB" w:rsidRDefault="00FB6CEB" w:rsidP="00CE3F5C">
      <w:pPr>
        <w:pStyle w:val="a5"/>
      </w:pPr>
      <w:r>
        <w:rPr>
          <w:rStyle w:val="af5"/>
        </w:rPr>
        <w:annotationRef/>
      </w:r>
      <w:r>
        <w:t>Originally you used carcass ID nested within block (explicit nesting), but here I used the new carcass ID (which uniquely identify each carcass-block combination) (implicit nesting). I’ve also removed the “rep” from the random effect structure cuz rep numbers do not mean the same for all the carcasses (rep 1 for carcass 1 has nothing to do with rep 1 for carcass 2, even though they share the same label).</w:t>
      </w:r>
    </w:p>
  </w:comment>
  <w:comment w:id="48" w:author="Gen-Chang Hsu" w:date="2024-05-26T21:44:00Z" w:initials="GH">
    <w:p w14:paraId="1A288097" w14:textId="77777777" w:rsidR="00FB6CEB" w:rsidRDefault="00FB6CEB" w:rsidP="006A1E96">
      <w:pPr>
        <w:pStyle w:val="a5"/>
      </w:pPr>
      <w:r>
        <w:rPr>
          <w:rStyle w:val="af5"/>
        </w:rPr>
        <w:annotationRef/>
      </w:r>
      <w:r>
        <w:t>I’ve updated the results for nutritional analysis and larval growth based on the modified models. The numbers changed a bit, but the overall conclusions were the same.</w:t>
      </w:r>
    </w:p>
    <w:p w14:paraId="1ED9DED3" w14:textId="77777777" w:rsidR="00FB6CEB" w:rsidRDefault="00FB6CEB" w:rsidP="006A1E96">
      <w:pPr>
        <w:pStyle w:val="a5"/>
      </w:pPr>
    </w:p>
    <w:p w14:paraId="044BC1B8" w14:textId="77777777" w:rsidR="00FB6CEB" w:rsidRDefault="00FB6CEB" w:rsidP="006A1E96">
      <w:pPr>
        <w:pStyle w:val="a5"/>
      </w:pPr>
      <w:r>
        <w:t xml:space="preserve">(I didn’t use track changes for this as I think you’ll read through everything </w:t>
      </w:r>
      <w:proofErr w:type="gramStart"/>
      <w:r>
        <w:t>again  anyway</w:t>
      </w:r>
      <w:proofErr w:type="gramEnd"/>
      <w:r>
        <w:t>.)</w:t>
      </w:r>
    </w:p>
  </w:comment>
  <w:comment w:id="49" w:author="Gen-Chang Hsu" w:date="2024-05-25T23:14:00Z" w:initials="GH">
    <w:p w14:paraId="649EA1A9" w14:textId="438BED4E" w:rsidR="00FB6CEB" w:rsidRDefault="00FB6CEB" w:rsidP="00D864A2">
      <w:pPr>
        <w:pStyle w:val="a5"/>
      </w:pPr>
      <w:r>
        <w:rPr>
          <w:rStyle w:val="af5"/>
        </w:rPr>
        <w:annotationRef/>
      </w:r>
      <w:r>
        <w:t>Great point and yes, when the two large wild carcasses were removed, the interaction became non-significant!</w:t>
      </w:r>
    </w:p>
  </w:comment>
  <w:comment w:id="50" w:author="Gen-Chang Hsu" w:date="2024-05-29T15:38:00Z" w:initials="GH">
    <w:p w14:paraId="49F2EEA4" w14:textId="77777777" w:rsidR="00FB6CEB" w:rsidRDefault="00FB6CEB" w:rsidP="00E31BD9">
      <w:pPr>
        <w:pStyle w:val="a5"/>
      </w:pPr>
      <w:r>
        <w:rPr>
          <w:rStyle w:val="af5"/>
        </w:rPr>
        <w:annotationRef/>
      </w:r>
      <w:r>
        <w:t>Maybe just write out all the members’ names instead?</w:t>
      </w:r>
    </w:p>
  </w:comment>
  <w:comment w:id="54" w:author="Ginny Hsieh" w:date="2024-06-02T22:38:00Z" w:initials="GH">
    <w:p w14:paraId="0AAC99C4" w14:textId="41C2732C" w:rsidR="00B1472A" w:rsidRDefault="00B1472A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T</w:t>
      </w:r>
      <w:r>
        <w:t>his is a virtual society network, so I think it’s better to use “of” than “at”.</w:t>
      </w:r>
    </w:p>
  </w:comment>
  <w:comment w:id="60" w:author="Gen-Chang Hsu" w:date="2024-05-29T21:03:00Z" w:initials="GH">
    <w:p w14:paraId="2B6243E7" w14:textId="77777777" w:rsidR="00FB6CEB" w:rsidRDefault="00FB6CEB" w:rsidP="00F62B79">
      <w:pPr>
        <w:pStyle w:val="a5"/>
      </w:pPr>
      <w:r>
        <w:rPr>
          <w:rStyle w:val="af5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CD8776" w15:done="0"/>
  <w15:commentEx w15:paraId="70C02D08" w15:done="0"/>
  <w15:commentEx w15:paraId="3C7C12CC" w15:done="0"/>
  <w15:commentEx w15:paraId="401488DE" w15:done="1"/>
  <w15:commentEx w15:paraId="7EEE0DA7" w15:done="0"/>
  <w15:commentEx w15:paraId="6EE02DDE" w15:done="0"/>
  <w15:commentEx w15:paraId="3F6AFFAD" w15:paraIdParent="6EE02DDE" w15:done="0"/>
  <w15:commentEx w15:paraId="3E8E84F7" w15:done="0"/>
  <w15:commentEx w15:paraId="49E50C30" w15:done="0"/>
  <w15:commentEx w15:paraId="2E383121" w15:done="1"/>
  <w15:commentEx w15:paraId="52895E1F" w15:done="1"/>
  <w15:commentEx w15:paraId="044BC1B8" w15:done="1"/>
  <w15:commentEx w15:paraId="649EA1A9" w15:done="1"/>
  <w15:commentEx w15:paraId="49F2EEA4" w15:done="1"/>
  <w15:commentEx w15:paraId="0AAC99C4" w15:done="0"/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E8DDC96" w16cex:dateUtc="2024-05-27T23:15:00Z"/>
  <w16cex:commentExtensible w16cex:durableId="14514874" w16cex:dateUtc="2024-05-30T02:39:00Z"/>
  <w16cex:commentExtensible w16cex:durableId="772124E7" w16cex:dateUtc="2024-05-29T02:50:00Z"/>
  <w16cex:commentExtensible w16cex:durableId="5AF24D63" w16cex:dateUtc="2024-05-25T23:10:00Z"/>
  <w16cex:commentExtensible w16cex:durableId="6A4EE6CD" w16cex:dateUtc="2024-05-25T23:13:00Z"/>
  <w16cex:commentExtensible w16cex:durableId="23FDC5B2" w16cex:dateUtc="2024-05-31T01:23:00Z"/>
  <w16cex:commentExtensible w16cex:durableId="750B6580" w16cex:dateUtc="2024-05-27T01:38:00Z"/>
  <w16cex:commentExtensible w16cex:durableId="4E38315D" w16cex:dateUtc="2024-05-27T01:41:00Z"/>
  <w16cex:commentExtensible w16cex:durableId="1FC80589" w16cex:dateUtc="2024-05-27T01:44:00Z"/>
  <w16cex:commentExtensible w16cex:durableId="453B07AE" w16cex:dateUtc="2024-05-26T03:14:00Z"/>
  <w16cex:commentExtensible w16cex:durableId="107DCB27" w16cex:dateUtc="2024-05-29T19:38:00Z"/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CD8776" w16cid:durableId="7E8DDC96"/>
  <w16cid:commentId w16cid:paraId="70C02D08" w16cid:durableId="14514874"/>
  <w16cid:commentId w16cid:paraId="3C7C12CC" w16cid:durableId="772124E7"/>
  <w16cid:commentId w16cid:paraId="401488DE" w16cid:durableId="5AF24D63"/>
  <w16cid:commentId w16cid:paraId="7EEE0DA7" w16cid:durableId="2A076E3A"/>
  <w16cid:commentId w16cid:paraId="6EE02DDE" w16cid:durableId="6A4EE6CD"/>
  <w16cid:commentId w16cid:paraId="3F6AFFAD" w16cid:durableId="23FDC5B2"/>
  <w16cid:commentId w16cid:paraId="3E8E84F7" w16cid:durableId="2A0770C5"/>
  <w16cid:commentId w16cid:paraId="49E50C30" w16cid:durableId="2A07719C"/>
  <w16cid:commentId w16cid:paraId="2E383121" w16cid:durableId="750B6580"/>
  <w16cid:commentId w16cid:paraId="52895E1F" w16cid:durableId="4E38315D"/>
  <w16cid:commentId w16cid:paraId="044BC1B8" w16cid:durableId="1FC80589"/>
  <w16cid:commentId w16cid:paraId="649EA1A9" w16cid:durableId="453B07AE"/>
  <w16cid:commentId w16cid:paraId="49F2EEA4" w16cid:durableId="107DCB27"/>
  <w16cid:commentId w16cid:paraId="0AAC99C4" w16cid:durableId="2A0772DC"/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CFBB8" w14:textId="77777777" w:rsidR="0058187B" w:rsidRDefault="0058187B">
      <w:pPr>
        <w:spacing w:line="240" w:lineRule="auto"/>
      </w:pPr>
      <w:r>
        <w:separator/>
      </w:r>
    </w:p>
  </w:endnote>
  <w:endnote w:type="continuationSeparator" w:id="0">
    <w:p w14:paraId="70A253FB" w14:textId="77777777" w:rsidR="0058187B" w:rsidRDefault="005818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a9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F9BBC" w14:textId="77777777" w:rsidR="0058187B" w:rsidRDefault="0058187B">
      <w:pPr>
        <w:spacing w:after="0"/>
      </w:pPr>
      <w:r>
        <w:separator/>
      </w:r>
    </w:p>
  </w:footnote>
  <w:footnote w:type="continuationSeparator" w:id="0">
    <w:p w14:paraId="112F33C6" w14:textId="77777777" w:rsidR="0058187B" w:rsidRDefault="005818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19"/>
  </w:num>
  <w:num w:numId="4">
    <w:abstractNumId w:val="33"/>
  </w:num>
  <w:num w:numId="5">
    <w:abstractNumId w:val="3"/>
  </w:num>
  <w:num w:numId="6">
    <w:abstractNumId w:val="1"/>
  </w:num>
  <w:num w:numId="7">
    <w:abstractNumId w:val="30"/>
  </w:num>
  <w:num w:numId="8">
    <w:abstractNumId w:val="37"/>
  </w:num>
  <w:num w:numId="9">
    <w:abstractNumId w:val="16"/>
  </w:num>
  <w:num w:numId="10">
    <w:abstractNumId w:val="8"/>
  </w:num>
  <w:num w:numId="11">
    <w:abstractNumId w:val="14"/>
  </w:num>
  <w:num w:numId="12">
    <w:abstractNumId w:val="20"/>
  </w:num>
  <w:num w:numId="13">
    <w:abstractNumId w:val="5"/>
  </w:num>
  <w:num w:numId="14">
    <w:abstractNumId w:val="25"/>
  </w:num>
  <w:num w:numId="15">
    <w:abstractNumId w:val="26"/>
  </w:num>
  <w:num w:numId="16">
    <w:abstractNumId w:val="0"/>
  </w:num>
  <w:num w:numId="17">
    <w:abstractNumId w:val="24"/>
  </w:num>
  <w:num w:numId="18">
    <w:abstractNumId w:val="31"/>
  </w:num>
  <w:num w:numId="19">
    <w:abstractNumId w:val="7"/>
  </w:num>
  <w:num w:numId="20">
    <w:abstractNumId w:val="9"/>
  </w:num>
  <w:num w:numId="21">
    <w:abstractNumId w:val="23"/>
  </w:num>
  <w:num w:numId="22">
    <w:abstractNumId w:val="21"/>
  </w:num>
  <w:num w:numId="23">
    <w:abstractNumId w:val="11"/>
  </w:num>
  <w:num w:numId="24">
    <w:abstractNumId w:val="32"/>
  </w:num>
  <w:num w:numId="25">
    <w:abstractNumId w:val="2"/>
  </w:num>
  <w:num w:numId="26">
    <w:abstractNumId w:val="34"/>
  </w:num>
  <w:num w:numId="27">
    <w:abstractNumId w:val="10"/>
  </w:num>
  <w:num w:numId="28">
    <w:abstractNumId w:val="36"/>
  </w:num>
  <w:num w:numId="29">
    <w:abstractNumId w:val="22"/>
  </w:num>
  <w:num w:numId="30">
    <w:abstractNumId w:val="28"/>
  </w:num>
  <w:num w:numId="31">
    <w:abstractNumId w:val="12"/>
  </w:num>
  <w:num w:numId="32">
    <w:abstractNumId w:val="15"/>
  </w:num>
  <w:num w:numId="33">
    <w:abstractNumId w:val="4"/>
  </w:num>
  <w:num w:numId="34">
    <w:abstractNumId w:val="13"/>
  </w:num>
  <w:num w:numId="35">
    <w:abstractNumId w:val="35"/>
  </w:num>
  <w:num w:numId="36">
    <w:abstractNumId w:val="6"/>
  </w:num>
  <w:num w:numId="37">
    <w:abstractNumId w:val="29"/>
  </w:num>
  <w:num w:numId="38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en-Chang Hsu">
    <w15:presenceInfo w15:providerId="Windows Live" w15:userId="a7788e04cdabcc57"/>
  </w15:person>
  <w15:person w15:author="Syuan-Jyun Sun">
    <w15:presenceInfo w15:providerId="None" w15:userId="Syuan-Jyun Sun"/>
  </w15:person>
  <w15:person w15:author="Ginny Hsieh">
    <w15:presenceInfo w15:providerId="Windows Live" w15:userId="7ce8d093b8d96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6956"/>
    <w:rsid w:val="003C7DF5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4A3F"/>
    <w:rsid w:val="00494C25"/>
    <w:rsid w:val="00495AB7"/>
    <w:rsid w:val="00495B7C"/>
    <w:rsid w:val="00495CF7"/>
    <w:rsid w:val="00495DCC"/>
    <w:rsid w:val="00497FF9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277"/>
    <w:rsid w:val="005E16A7"/>
    <w:rsid w:val="005E3ECB"/>
    <w:rsid w:val="005E3FA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8E"/>
    <w:rsid w:val="008C5199"/>
    <w:rsid w:val="008C56E6"/>
    <w:rsid w:val="008C58F6"/>
    <w:rsid w:val="008C5D5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34FF"/>
    <w:rsid w:val="00966585"/>
    <w:rsid w:val="009667CC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920"/>
    <w:rsid w:val="009A04CC"/>
    <w:rsid w:val="009A0A21"/>
    <w:rsid w:val="009A1180"/>
    <w:rsid w:val="009A1723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1846"/>
    <w:rsid w:val="00B21B12"/>
    <w:rsid w:val="00B24079"/>
    <w:rsid w:val="00B24147"/>
    <w:rsid w:val="00B263E1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43AE"/>
    <w:rsid w:val="00C34DF1"/>
    <w:rsid w:val="00C3683F"/>
    <w:rsid w:val="00C36893"/>
    <w:rsid w:val="00C37538"/>
    <w:rsid w:val="00C37764"/>
    <w:rsid w:val="00C408EF"/>
    <w:rsid w:val="00C41C6E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3349"/>
    <w:rsid w:val="00EB3BC8"/>
    <w:rsid w:val="00EB3F05"/>
    <w:rsid w:val="00EB636D"/>
    <w:rsid w:val="00EB667F"/>
    <w:rsid w:val="00EC0F85"/>
    <w:rsid w:val="00EC3CA4"/>
    <w:rsid w:val="00EC56E2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1">
    <w:name w:val="heading 1"/>
    <w:next w:val="a"/>
    <w:link w:val="10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新細明體" w:eastAsia="新細明體"/>
      <w:sz w:val="18"/>
      <w:szCs w:val="18"/>
    </w:rPr>
  </w:style>
  <w:style w:type="paragraph" w:styleId="a5">
    <w:name w:val="annotation text"/>
    <w:basedOn w:val="a"/>
    <w:link w:val="a6"/>
    <w:uiPriority w:val="99"/>
    <w:unhideWhenUsed/>
    <w:qFormat/>
    <w:pPr>
      <w:jc w:val="left"/>
    </w:pPr>
  </w:style>
  <w:style w:type="character" w:styleId="a7">
    <w:name w:val="Emphasis"/>
    <w:basedOn w:val="a0"/>
    <w:uiPriority w:val="20"/>
    <w:qFormat/>
    <w:rPr>
      <w:i/>
      <w:iCs/>
    </w:rPr>
  </w:style>
  <w:style w:type="character" w:styleId="a8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ab">
    <w:name w:val="footnote reference"/>
    <w:basedOn w:val="a0"/>
    <w:uiPriority w:val="99"/>
    <w:semiHidden/>
    <w:unhideWhenUsed/>
    <w:qFormat/>
    <w:rPr>
      <w:vertAlign w:val="superscript"/>
    </w:rPr>
  </w:style>
  <w:style w:type="paragraph" w:styleId="ac">
    <w:name w:val="footnote text"/>
    <w:basedOn w:val="a"/>
    <w:link w:val="ad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line number"/>
    <w:basedOn w:val="a0"/>
    <w:uiPriority w:val="99"/>
    <w:semiHidden/>
    <w:unhideWhenUsed/>
    <w:qFormat/>
    <w:rPr>
      <w:rFonts w:ascii="Times New Roman" w:hAnsi="Times New Roman"/>
      <w:sz w:val="24"/>
    </w:rPr>
  </w:style>
  <w:style w:type="character" w:styleId="af2">
    <w:name w:val="Strong"/>
    <w:basedOn w:val="a0"/>
    <w:uiPriority w:val="22"/>
    <w:qFormat/>
    <w:rPr>
      <w:b/>
      <w:bCs/>
    </w:rPr>
  </w:style>
  <w:style w:type="character" w:customStyle="1" w:styleId="10">
    <w:name w:val="標題 1 字元"/>
    <w:basedOn w:val="a0"/>
    <w:link w:val="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a4">
    <w:name w:val="註解方塊文字 字元"/>
    <w:basedOn w:val="a0"/>
    <w:link w:val="a3"/>
    <w:uiPriority w:val="99"/>
    <w:semiHidden/>
    <w:qFormat/>
    <w:rPr>
      <w:rFonts w:ascii="新細明體" w:eastAsia="新細明體"/>
      <w:sz w:val="18"/>
      <w:szCs w:val="18"/>
    </w:rPr>
  </w:style>
  <w:style w:type="character" w:customStyle="1" w:styleId="a6">
    <w:name w:val="註解文字 字元"/>
    <w:basedOn w:val="a0"/>
    <w:link w:val="a5"/>
    <w:uiPriority w:val="99"/>
    <w:qFormat/>
    <w:rPr>
      <w:rFonts w:eastAsiaTheme="minorEastAsia"/>
      <w:szCs w:val="28"/>
    </w:rPr>
  </w:style>
  <w:style w:type="character" w:customStyle="1" w:styleId="aa">
    <w:name w:val="頁尾 字元"/>
    <w:basedOn w:val="a0"/>
    <w:link w:val="a9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ad">
    <w:name w:val="註腳文字 字元"/>
    <w:basedOn w:val="a0"/>
    <w:link w:val="ac"/>
    <w:uiPriority w:val="99"/>
    <w:semiHidden/>
    <w:qFormat/>
    <w:rPr>
      <w:rFonts w:eastAsiaTheme="minorEastAsia"/>
      <w:sz w:val="18"/>
      <w:szCs w:val="18"/>
    </w:rPr>
  </w:style>
  <w:style w:type="character" w:customStyle="1" w:styleId="af">
    <w:name w:val="頁首 字元"/>
    <w:basedOn w:val="a0"/>
    <w:link w:val="ae"/>
    <w:uiPriority w:val="99"/>
    <w:qFormat/>
    <w:rPr>
      <w:rFonts w:eastAsiaTheme="minorEastAsia"/>
      <w:szCs w:val="28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a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a0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a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a0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a0"/>
    <w:qFormat/>
    <w:rPr>
      <w:rFonts w:ascii="Times New Roman" w:hAnsi="Times New Roman" w:cs="Times New Roman" w:hint="default"/>
      <w:color w:val="0000FF"/>
      <w:u w:val="single"/>
    </w:rPr>
  </w:style>
  <w:style w:type="table" w:styleId="af4">
    <w:name w:val="Table Grid"/>
    <w:basedOn w:val="a1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annotation reference"/>
    <w:basedOn w:val="a0"/>
    <w:uiPriority w:val="99"/>
    <w:semiHidden/>
    <w:unhideWhenUsed/>
    <w:rsid w:val="003C4102"/>
    <w:rPr>
      <w:sz w:val="16"/>
      <w:szCs w:val="16"/>
    </w:rPr>
  </w:style>
  <w:style w:type="paragraph" w:styleId="af6">
    <w:name w:val="annotation subject"/>
    <w:basedOn w:val="a5"/>
    <w:next w:val="a5"/>
    <w:link w:val="af7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af7">
    <w:name w:val="註解主旨 字元"/>
    <w:basedOn w:val="a6"/>
    <w:link w:val="af6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af8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af9">
    <w:name w:val="Unresolved Mention"/>
    <w:basedOn w:val="a0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a0"/>
    <w:rsid w:val="00AA61A8"/>
  </w:style>
  <w:style w:type="character" w:customStyle="1" w:styleId="text">
    <w:name w:val="text"/>
    <w:basedOn w:val="a0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tiff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5" Type="http://schemas.openxmlformats.org/officeDocument/2006/relationships/webSettings" Target="webSettings.xml"/><Relationship Id="rId15" Type="http://schemas.openxmlformats.org/officeDocument/2006/relationships/image" Target="media/image5.tiff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</Pages>
  <Words>11119</Words>
  <Characters>63382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Ginny Hsieh</cp:lastModifiedBy>
  <cp:revision>519</cp:revision>
  <dcterms:created xsi:type="dcterms:W3CDTF">2024-05-23T00:12:00Z</dcterms:created>
  <dcterms:modified xsi:type="dcterms:W3CDTF">2024-06-02T14:40:00Z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