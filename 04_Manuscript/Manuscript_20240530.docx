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690610A7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ins w:id="0" w:author="Gen-Chang Hsu" w:date="2024-05-24T23:37:00Z" w16du:dateUtc="2024-05-25T03:37:00Z">
        <w:r w:rsidR="00E278E1">
          <w:rPr>
            <w:rFonts w:cs="Arial"/>
            <w:b/>
          </w:rPr>
          <w:t>te</w:t>
        </w:r>
      </w:ins>
      <w:del w:id="1" w:author="Gen-Chang Hsu" w:date="2024-05-24T23:37:00Z" w16du:dateUtc="2024-05-25T03:37:00Z">
        <w:r w:rsidR="00A33FAA" w:rsidDel="00E278E1">
          <w:rPr>
            <w:rFonts w:cs="Arial"/>
            <w:b/>
          </w:rPr>
          <w:delText>ct</w:delText>
        </w:r>
      </w:del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1CE36967" w14:textId="3AB9ED27" w:rsidR="000548EF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="00431D31"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Default="002B04D0" w:rsidP="002B04D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*</w:t>
      </w:r>
      <w:r w:rsidRPr="006D1324">
        <w:rPr>
          <w:rFonts w:cs="Arial"/>
          <w:bCs/>
          <w:sz w:val="24"/>
          <w:szCs w:val="24"/>
        </w:rPr>
        <w:t xml:space="preserve">Corresponding author: </w:t>
      </w:r>
      <w:r w:rsidRPr="005F675E">
        <w:rPr>
          <w:rFonts w:cs="Arial"/>
          <w:bCs/>
          <w:sz w:val="24"/>
          <w:szCs w:val="24"/>
        </w:rPr>
        <w:t>Syuan</w:t>
      </w:r>
      <w:r w:rsidRPr="00C625AC">
        <w:rPr>
          <w:rFonts w:cs="Arial"/>
          <w:sz w:val="24"/>
          <w:szCs w:val="24"/>
        </w:rPr>
        <w:t>-Jyun Sun</w:t>
      </w:r>
      <w:r>
        <w:rPr>
          <w:rFonts w:cs="Arial"/>
          <w:sz w:val="24"/>
          <w:szCs w:val="24"/>
        </w:rPr>
        <w:t xml:space="preserve"> </w:t>
      </w:r>
    </w:p>
    <w:p w14:paraId="2CEA05A8" w14:textId="15B27B43" w:rsidR="002B04D0" w:rsidRDefault="00600195" w:rsidP="002B04D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Email: </w:t>
      </w:r>
      <w:r w:rsidRPr="00600195">
        <w:rPr>
          <w:rFonts w:cs="Arial"/>
          <w:sz w:val="24"/>
          <w:szCs w:val="24"/>
        </w:rPr>
        <w:t>sjs243@ntu.edu.tw</w:t>
      </w:r>
    </w:p>
    <w:p w14:paraId="54AD471D" w14:textId="5A0A4105" w:rsidR="00600195" w:rsidRPr="00E703E3" w:rsidRDefault="00600195" w:rsidP="002B04D0">
      <w:pPr>
        <w:spacing w:line="480" w:lineRule="auto"/>
        <w:rPr>
          <w:rFonts w:cs="Arial"/>
          <w:color w:val="FF0000"/>
          <w:sz w:val="24"/>
          <w:szCs w:val="24"/>
        </w:rPr>
      </w:pPr>
      <w:commentRangeStart w:id="2"/>
      <w:r w:rsidRPr="00E703E3">
        <w:rPr>
          <w:rFonts w:cs="Arial"/>
          <w:color w:val="FF0000"/>
          <w:sz w:val="24"/>
          <w:szCs w:val="24"/>
        </w:rPr>
        <w:t>Phone: XXX</w:t>
      </w:r>
    </w:p>
    <w:p w14:paraId="7099E376" w14:textId="360BD9ED" w:rsidR="00600195" w:rsidRPr="00E703E3" w:rsidRDefault="00600195" w:rsidP="002B04D0">
      <w:pPr>
        <w:spacing w:line="480" w:lineRule="auto"/>
        <w:rPr>
          <w:rFonts w:cs="Arial"/>
          <w:color w:val="FF0000"/>
          <w:sz w:val="24"/>
          <w:szCs w:val="24"/>
        </w:rPr>
      </w:pPr>
      <w:r w:rsidRPr="00E703E3">
        <w:rPr>
          <w:rFonts w:cs="Arial"/>
          <w:color w:val="FF0000"/>
          <w:sz w:val="24"/>
          <w:szCs w:val="24"/>
        </w:rPr>
        <w:t>Address: XXX</w:t>
      </w:r>
      <w:commentRangeEnd w:id="2"/>
      <w:r w:rsidRPr="00E703E3">
        <w:rPr>
          <w:rStyle w:val="CommentReference"/>
          <w:color w:val="FF0000"/>
        </w:rPr>
        <w:commentReference w:id="2"/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commentRangeStart w:id="3"/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commentRangeEnd w:id="3"/>
      <w:r w:rsidR="001A323E">
        <w:rPr>
          <w:rStyle w:val="CommentReference"/>
        </w:rPr>
        <w:commentReference w:id="3"/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Default="00414F6D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</w:rPr>
        <w:t>Gen-Chang Hsu</w:t>
      </w:r>
      <w:r>
        <w:rPr>
          <w:rFonts w:cs="Arial"/>
          <w:sz w:val="24"/>
          <w:szCs w:val="24"/>
        </w:rPr>
        <w:t xml:space="preserve">: </w:t>
      </w:r>
      <w:r w:rsidRPr="0012031C">
        <w:rPr>
          <w:rFonts w:cs="Arial"/>
          <w:sz w:val="24"/>
          <w:szCs w:val="24"/>
        </w:rPr>
        <w:t>gh443@cornell.edu</w:t>
      </w:r>
    </w:p>
    <w:p w14:paraId="72B79D6D" w14:textId="48C7D40E" w:rsidR="00414F6D" w:rsidRPr="00E703E3" w:rsidRDefault="00414F6D" w:rsidP="00B5743B">
      <w:pPr>
        <w:spacing w:line="480" w:lineRule="auto"/>
        <w:rPr>
          <w:rFonts w:cs="Arial"/>
          <w:color w:val="FF0000"/>
          <w:sz w:val="24"/>
          <w:szCs w:val="24"/>
        </w:rPr>
      </w:pPr>
      <w:r w:rsidRPr="00E703E3">
        <w:rPr>
          <w:rFonts w:cs="Arial"/>
          <w:color w:val="FF0000"/>
          <w:sz w:val="24"/>
          <w:szCs w:val="24"/>
        </w:rPr>
        <w:t xml:space="preserve">Wei-Jiun Lin: </w:t>
      </w:r>
    </w:p>
    <w:p w14:paraId="5C3F3CC9" w14:textId="77777777" w:rsidR="00414F6D" w:rsidRPr="00E703E3" w:rsidRDefault="00414F6D" w:rsidP="00B5743B">
      <w:pPr>
        <w:spacing w:line="480" w:lineRule="auto"/>
        <w:rPr>
          <w:rFonts w:cs="Arial"/>
          <w:color w:val="FF0000"/>
          <w:sz w:val="24"/>
          <w:szCs w:val="24"/>
        </w:rPr>
      </w:pPr>
      <w:r w:rsidRPr="00E703E3">
        <w:rPr>
          <w:rFonts w:cs="Arial"/>
          <w:color w:val="FF0000"/>
          <w:sz w:val="24"/>
          <w:szCs w:val="24"/>
        </w:rPr>
        <w:t>Chi-Heng Hsieh:</w:t>
      </w:r>
    </w:p>
    <w:p w14:paraId="646279AA" w14:textId="77777777" w:rsidR="00414F6D" w:rsidRPr="00E703E3" w:rsidRDefault="00414F6D" w:rsidP="00B5743B">
      <w:pPr>
        <w:spacing w:line="480" w:lineRule="auto"/>
        <w:rPr>
          <w:rFonts w:cs="Arial"/>
          <w:color w:val="FF0000"/>
          <w:sz w:val="24"/>
          <w:szCs w:val="24"/>
        </w:rPr>
      </w:pPr>
      <w:r w:rsidRPr="00E703E3">
        <w:rPr>
          <w:rFonts w:cs="Arial"/>
          <w:color w:val="FF0000"/>
          <w:sz w:val="24"/>
          <w:szCs w:val="24"/>
        </w:rPr>
        <w:t xml:space="preserve">Yue-Jia Lee: </w:t>
      </w:r>
    </w:p>
    <w:p w14:paraId="0F3977C8" w14:textId="4F78A176" w:rsidR="00414F6D" w:rsidRDefault="00414F6D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Syuan-Jyun Su</w:t>
      </w:r>
      <w:r>
        <w:rPr>
          <w:rFonts w:cs="Arial"/>
          <w:sz w:val="24"/>
          <w:szCs w:val="24"/>
        </w:rPr>
        <w:t xml:space="preserve">n: </w:t>
      </w:r>
      <w:r w:rsidRPr="00C625AC">
        <w:rPr>
          <w:rFonts w:cs="Arial"/>
          <w:sz w:val="24"/>
          <w:szCs w:val="24"/>
        </w:rPr>
        <w:t>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65BFCC79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3F2FD4D7" w14:textId="55B7C338" w:rsidR="009A7338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commentRangeStart w:id="4"/>
      <w:r w:rsidRPr="00960CD9">
        <w:rPr>
          <w:rFonts w:cs="Arial"/>
          <w:b/>
          <w:color w:val="FF0000"/>
          <w:sz w:val="24"/>
          <w:szCs w:val="24"/>
        </w:rPr>
        <w:t>Number of words</w:t>
      </w:r>
    </w:p>
    <w:p w14:paraId="2A4E0E66" w14:textId="21150A10" w:rsidR="00953F66" w:rsidRPr="00D55124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>XXX</w:t>
      </w:r>
      <w:commentRangeEnd w:id="4"/>
      <w:r>
        <w:rPr>
          <w:rStyle w:val="CommentReference"/>
        </w:rPr>
        <w:commentReference w:id="4"/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33A1E140" w14:textId="791019D5" w:rsidR="00242699" w:rsidRDefault="005F675E" w:rsidP="00DD56F9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Zenodo</w:t>
      </w:r>
      <w:r w:rsidR="00E6501C">
        <w:rPr>
          <w:rFonts w:eastAsia="PMingLiU" w:cs="Arial"/>
          <w:bCs/>
          <w:iCs/>
          <w:sz w:val="24"/>
          <w:szCs w:val="24"/>
        </w:rPr>
        <w:t xml:space="preserve"> (</w:t>
      </w:r>
      <w:commentRangeStart w:id="5"/>
      <w:r w:rsidR="00E6501C" w:rsidRPr="00800B00">
        <w:rPr>
          <w:rFonts w:eastAsia="PMingLiU" w:cs="Arial"/>
          <w:bCs/>
          <w:iCs/>
          <w:color w:val="FF0000"/>
          <w:sz w:val="24"/>
          <w:szCs w:val="24"/>
        </w:rPr>
        <w:t>DOI</w:t>
      </w:r>
      <w:r w:rsidR="00A41F29">
        <w:rPr>
          <w:rFonts w:eastAsia="PMingLiU" w:cs="Arial"/>
          <w:bCs/>
          <w:iCs/>
          <w:color w:val="FF0000"/>
          <w:sz w:val="24"/>
          <w:szCs w:val="24"/>
        </w:rPr>
        <w:t xml:space="preserve">: </w:t>
      </w:r>
      <w:commentRangeEnd w:id="5"/>
      <w:r w:rsidR="00CB7324">
        <w:rPr>
          <w:rStyle w:val="CommentReference"/>
        </w:rPr>
        <w:commentReference w:id="5"/>
      </w:r>
      <w:r w:rsidR="00E6501C">
        <w:rPr>
          <w:rFonts w:eastAsia="PMingLiU" w:cs="Arial"/>
          <w:bCs/>
          <w:iCs/>
          <w:sz w:val="24"/>
          <w:szCs w:val="24"/>
        </w:rPr>
        <w:t>).</w:t>
      </w:r>
    </w:p>
    <w:p w14:paraId="41748DA6" w14:textId="77777777" w:rsidR="006D1324" w:rsidRDefault="006D1324">
      <w:pPr>
        <w:spacing w:after="0" w:line="24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commentRangeStart w:id="6"/>
      <w:r w:rsidRPr="005E7EB0">
        <w:rPr>
          <w:rFonts w:cs="Arial"/>
          <w:b/>
          <w:sz w:val="24"/>
          <w:szCs w:val="24"/>
        </w:rPr>
        <w:lastRenderedPageBreak/>
        <w:t>Abstract</w:t>
      </w:r>
      <w:commentRangeEnd w:id="6"/>
      <w:r w:rsidR="00CD3900">
        <w:rPr>
          <w:rStyle w:val="CommentReference"/>
        </w:rPr>
        <w:commentReference w:id="6"/>
      </w:r>
    </w:p>
    <w:p w14:paraId="663A96A8" w14:textId="3FD95173" w:rsidR="0076705E" w:rsidRPr="00A3220F" w:rsidRDefault="007113A1" w:rsidP="006D1324">
      <w:pPr>
        <w:spacing w:line="480" w:lineRule="auto"/>
        <w:rPr>
          <w:rFonts w:cs="Arial"/>
          <w:bCs/>
          <w:sz w:val="24"/>
          <w:szCs w:val="24"/>
          <w:rPrChange w:id="7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ins w:id="8" w:author="Gen-Chang Hsu" w:date="2024-05-29T13:41:00Z" w16du:dateUtc="2024-05-29T17:41:00Z">
        <w:r w:rsidR="00E94BF5">
          <w:rPr>
            <w:rFonts w:cs="Arial"/>
            <w:bCs/>
            <w:sz w:val="24"/>
            <w:szCs w:val="24"/>
          </w:rPr>
          <w:t>represent</w:t>
        </w:r>
      </w:ins>
      <w:r w:rsidRPr="00211B64">
        <w:rPr>
          <w:rFonts w:cs="Arial"/>
          <w:bCs/>
          <w:sz w:val="24"/>
          <w:szCs w:val="24"/>
        </w:rPr>
        <w:t xml:space="preserve"> critical resources for </w:t>
      </w:r>
      <w:ins w:id="9" w:author="Gen-Chang Hsu" w:date="2024-05-29T13:42:00Z" w16du:dateUtc="2024-05-29T17:42:00Z">
        <w:r w:rsidR="00C84455">
          <w:rPr>
            <w:rFonts w:cs="Arial"/>
            <w:bCs/>
            <w:sz w:val="24"/>
            <w:szCs w:val="24"/>
          </w:rPr>
          <w:t>many</w:t>
        </w:r>
      </w:ins>
      <w:del w:id="10" w:author="Gen-Chang Hsu" w:date="2024-05-29T13:42:00Z" w16du:dateUtc="2024-05-29T17:42:00Z">
        <w:r w:rsidRPr="00EF28BA" w:rsidDel="00C84455">
          <w:rPr>
            <w:rFonts w:cs="Arial"/>
            <w:bCs/>
            <w:sz w:val="24"/>
            <w:szCs w:val="24"/>
            <w:rPrChange w:id="11" w:author="Gen-Chang Hsu" w:date="2024-05-29T13:20:00Z" w16du:dateUtc="2024-05-29T17:20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various</w:delText>
        </w:r>
      </w:del>
      <w:r w:rsidRPr="00EF28BA">
        <w:rPr>
          <w:rFonts w:cs="Arial"/>
          <w:bCs/>
          <w:sz w:val="24"/>
          <w:szCs w:val="24"/>
          <w:rPrChange w:id="12" w:author="Gen-Chang Hsu" w:date="2024-05-29T13:20:00Z" w16du:dateUtc="2024-05-29T17:20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</w:t>
      </w:r>
      <w:ins w:id="13" w:author="Gen-Chang Hsu" w:date="2024-05-29T13:19:00Z" w16du:dateUtc="2024-05-29T17:19:00Z">
        <w:r w:rsidR="00EF28BA" w:rsidRPr="00EF28BA">
          <w:rPr>
            <w:rFonts w:cs="Arial"/>
            <w:bCs/>
            <w:sz w:val="24"/>
            <w:szCs w:val="24"/>
            <w:rPrChange w:id="14" w:author="Gen-Chang Hsu" w:date="2024-05-29T13:20:00Z" w16du:dateUtc="2024-05-29T17:20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terrestrial </w:t>
        </w:r>
      </w:ins>
      <w:r w:rsidRPr="00EF28BA">
        <w:rPr>
          <w:rFonts w:cs="Arial"/>
          <w:bCs/>
          <w:sz w:val="24"/>
          <w:szCs w:val="24"/>
          <w:rPrChange w:id="15" w:author="Gen-Chang Hsu" w:date="2024-05-29T13:20:00Z" w16du:dateUtc="2024-05-29T17:20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organisms, including burying beetles, which rely on </w:t>
      </w:r>
      <w:ins w:id="16" w:author="Gen-Chang Hsu" w:date="2024-05-29T13:20:00Z" w16du:dateUtc="2024-05-29T17:20:00Z">
        <w:r w:rsidR="00EF28BA" w:rsidRPr="00EF28BA">
          <w:rPr>
            <w:rFonts w:cs="Arial"/>
            <w:bCs/>
            <w:sz w:val="24"/>
            <w:szCs w:val="24"/>
            <w:rPrChange w:id="17" w:author="Gen-Chang Hsu" w:date="2024-05-29T13:20:00Z" w16du:dateUtc="2024-05-29T17:20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carcasses</w:t>
        </w:r>
      </w:ins>
      <w:del w:id="18" w:author="Gen-Chang Hsu" w:date="2024-05-29T13:20:00Z" w16du:dateUtc="2024-05-29T17:20:00Z">
        <w:r w:rsidRPr="00EF28BA" w:rsidDel="00EF28BA">
          <w:rPr>
            <w:rFonts w:cs="Arial"/>
            <w:bCs/>
            <w:sz w:val="24"/>
            <w:szCs w:val="24"/>
            <w:rPrChange w:id="19" w:author="Gen-Chang Hsu" w:date="2024-05-29T13:20:00Z" w16du:dateUtc="2024-05-29T17:20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them</w:delText>
        </w:r>
      </w:del>
      <w:r w:rsidRPr="00EF28BA">
        <w:rPr>
          <w:rFonts w:cs="Arial"/>
          <w:bCs/>
          <w:sz w:val="24"/>
          <w:szCs w:val="24"/>
          <w:rPrChange w:id="20" w:author="Gen-Chang Hsu" w:date="2024-05-29T13:20:00Z" w16du:dateUtc="2024-05-29T17:20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for survival and </w:t>
      </w:r>
      <w:r w:rsidRPr="001B3B84">
        <w:rPr>
          <w:rFonts w:cs="Arial"/>
          <w:bCs/>
          <w:sz w:val="24"/>
          <w:szCs w:val="24"/>
          <w:rPrChange w:id="21" w:author="Gen-Chang Hsu" w:date="2024-05-29T13:29:00Z" w16du:dateUtc="2024-05-29T17:29:00Z">
            <w:rPr>
              <w:rFonts w:cs="Arial"/>
              <w:bCs/>
              <w:color w:val="FF0000"/>
              <w:sz w:val="24"/>
              <w:szCs w:val="24"/>
            </w:rPr>
          </w:rPrChange>
        </w:rPr>
        <w:t>breeding.</w:t>
      </w:r>
      <w:del w:id="22" w:author="Gen-Chang Hsu" w:date="2024-05-29T13:20:00Z" w16du:dateUtc="2024-05-29T17:20:00Z">
        <w:r w:rsidRPr="001B3B84" w:rsidDel="00EF28BA">
          <w:rPr>
            <w:rFonts w:cs="Arial"/>
            <w:bCs/>
            <w:sz w:val="24"/>
            <w:szCs w:val="24"/>
            <w:rPrChange w:id="23" w:author="Gen-Chang Hsu" w:date="2024-05-29T13:29:00Z" w16du:dateUtc="2024-05-29T17:29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ins w:id="24" w:author="Gen-Chang Hsu" w:date="2024-05-29T13:29:00Z" w16du:dateUtc="2024-05-29T17:29:00Z">
        <w:r w:rsidR="001B3B84" w:rsidRPr="001B3B84">
          <w:rPr>
            <w:rFonts w:cs="Arial"/>
            <w:bCs/>
            <w:sz w:val="24"/>
            <w:szCs w:val="24"/>
          </w:rPr>
          <w:t xml:space="preserve"> </w:t>
        </w:r>
      </w:ins>
      <w:ins w:id="25" w:author="Gen-Chang Hsu" w:date="2024-05-29T13:25:00Z" w16du:dateUtc="2024-05-29T17:25:00Z">
        <w:r w:rsidR="00EF28BA" w:rsidRPr="001B3B84">
          <w:rPr>
            <w:rFonts w:cs="Arial"/>
            <w:bCs/>
            <w:sz w:val="24"/>
            <w:szCs w:val="24"/>
          </w:rPr>
          <w:t>Here, w</w:t>
        </w:r>
      </w:ins>
      <w:ins w:id="26" w:author="Gen-Chang Hsu" w:date="2024-05-29T13:20:00Z" w16du:dateUtc="2024-05-29T17:20:00Z">
        <w:r w:rsidR="00EF28BA" w:rsidRPr="00211B64">
          <w:rPr>
            <w:rFonts w:cs="Arial"/>
            <w:bCs/>
            <w:sz w:val="24"/>
            <w:szCs w:val="24"/>
          </w:rPr>
          <w:t>e</w:t>
        </w:r>
      </w:ins>
      <w:del w:id="27" w:author="Gen-Chang Hsu" w:date="2024-05-29T13:20:00Z" w16du:dateUtc="2024-05-29T17:20:00Z">
        <w:r w:rsidRPr="00211B64" w:rsidDel="00EF28BA">
          <w:rPr>
            <w:rFonts w:cs="Arial"/>
            <w:bCs/>
            <w:sz w:val="24"/>
            <w:szCs w:val="24"/>
          </w:rPr>
          <w:delText>This study</w:delText>
        </w:r>
      </w:del>
      <w:r w:rsidRPr="00211B64">
        <w:rPr>
          <w:rFonts w:cs="Arial"/>
          <w:bCs/>
          <w:sz w:val="24"/>
          <w:szCs w:val="24"/>
        </w:rPr>
        <w:t xml:space="preserve"> </w:t>
      </w:r>
      <w:ins w:id="28" w:author="Gen-Chang Hsu" w:date="2024-05-29T13:25:00Z" w16du:dateUtc="2024-05-29T17:25:00Z">
        <w:r w:rsidR="00EF28BA" w:rsidRPr="001B3B84">
          <w:rPr>
            <w:rFonts w:cs="Arial"/>
            <w:bCs/>
            <w:sz w:val="24"/>
            <w:szCs w:val="24"/>
          </w:rPr>
          <w:t xml:space="preserve">conducted breeding and feeding experiments </w:t>
        </w:r>
      </w:ins>
      <w:ins w:id="29" w:author="Gen-Chang Hsu" w:date="2024-05-29T13:26:00Z" w16du:dateUtc="2024-05-29T17:26:00Z">
        <w:r w:rsidR="00EF28BA" w:rsidRPr="001B3B84">
          <w:rPr>
            <w:rFonts w:cs="Arial"/>
            <w:bCs/>
            <w:sz w:val="24"/>
            <w:szCs w:val="24"/>
          </w:rPr>
          <w:t xml:space="preserve">using a wide </w:t>
        </w:r>
      </w:ins>
      <w:ins w:id="30" w:author="Gen-Chang Hsu" w:date="2024-05-29T13:28:00Z" w16du:dateUtc="2024-05-29T17:28:00Z">
        <w:r w:rsidR="00CC2976" w:rsidRPr="001B3B84">
          <w:rPr>
            <w:rFonts w:cs="Arial"/>
            <w:bCs/>
            <w:sz w:val="24"/>
            <w:szCs w:val="24"/>
          </w:rPr>
          <w:t xml:space="preserve">size </w:t>
        </w:r>
      </w:ins>
      <w:ins w:id="31" w:author="Gen-Chang Hsu" w:date="2024-05-29T13:26:00Z" w16du:dateUtc="2024-05-29T17:26:00Z">
        <w:r w:rsidR="00EF28BA" w:rsidRPr="001B3B84">
          <w:rPr>
            <w:rFonts w:cs="Arial"/>
            <w:bCs/>
            <w:sz w:val="24"/>
            <w:szCs w:val="24"/>
          </w:rPr>
          <w:t>range of lab and wild carcasses (</w:t>
        </w:r>
      </w:ins>
      <w:ins w:id="32" w:author="Gen-Chang Hsu" w:date="2024-05-29T13:52:00Z" w16du:dateUtc="2024-05-29T17:52:00Z">
        <w:r w:rsidR="006139EE">
          <w:rPr>
            <w:rFonts w:cs="Arial"/>
            <w:bCs/>
            <w:sz w:val="24"/>
            <w:szCs w:val="24"/>
          </w:rPr>
          <w:t xml:space="preserve">wild </w:t>
        </w:r>
      </w:ins>
      <w:ins w:id="33" w:author="Gen-Chang Hsu" w:date="2024-05-29T13:27:00Z" w16du:dateUtc="2024-05-29T17:27:00Z">
        <w:r w:rsidR="00EF28BA" w:rsidRPr="00211B64">
          <w:rPr>
            <w:rFonts w:cs="Arial"/>
            <w:bCs/>
            <w:sz w:val="24"/>
            <w:szCs w:val="24"/>
          </w:rPr>
          <w:t>mammals, birds, and reptiles</w:t>
        </w:r>
      </w:ins>
      <w:ins w:id="34" w:author="Gen-Chang Hsu" w:date="2024-05-29T13:26:00Z" w16du:dateUtc="2024-05-29T17:26:00Z">
        <w:r w:rsidR="00EF28BA" w:rsidRPr="001B3B84">
          <w:rPr>
            <w:rFonts w:cs="Arial"/>
            <w:bCs/>
            <w:sz w:val="24"/>
            <w:szCs w:val="24"/>
          </w:rPr>
          <w:t>)</w:t>
        </w:r>
      </w:ins>
      <w:ins w:id="35" w:author="Gen-Chang Hsu" w:date="2024-05-29T13:27:00Z" w16du:dateUtc="2024-05-29T17:27:00Z">
        <w:r w:rsidR="00EF28BA" w:rsidRPr="001B3B84">
          <w:rPr>
            <w:rFonts w:cs="Arial"/>
            <w:bCs/>
            <w:sz w:val="24"/>
            <w:szCs w:val="24"/>
          </w:rPr>
          <w:t xml:space="preserve"> to </w:t>
        </w:r>
      </w:ins>
      <w:r w:rsidRPr="00211B64">
        <w:rPr>
          <w:rFonts w:cs="Arial"/>
          <w:bCs/>
          <w:sz w:val="24"/>
          <w:szCs w:val="24"/>
        </w:rPr>
        <w:t>investigate</w:t>
      </w:r>
      <w:del w:id="36" w:author="Gen-Chang Hsu" w:date="2024-05-29T13:20:00Z" w16du:dateUtc="2024-05-29T17:20:00Z">
        <w:r w:rsidRPr="00211B64" w:rsidDel="00EF28BA">
          <w:rPr>
            <w:rFonts w:cs="Arial"/>
            <w:bCs/>
            <w:sz w:val="24"/>
            <w:szCs w:val="24"/>
          </w:rPr>
          <w:delText>s</w:delText>
        </w:r>
      </w:del>
      <w:r w:rsidRPr="00211B64">
        <w:rPr>
          <w:rFonts w:cs="Arial"/>
          <w:bCs/>
          <w:sz w:val="24"/>
          <w:szCs w:val="24"/>
        </w:rPr>
        <w:t xml:space="preserve"> how carcass size, source, and taxon affect</w:t>
      </w:r>
      <w:ins w:id="37" w:author="Gen-Chang Hsu" w:date="2024-05-29T13:42:00Z" w16du:dateUtc="2024-05-29T17:42:00Z">
        <w:r w:rsidR="00C84455">
          <w:rPr>
            <w:rFonts w:cs="Arial"/>
            <w:bCs/>
            <w:sz w:val="24"/>
            <w:szCs w:val="24"/>
          </w:rPr>
          <w:t xml:space="preserve"> various</w:t>
        </w:r>
      </w:ins>
      <w:del w:id="38" w:author="Gen-Chang Hsu" w:date="2024-05-29T13:42:00Z" w16du:dateUtc="2024-05-29T17:42:00Z">
        <w:r w:rsidRPr="001B3B84" w:rsidDel="00C84455">
          <w:rPr>
            <w:rFonts w:cs="Arial"/>
            <w:bCs/>
            <w:sz w:val="24"/>
            <w:szCs w:val="24"/>
            <w:rPrChange w:id="39" w:author="Gen-Chang Hsu" w:date="2024-05-29T13:29:00Z" w16du:dateUtc="2024-05-29T17:29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the</w:delText>
        </w:r>
      </w:del>
      <w:r w:rsidRPr="001B3B84">
        <w:rPr>
          <w:rFonts w:cs="Arial"/>
          <w:bCs/>
          <w:sz w:val="24"/>
          <w:szCs w:val="24"/>
          <w:rPrChange w:id="40" w:author="Gen-Chang Hsu" w:date="2024-05-29T13:29:00Z" w16du:dateUtc="2024-05-29T17:29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breeding outcomes</w:t>
      </w:r>
      <w:ins w:id="41" w:author="Gen-Chang Hsu" w:date="2024-05-29T13:22:00Z" w16du:dateUtc="2024-05-29T17:22:00Z">
        <w:r w:rsidR="00EF28BA" w:rsidRPr="001B3B84">
          <w:rPr>
            <w:rFonts w:cs="Arial"/>
            <w:bCs/>
            <w:sz w:val="24"/>
            <w:szCs w:val="24"/>
          </w:rPr>
          <w:t xml:space="preserve"> (</w:t>
        </w:r>
      </w:ins>
      <w:ins w:id="42" w:author="Gen-Chang Hsu" w:date="2024-05-29T13:23:00Z" w16du:dateUtc="2024-05-29T17:23:00Z">
        <w:r w:rsidR="00EF28BA" w:rsidRPr="001B3B84">
          <w:rPr>
            <w:rFonts w:cs="Arial"/>
            <w:bCs/>
            <w:sz w:val="24"/>
            <w:szCs w:val="24"/>
          </w:rPr>
          <w:t>clutch size, brood size, brood mass, etc.</w:t>
        </w:r>
      </w:ins>
      <w:ins w:id="43" w:author="Gen-Chang Hsu" w:date="2024-05-29T13:22:00Z" w16du:dateUtc="2024-05-29T17:22:00Z">
        <w:r w:rsidR="00EF28BA" w:rsidRPr="001B3B84">
          <w:rPr>
            <w:rFonts w:cs="Arial"/>
            <w:bCs/>
            <w:sz w:val="24"/>
            <w:szCs w:val="24"/>
          </w:rPr>
          <w:t>)</w:t>
        </w:r>
      </w:ins>
      <w:del w:id="44" w:author="Gen-Chang Hsu" w:date="2024-05-29T13:21:00Z" w16du:dateUtc="2024-05-29T17:21:00Z">
        <w:r w:rsidRPr="001B3B84" w:rsidDel="00EF28BA">
          <w:rPr>
            <w:rFonts w:cs="Arial"/>
            <w:bCs/>
            <w:sz w:val="24"/>
            <w:szCs w:val="24"/>
            <w:rPrChange w:id="45" w:author="Gen-Chang Hsu" w:date="2024-05-29T13:29:00Z" w16du:dateUtc="2024-05-29T17:29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and</w:delText>
        </w:r>
      </w:del>
      <w:ins w:id="46" w:author="Gen-Chang Hsu" w:date="2024-05-29T13:42:00Z" w16du:dateUtc="2024-05-29T17:42:00Z">
        <w:r w:rsidR="00E94BF5">
          <w:rPr>
            <w:rFonts w:cs="Arial"/>
            <w:bCs/>
            <w:sz w:val="24"/>
            <w:szCs w:val="24"/>
          </w:rPr>
          <w:t xml:space="preserve"> </w:t>
        </w:r>
      </w:ins>
      <w:ins w:id="47" w:author="Gen-Chang Hsu" w:date="2024-05-29T13:21:00Z" w16du:dateUtc="2024-05-29T17:21:00Z">
        <w:r w:rsidR="00EF28BA" w:rsidRPr="00211B64">
          <w:rPr>
            <w:rFonts w:cs="Arial"/>
            <w:bCs/>
            <w:sz w:val="24"/>
            <w:szCs w:val="24"/>
          </w:rPr>
          <w:t>and larval</w:t>
        </w:r>
      </w:ins>
      <w:ins w:id="48" w:author="Gen-Chang Hsu" w:date="2024-05-29T13:24:00Z" w16du:dateUtc="2024-05-29T17:24:00Z">
        <w:r w:rsidR="00EF28BA" w:rsidRPr="001B3B84">
          <w:rPr>
            <w:rFonts w:cs="Arial"/>
            <w:bCs/>
            <w:sz w:val="24"/>
            <w:szCs w:val="24"/>
          </w:rPr>
          <w:t xml:space="preserve"> growth</w:t>
        </w:r>
      </w:ins>
      <w:ins w:id="49" w:author="Gen-Chang Hsu" w:date="2024-05-29T13:21:00Z" w16du:dateUtc="2024-05-29T17:21:00Z">
        <w:r w:rsidR="00EF28BA" w:rsidRPr="00211B64">
          <w:rPr>
            <w:rFonts w:cs="Arial"/>
            <w:bCs/>
            <w:sz w:val="24"/>
            <w:szCs w:val="24"/>
          </w:rPr>
          <w:t xml:space="preserve"> </w:t>
        </w:r>
      </w:ins>
      <w:del w:id="50" w:author="Gen-Chang Hsu" w:date="2024-05-29T13:21:00Z" w16du:dateUtc="2024-05-29T17:21:00Z">
        <w:r w:rsidRPr="00211B64" w:rsidDel="00EF28BA">
          <w:rPr>
            <w:rFonts w:cs="Arial"/>
            <w:bCs/>
            <w:sz w:val="24"/>
            <w:szCs w:val="24"/>
          </w:rPr>
          <w:delText xml:space="preserve"> larval performance of </w:delText>
        </w:r>
      </w:del>
      <w:ins w:id="51" w:author="Gen-Chang Hsu" w:date="2024-05-29T13:21:00Z" w16du:dateUtc="2024-05-29T17:21:00Z">
        <w:r w:rsidR="00EF28BA" w:rsidRPr="00211B64">
          <w:rPr>
            <w:rFonts w:cs="Arial"/>
            <w:bCs/>
            <w:sz w:val="24"/>
            <w:szCs w:val="24"/>
          </w:rPr>
          <w:t xml:space="preserve">of </w:t>
        </w:r>
      </w:ins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ins w:id="52" w:author="Gen-Chang Hsu" w:date="2024-05-29T13:29:00Z" w16du:dateUtc="2024-05-29T17:29:00Z">
        <w:r w:rsidR="001B3B84" w:rsidRPr="001B3B84">
          <w:rPr>
            <w:rFonts w:cs="Arial"/>
            <w:bCs/>
            <w:sz w:val="24"/>
            <w:szCs w:val="24"/>
          </w:rPr>
          <w:t>.</w:t>
        </w:r>
      </w:ins>
      <w:del w:id="53" w:author="Gen-Chang Hsu" w:date="2024-05-29T13:24:00Z" w16du:dateUtc="2024-05-29T17:24:00Z">
        <w:r w:rsidRPr="001B3B84" w:rsidDel="00EF28BA">
          <w:rPr>
            <w:rFonts w:cs="Arial"/>
            <w:bCs/>
            <w:sz w:val="24"/>
            <w:szCs w:val="24"/>
            <w:rPrChange w:id="54" w:author="Gen-Chang Hsu" w:date="2024-05-29T13:29:00Z" w16du:dateUtc="2024-05-29T17:29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.</w:delText>
        </w:r>
      </w:del>
      <w:r w:rsidRPr="001B3B84">
        <w:rPr>
          <w:rFonts w:cs="Arial"/>
          <w:bCs/>
          <w:sz w:val="24"/>
          <w:szCs w:val="24"/>
          <w:rPrChange w:id="55" w:author="Gen-Chang Hsu" w:date="2024-05-29T13:29:00Z" w16du:dateUtc="2024-05-29T17:29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</w:t>
      </w:r>
      <w:del w:id="56" w:author="Gen-Chang Hsu" w:date="2024-05-29T13:30:00Z" w16du:dateUtc="2024-05-29T17:30:00Z">
        <w:r w:rsidRPr="003A44F3" w:rsidDel="001D27CC">
          <w:rPr>
            <w:rFonts w:cs="Arial"/>
            <w:bCs/>
            <w:sz w:val="24"/>
            <w:szCs w:val="24"/>
            <w:rPrChange w:id="57" w:author="Gen-Chang Hsu" w:date="2024-05-29T13:31:00Z" w16du:dateUtc="2024-05-29T17:3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We conducted breeding experiments using lab and wild carcasses (mammals, birds, and reptiles) to assess metrics including clutch size, brood size, brood mass, and carcass use efficiency. </w:delText>
        </w:r>
      </w:del>
      <w:r w:rsidRPr="003A44F3">
        <w:rPr>
          <w:rFonts w:cs="Arial"/>
          <w:bCs/>
          <w:sz w:val="24"/>
          <w:szCs w:val="24"/>
          <w:rPrChange w:id="58" w:author="Gen-Chang Hsu" w:date="2024-05-29T13:31:00Z" w16du:dateUtc="2024-05-29T17:31:00Z">
            <w:rPr>
              <w:rFonts w:cs="Arial"/>
              <w:bCs/>
              <w:color w:val="FF0000"/>
              <w:sz w:val="24"/>
              <w:szCs w:val="24"/>
            </w:rPr>
          </w:rPrChange>
        </w:rPr>
        <w:t>Our results reveal optimal breeding outcomes on medium-sized carcasses, with no significant difference</w:t>
      </w:r>
      <w:ins w:id="59" w:author="Gen-Chang Hsu" w:date="2024-05-29T13:42:00Z" w16du:dateUtc="2024-05-29T17:42:00Z">
        <w:r w:rsidR="00E13A6D">
          <w:rPr>
            <w:rFonts w:cs="Arial"/>
            <w:bCs/>
            <w:sz w:val="24"/>
            <w:szCs w:val="24"/>
          </w:rPr>
          <w:t xml:space="preserve"> </w:t>
        </w:r>
      </w:ins>
      <w:del w:id="60" w:author="Gen-Chang Hsu" w:date="2024-05-29T13:42:00Z" w16du:dateUtc="2024-05-29T17:42:00Z">
        <w:r w:rsidRPr="003A44F3" w:rsidDel="00E13A6D">
          <w:rPr>
            <w:rFonts w:cs="Arial"/>
            <w:bCs/>
            <w:sz w:val="24"/>
            <w:szCs w:val="24"/>
            <w:rPrChange w:id="61" w:author="Gen-Chang Hsu" w:date="2024-05-29T13:31:00Z" w16du:dateUtc="2024-05-29T17:3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s </w:delText>
        </w:r>
      </w:del>
      <w:r w:rsidRPr="003A44F3">
        <w:rPr>
          <w:rFonts w:cs="Arial"/>
          <w:bCs/>
          <w:sz w:val="24"/>
          <w:szCs w:val="24"/>
          <w:rPrChange w:id="62" w:author="Gen-Chang Hsu" w:date="2024-05-29T13:31:00Z" w16du:dateUtc="2024-05-29T17:31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between lab and wild </w:t>
      </w:r>
      <w:r w:rsidRPr="000C7DD4">
        <w:rPr>
          <w:rFonts w:cs="Arial"/>
          <w:bCs/>
          <w:sz w:val="24"/>
          <w:szCs w:val="24"/>
          <w:rPrChange w:id="63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>carcass</w:t>
      </w:r>
      <w:ins w:id="64" w:author="Gen-Chang Hsu" w:date="2024-05-29T13:53:00Z" w16du:dateUtc="2024-05-29T17:53:00Z">
        <w:r w:rsidR="006139EE">
          <w:rPr>
            <w:rFonts w:cs="Arial"/>
            <w:bCs/>
            <w:sz w:val="24"/>
            <w:szCs w:val="24"/>
          </w:rPr>
          <w:t xml:space="preserve"> source</w:t>
        </w:r>
      </w:ins>
      <w:del w:id="65" w:author="Gen-Chang Hsu" w:date="2024-05-29T13:53:00Z" w16du:dateUtc="2024-05-29T17:53:00Z">
        <w:r w:rsidRPr="000C7DD4" w:rsidDel="006139EE">
          <w:rPr>
            <w:rFonts w:cs="Arial"/>
            <w:bCs/>
            <w:sz w:val="24"/>
            <w:szCs w:val="24"/>
            <w:rPrChange w:id="66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es</w:delText>
        </w:r>
      </w:del>
      <w:r w:rsidRPr="000C7DD4">
        <w:rPr>
          <w:rFonts w:cs="Arial"/>
          <w:bCs/>
          <w:sz w:val="24"/>
          <w:szCs w:val="24"/>
          <w:rPrChange w:id="67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>.</w:t>
      </w:r>
      <w:ins w:id="68" w:author="Gen-Chang Hsu" w:date="2024-05-29T13:32:00Z" w16du:dateUtc="2024-05-29T17:32:00Z">
        <w:r w:rsidR="000C7DD4" w:rsidRPr="000C7DD4">
          <w:rPr>
            <w:rFonts w:cs="Arial"/>
            <w:bCs/>
            <w:sz w:val="24"/>
            <w:szCs w:val="24"/>
          </w:rPr>
          <w:t xml:space="preserve"> </w:t>
        </w:r>
      </w:ins>
      <w:del w:id="69" w:author="Gen-Chang Hsu" w:date="2024-05-29T13:31:00Z" w16du:dateUtc="2024-05-29T17:31:00Z">
        <w:r w:rsidRPr="000C7DD4" w:rsidDel="003A44F3">
          <w:rPr>
            <w:rFonts w:cs="Arial"/>
            <w:bCs/>
            <w:sz w:val="24"/>
            <w:szCs w:val="24"/>
            <w:rPrChange w:id="70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ins w:id="71" w:author="Gen-Chang Hsu" w:date="2024-05-28T22:46:00Z" w16du:dateUtc="2024-05-29T02:46:00Z">
        <w:r w:rsidR="00B263E1" w:rsidRPr="000C7DD4">
          <w:rPr>
            <w:rFonts w:cs="Arial"/>
            <w:bCs/>
            <w:sz w:val="24"/>
            <w:szCs w:val="24"/>
            <w:rPrChange w:id="72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Furthermore, </w:t>
        </w:r>
      </w:ins>
      <w:del w:id="73" w:author="Gen-Chang Hsu" w:date="2024-05-28T22:46:00Z" w16du:dateUtc="2024-05-29T02:46:00Z">
        <w:r w:rsidRPr="000C7DD4" w:rsidDel="00B263E1">
          <w:rPr>
            <w:rFonts w:cs="Arial"/>
            <w:bCs/>
            <w:sz w:val="24"/>
            <w:szCs w:val="24"/>
            <w:rPrChange w:id="74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D</w:delText>
        </w:r>
      </w:del>
      <w:ins w:id="75" w:author="Gen-Chang Hsu" w:date="2024-05-28T22:46:00Z" w16du:dateUtc="2024-05-29T02:46:00Z">
        <w:r w:rsidR="00B263E1" w:rsidRPr="000C7DD4">
          <w:rPr>
            <w:rFonts w:cs="Arial"/>
            <w:bCs/>
            <w:sz w:val="24"/>
            <w:szCs w:val="24"/>
            <w:rPrChange w:id="76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d</w:t>
        </w:r>
      </w:ins>
      <w:r w:rsidRPr="000C7DD4">
        <w:rPr>
          <w:rFonts w:cs="Arial"/>
          <w:bCs/>
          <w:sz w:val="24"/>
          <w:szCs w:val="24"/>
          <w:rPrChange w:id="77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espite </w:t>
      </w:r>
      <w:ins w:id="78" w:author="Gen-Chang Hsu" w:date="2024-05-29T13:31:00Z" w16du:dateUtc="2024-05-29T17:31:00Z">
        <w:r w:rsidR="000C7DD4" w:rsidRPr="000C7DD4">
          <w:rPr>
            <w:rFonts w:cs="Arial"/>
            <w:bCs/>
            <w:sz w:val="24"/>
            <w:szCs w:val="24"/>
            <w:rPrChange w:id="79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the </w:t>
        </w:r>
      </w:ins>
      <w:r w:rsidRPr="000C7DD4">
        <w:rPr>
          <w:rFonts w:cs="Arial"/>
          <w:bCs/>
          <w:sz w:val="24"/>
          <w:szCs w:val="24"/>
          <w:rPrChange w:id="80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>variation</w:t>
      </w:r>
      <w:del w:id="81" w:author="Gen-Chang Hsu" w:date="2024-05-29T13:31:00Z" w16du:dateUtc="2024-05-29T17:31:00Z">
        <w:r w:rsidRPr="000C7DD4" w:rsidDel="000C7DD4">
          <w:rPr>
            <w:rFonts w:cs="Arial"/>
            <w:bCs/>
            <w:sz w:val="24"/>
            <w:szCs w:val="24"/>
            <w:rPrChange w:id="82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s</w:delText>
        </w:r>
      </w:del>
      <w:r w:rsidRPr="000C7DD4">
        <w:rPr>
          <w:rFonts w:cs="Arial"/>
          <w:bCs/>
          <w:sz w:val="24"/>
          <w:szCs w:val="24"/>
          <w:rPrChange w:id="83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in tissue nutritional composition, breeding outcomes </w:t>
      </w:r>
      <w:ins w:id="84" w:author="Gen-Chang Hsu" w:date="2024-05-29T13:31:00Z" w16du:dateUtc="2024-05-29T17:31:00Z">
        <w:r w:rsidR="000C7DD4" w:rsidRPr="000C7DD4">
          <w:rPr>
            <w:rFonts w:cs="Arial"/>
            <w:bCs/>
            <w:sz w:val="24"/>
            <w:szCs w:val="24"/>
            <w:rPrChange w:id="85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and larval growth </w:t>
        </w:r>
      </w:ins>
      <w:r w:rsidRPr="000C7DD4">
        <w:rPr>
          <w:rFonts w:cs="Arial"/>
          <w:bCs/>
          <w:sz w:val="24"/>
          <w:szCs w:val="24"/>
          <w:rPrChange w:id="86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did not </w:t>
      </w:r>
      <w:del w:id="87" w:author="Gen-Chang Hsu" w:date="2024-05-29T13:31:00Z" w16du:dateUtc="2024-05-29T17:31:00Z">
        <w:r w:rsidRPr="000C7DD4" w:rsidDel="000C7DD4">
          <w:rPr>
            <w:rFonts w:cs="Arial"/>
            <w:bCs/>
            <w:sz w:val="24"/>
            <w:szCs w:val="24"/>
            <w:rPrChange w:id="88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differ</w:delText>
        </w:r>
      </w:del>
      <w:ins w:id="89" w:author="Gen-Chang Hsu" w:date="2024-05-29T13:31:00Z" w16du:dateUtc="2024-05-29T17:31:00Z">
        <w:r w:rsidR="000C7DD4" w:rsidRPr="000C7DD4">
          <w:rPr>
            <w:rFonts w:cs="Arial"/>
            <w:bCs/>
            <w:sz w:val="24"/>
            <w:szCs w:val="24"/>
            <w:rPrChange w:id="90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vary</w:t>
        </w:r>
      </w:ins>
      <w:r w:rsidRPr="000C7DD4">
        <w:rPr>
          <w:rFonts w:cs="Arial"/>
          <w:bCs/>
          <w:sz w:val="24"/>
          <w:szCs w:val="24"/>
          <w:rPrChange w:id="91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among </w:t>
      </w:r>
      <w:ins w:id="92" w:author="Gen-Chang Hsu" w:date="2024-05-29T13:31:00Z" w16du:dateUtc="2024-05-29T17:31:00Z">
        <w:r w:rsidR="000C7DD4" w:rsidRPr="000C7DD4">
          <w:rPr>
            <w:rFonts w:cs="Arial"/>
            <w:bCs/>
            <w:sz w:val="24"/>
            <w:szCs w:val="24"/>
            <w:rPrChange w:id="93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the thr</w:t>
        </w:r>
      </w:ins>
      <w:ins w:id="94" w:author="Gen-Chang Hsu" w:date="2024-05-29T13:32:00Z" w16du:dateUtc="2024-05-29T17:32:00Z">
        <w:r w:rsidR="000C7DD4" w:rsidRPr="000C7DD4">
          <w:rPr>
            <w:rFonts w:cs="Arial"/>
            <w:bCs/>
            <w:sz w:val="24"/>
            <w:szCs w:val="24"/>
            <w:rPrChange w:id="95" w:author="Gen-Chang Hsu" w:date="2024-05-29T13:32:00Z" w16du:dateUtc="2024-05-29T17:32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ee wild </w:t>
        </w:r>
      </w:ins>
      <w:r w:rsidRPr="000C7DD4">
        <w:rPr>
          <w:rFonts w:cs="Arial"/>
          <w:bCs/>
          <w:sz w:val="24"/>
          <w:szCs w:val="24"/>
          <w:rPrChange w:id="96" w:author="Gen-Chang Hsu" w:date="2024-05-29T13:32:00Z" w16du:dateUtc="2024-05-29T17:32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carcass </w:t>
      </w:r>
      <w:r w:rsidRPr="00C779EF">
        <w:rPr>
          <w:rFonts w:cs="Arial"/>
          <w:bCs/>
          <w:sz w:val="24"/>
          <w:szCs w:val="24"/>
          <w:rPrChange w:id="97" w:author="Gen-Chang Hsu" w:date="2024-05-29T13:46:00Z" w16du:dateUtc="2024-05-29T17:46:00Z">
            <w:rPr>
              <w:rFonts w:cs="Arial"/>
              <w:bCs/>
              <w:color w:val="FF0000"/>
              <w:sz w:val="24"/>
              <w:szCs w:val="24"/>
            </w:rPr>
          </w:rPrChange>
        </w:rPr>
        <w:t>taxa.</w:t>
      </w:r>
      <w:ins w:id="98" w:author="Gen-Chang Hsu" w:date="2024-05-29T13:45:00Z" w16du:dateUtc="2024-05-29T17:45:00Z">
        <w:r w:rsidR="00C779EF" w:rsidRPr="00C779EF">
          <w:rPr>
            <w:rFonts w:cs="Arial"/>
            <w:bCs/>
            <w:sz w:val="24"/>
            <w:szCs w:val="24"/>
          </w:rPr>
          <w:t xml:space="preserve"> </w:t>
        </w:r>
      </w:ins>
      <w:del w:id="99" w:author="Gen-Chang Hsu" w:date="2024-05-29T13:43:00Z" w16du:dateUtc="2024-05-29T17:43:00Z">
        <w:r w:rsidRPr="00C779EF" w:rsidDel="00E13A6D">
          <w:rPr>
            <w:rFonts w:cs="Arial"/>
            <w:bCs/>
            <w:sz w:val="24"/>
            <w:szCs w:val="24"/>
            <w:rPrChange w:id="100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del w:id="101" w:author="Gen-Chang Hsu" w:date="2024-05-28T22:46:00Z" w16du:dateUtc="2024-05-29T02:46:00Z">
        <w:r w:rsidRPr="00C779EF" w:rsidDel="00B263E1">
          <w:rPr>
            <w:rFonts w:cs="Arial"/>
            <w:bCs/>
            <w:sz w:val="24"/>
            <w:szCs w:val="24"/>
            <w:rPrChange w:id="102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Additionally</w:delText>
        </w:r>
      </w:del>
      <w:ins w:id="103" w:author="Gen-Chang Hsu" w:date="2024-05-28T22:46:00Z" w16du:dateUtc="2024-05-29T02:46:00Z">
        <w:r w:rsidR="00B263E1" w:rsidRPr="00C779EF">
          <w:rPr>
            <w:rFonts w:cs="Arial"/>
            <w:bCs/>
            <w:sz w:val="24"/>
            <w:szCs w:val="24"/>
            <w:rPrChange w:id="104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Finally</w:t>
        </w:r>
      </w:ins>
      <w:r w:rsidRPr="00C779EF">
        <w:rPr>
          <w:rFonts w:cs="Arial"/>
          <w:bCs/>
          <w:sz w:val="24"/>
          <w:szCs w:val="24"/>
          <w:rPrChange w:id="105" w:author="Gen-Chang Hsu" w:date="2024-05-29T13:46:00Z" w16du:dateUtc="2024-05-29T17:46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, </w:t>
      </w:r>
      <w:ins w:id="106" w:author="Gen-Chang Hsu" w:date="2024-05-29T13:37:00Z" w16du:dateUtc="2024-05-29T17:37:00Z">
        <w:r w:rsidR="002667F1" w:rsidRPr="00C779EF">
          <w:rPr>
            <w:rFonts w:cs="Arial"/>
            <w:bCs/>
            <w:sz w:val="24"/>
            <w:szCs w:val="24"/>
            <w:rPrChange w:id="107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we found </w:t>
        </w:r>
      </w:ins>
      <w:del w:id="108" w:author="Gen-Chang Hsu" w:date="2024-05-29T13:35:00Z" w16du:dateUtc="2024-05-29T17:35:00Z">
        <w:r w:rsidR="0076705E" w:rsidRPr="00C779EF" w:rsidDel="00EB636D">
          <w:rPr>
            <w:rFonts w:cs="Arial"/>
            <w:bCs/>
            <w:sz w:val="24"/>
            <w:szCs w:val="24"/>
            <w:rPrChange w:id="109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we found a consistent </w:delText>
        </w:r>
      </w:del>
      <w:ins w:id="110" w:author="Gen-Chang Hsu" w:date="2024-05-29T13:38:00Z" w16du:dateUtc="2024-05-29T17:38:00Z">
        <w:r w:rsidR="002667F1" w:rsidRPr="00C779EF">
          <w:rPr>
            <w:rFonts w:cs="Arial"/>
            <w:bCs/>
            <w:sz w:val="24"/>
            <w:szCs w:val="24"/>
            <w:rPrChange w:id="111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a larval quality-</w:t>
        </w:r>
      </w:ins>
      <w:ins w:id="112" w:author="Gen-Chang Hsu" w:date="2024-05-29T13:39:00Z" w16du:dateUtc="2024-05-29T17:39:00Z">
        <w:r w:rsidR="002667F1" w:rsidRPr="00C779EF">
          <w:rPr>
            <w:rFonts w:cs="Arial"/>
            <w:bCs/>
            <w:sz w:val="24"/>
            <w:szCs w:val="24"/>
            <w:rPrChange w:id="113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q</w:t>
        </w:r>
      </w:ins>
      <w:ins w:id="114" w:author="Gen-Chang Hsu" w:date="2024-05-29T13:38:00Z" w16du:dateUtc="2024-05-29T17:38:00Z">
        <w:r w:rsidR="002667F1" w:rsidRPr="00C779EF">
          <w:rPr>
            <w:rFonts w:cs="Arial"/>
            <w:bCs/>
            <w:sz w:val="24"/>
            <w:szCs w:val="24"/>
            <w:rPrChange w:id="115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ua</w:t>
        </w:r>
      </w:ins>
      <w:ins w:id="116" w:author="Gen-Chang Hsu" w:date="2024-05-29T13:39:00Z" w16du:dateUtc="2024-05-29T17:39:00Z">
        <w:r w:rsidR="002667F1" w:rsidRPr="00C779EF">
          <w:rPr>
            <w:rFonts w:cs="Arial"/>
            <w:bCs/>
            <w:sz w:val="24"/>
            <w:szCs w:val="24"/>
            <w:rPrChange w:id="117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ntity </w:t>
        </w:r>
      </w:ins>
      <w:r w:rsidR="0076705E" w:rsidRPr="00C779EF">
        <w:rPr>
          <w:rFonts w:cs="Arial"/>
          <w:bCs/>
          <w:sz w:val="24"/>
          <w:szCs w:val="24"/>
          <w:rPrChange w:id="118" w:author="Gen-Chang Hsu" w:date="2024-05-29T13:46:00Z" w16du:dateUtc="2024-05-29T17:46:00Z">
            <w:rPr>
              <w:rFonts w:cs="Arial"/>
              <w:bCs/>
              <w:color w:val="FF0000"/>
              <w:sz w:val="24"/>
              <w:szCs w:val="24"/>
            </w:rPr>
          </w:rPrChange>
        </w:rPr>
        <w:t>trade-off</w:t>
      </w:r>
      <w:del w:id="119" w:author="Gen-Chang Hsu" w:date="2024-05-29T13:37:00Z" w16du:dateUtc="2024-05-29T17:37:00Z">
        <w:r w:rsidR="0076705E" w:rsidRPr="00C779EF" w:rsidDel="002667F1">
          <w:rPr>
            <w:rFonts w:cs="Arial"/>
            <w:bCs/>
            <w:sz w:val="24"/>
            <w:szCs w:val="24"/>
            <w:rPrChange w:id="120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del w:id="121" w:author="Gen-Chang Hsu" w:date="2024-05-29T13:44:00Z" w16du:dateUtc="2024-05-29T17:44:00Z">
        <w:r w:rsidR="0076705E" w:rsidRPr="00C779EF" w:rsidDel="003F43A1">
          <w:rPr>
            <w:rFonts w:cs="Arial"/>
            <w:bCs/>
            <w:sz w:val="24"/>
            <w:szCs w:val="24"/>
            <w:rPrChange w:id="122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between larval </w:delText>
        </w:r>
      </w:del>
      <w:del w:id="123" w:author="Gen-Chang Hsu" w:date="2024-05-29T13:37:00Z" w16du:dateUtc="2024-05-29T17:37:00Z">
        <w:r w:rsidR="0076705E" w:rsidRPr="00C779EF" w:rsidDel="002667F1">
          <w:rPr>
            <w:rFonts w:cs="Arial"/>
            <w:bCs/>
            <w:sz w:val="24"/>
            <w:szCs w:val="24"/>
            <w:rPrChange w:id="124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density and average larval mass</w:delText>
        </w:r>
      </w:del>
      <w:ins w:id="125" w:author="Gen-Chang Hsu" w:date="2024-05-29T13:36:00Z" w16du:dateUtc="2024-05-29T17:36:00Z">
        <w:r w:rsidR="002667F1" w:rsidRPr="00C779EF">
          <w:rPr>
            <w:rFonts w:cs="Arial"/>
            <w:bCs/>
            <w:sz w:val="24"/>
            <w:szCs w:val="24"/>
            <w:rPrChange w:id="126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, with </w:t>
        </w:r>
      </w:ins>
      <w:del w:id="127" w:author="Gen-Chang Hsu" w:date="2024-05-29T13:32:00Z" w16du:dateUtc="2024-05-29T17:32:00Z">
        <w:r w:rsidR="0076705E" w:rsidRPr="00C779EF" w:rsidDel="00B04018">
          <w:rPr>
            <w:rFonts w:cs="Arial"/>
            <w:bCs/>
            <w:sz w:val="24"/>
            <w:szCs w:val="24"/>
            <w:rPrChange w:id="128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across carcass types</w:delText>
        </w:r>
      </w:del>
      <w:del w:id="129" w:author="Gen-Chang Hsu" w:date="2024-05-29T13:36:00Z" w16du:dateUtc="2024-05-29T17:36:00Z">
        <w:r w:rsidR="0076705E" w:rsidRPr="00C779EF" w:rsidDel="002667F1">
          <w:rPr>
            <w:rFonts w:cs="Arial"/>
            <w:bCs/>
            <w:sz w:val="24"/>
            <w:szCs w:val="24"/>
            <w:rPrChange w:id="130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, highlighting the importance of</w:delText>
        </w:r>
        <w:r w:rsidR="00B24147" w:rsidRPr="00C779EF" w:rsidDel="002667F1">
          <w:rPr>
            <w:rFonts w:cs="Arial"/>
            <w:bCs/>
            <w:sz w:val="24"/>
            <w:szCs w:val="24"/>
            <w:rPrChange w:id="131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r w:rsidR="00B24147" w:rsidRPr="00C779EF">
        <w:rPr>
          <w:rFonts w:cs="Arial"/>
          <w:bCs/>
          <w:sz w:val="24"/>
          <w:szCs w:val="24"/>
          <w:rPrChange w:id="132" w:author="Gen-Chang Hsu" w:date="2024-05-29T13:46:00Z" w16du:dateUtc="2024-05-29T17:46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carcass size </w:t>
      </w:r>
      <w:del w:id="133" w:author="Gen-Chang Hsu" w:date="2024-05-29T13:37:00Z" w16du:dateUtc="2024-05-29T17:37:00Z">
        <w:r w:rsidR="00B24147" w:rsidRPr="00C779EF" w:rsidDel="002667F1">
          <w:rPr>
            <w:rFonts w:cs="Arial"/>
            <w:bCs/>
            <w:sz w:val="24"/>
            <w:szCs w:val="24"/>
            <w:rPrChange w:id="134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in </w:delText>
        </w:r>
      </w:del>
      <w:r w:rsidR="00B24147" w:rsidRPr="00C779EF">
        <w:rPr>
          <w:rFonts w:cs="Arial"/>
          <w:bCs/>
          <w:sz w:val="24"/>
          <w:szCs w:val="24"/>
          <w:rPrChange w:id="135" w:author="Gen-Chang Hsu" w:date="2024-05-29T13:46:00Z" w16du:dateUtc="2024-05-29T17:46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shaping </w:t>
      </w:r>
      <w:ins w:id="136" w:author="Gen-Chang Hsu" w:date="2024-05-29T13:37:00Z" w16du:dateUtc="2024-05-29T17:37:00Z">
        <w:r w:rsidR="002667F1" w:rsidRPr="00C779EF">
          <w:rPr>
            <w:rFonts w:cs="Arial"/>
            <w:bCs/>
            <w:sz w:val="24"/>
            <w:szCs w:val="24"/>
            <w:rPrChange w:id="137" w:author="Gen-Chang Hsu" w:date="2024-05-29T13:46:00Z" w16du:dateUtc="2024-05-29T17:4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the </w:t>
        </w:r>
      </w:ins>
      <w:r w:rsidR="00B24147" w:rsidRPr="00C779EF">
        <w:rPr>
          <w:rFonts w:cs="Arial"/>
          <w:bCs/>
          <w:sz w:val="24"/>
          <w:szCs w:val="24"/>
          <w:rPrChange w:id="138" w:author="Gen-Chang Hsu" w:date="2024-05-29T13:46:00Z" w16du:dateUtc="2024-05-29T17:46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larval life history </w:t>
      </w:r>
      <w:r w:rsidR="00B24147" w:rsidRPr="00A3220F">
        <w:rPr>
          <w:rFonts w:cs="Arial"/>
          <w:bCs/>
          <w:sz w:val="24"/>
          <w:szCs w:val="24"/>
          <w:rPrChange w:id="139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>traits.</w:t>
      </w:r>
      <w:ins w:id="140" w:author="Gen-Chang Hsu" w:date="2024-05-29T13:51:00Z" w16du:dateUtc="2024-05-29T17:51:00Z">
        <w:r w:rsidR="00A3220F" w:rsidRPr="00A3220F">
          <w:rPr>
            <w:rFonts w:cs="Arial"/>
            <w:bCs/>
            <w:sz w:val="24"/>
            <w:szCs w:val="24"/>
          </w:rPr>
          <w:t xml:space="preserve"> </w:t>
        </w:r>
      </w:ins>
      <w:del w:id="141" w:author="Gen-Chang Hsu" w:date="2024-05-29T13:37:00Z" w16du:dateUtc="2024-05-29T17:37:00Z">
        <w:r w:rsidR="00B24147" w:rsidRPr="00A3220F" w:rsidDel="002667F1">
          <w:rPr>
            <w:rFonts w:cs="Arial"/>
            <w:bCs/>
            <w:sz w:val="24"/>
            <w:szCs w:val="24"/>
            <w:rPrChange w:id="142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r w:rsidR="0076705E" w:rsidRPr="00A3220F">
        <w:rPr>
          <w:rFonts w:cs="Arial"/>
          <w:bCs/>
          <w:sz w:val="24"/>
          <w:szCs w:val="24"/>
          <w:rPrChange w:id="143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>Importantly, our study provides solid evidenc</w:t>
      </w:r>
      <w:ins w:id="144" w:author="Gen-Chang Hsu" w:date="2024-05-29T13:50:00Z" w16du:dateUtc="2024-05-29T17:50:00Z">
        <w:r w:rsidR="00A3220F" w:rsidRPr="00A3220F">
          <w:rPr>
            <w:rFonts w:cs="Arial"/>
            <w:bCs/>
            <w:sz w:val="24"/>
            <w:szCs w:val="24"/>
            <w:rPrChange w:id="145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e</w:t>
        </w:r>
      </w:ins>
      <w:del w:id="146" w:author="Gen-Chang Hsu" w:date="2024-05-29T13:50:00Z" w16du:dateUtc="2024-05-29T17:50:00Z">
        <w:r w:rsidR="0076705E" w:rsidRPr="00A3220F" w:rsidDel="00A3220F">
          <w:rPr>
            <w:rFonts w:cs="Arial"/>
            <w:bCs/>
            <w:sz w:val="24"/>
            <w:szCs w:val="24"/>
            <w:rPrChange w:id="147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e</w:delText>
        </w:r>
      </w:del>
      <w:ins w:id="148" w:author="Gen-Chang Hsu" w:date="2024-05-29T13:50:00Z" w16du:dateUtc="2024-05-29T17:50:00Z">
        <w:r w:rsidR="00A3220F" w:rsidRPr="00A3220F">
          <w:rPr>
            <w:rFonts w:cs="Arial"/>
            <w:bCs/>
            <w:sz w:val="24"/>
            <w:szCs w:val="24"/>
            <w:rPrChange w:id="149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 </w:t>
        </w:r>
      </w:ins>
      <w:del w:id="150" w:author="Gen-Chang Hsu" w:date="2024-05-29T13:50:00Z" w16du:dateUtc="2024-05-29T17:50:00Z">
        <w:r w:rsidR="0076705E" w:rsidRPr="00A3220F" w:rsidDel="00A3220F">
          <w:rPr>
            <w:rFonts w:cs="Arial"/>
            <w:bCs/>
            <w:sz w:val="24"/>
            <w:szCs w:val="24"/>
            <w:rPrChange w:id="151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del w:id="152" w:author="Gen-Chang Hsu" w:date="2024-05-29T13:49:00Z" w16du:dateUtc="2024-05-29T17:49:00Z">
        <w:r w:rsidR="0076705E" w:rsidRPr="00A3220F" w:rsidDel="00A3220F">
          <w:rPr>
            <w:rFonts w:cs="Arial"/>
            <w:bCs/>
            <w:sz w:val="24"/>
            <w:szCs w:val="24"/>
            <w:rPrChange w:id="153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that lab and wild carcasses yield </w:delText>
        </w:r>
      </w:del>
      <w:del w:id="154" w:author="Gen-Chang Hsu" w:date="2024-05-29T13:33:00Z" w16du:dateUtc="2024-05-29T17:33:00Z">
        <w:r w:rsidR="0076705E" w:rsidRPr="00A3220F" w:rsidDel="00B04018">
          <w:rPr>
            <w:rFonts w:cs="Arial"/>
            <w:bCs/>
            <w:sz w:val="24"/>
            <w:szCs w:val="24"/>
            <w:rPrChange w:id="155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consistent </w:delText>
        </w:r>
      </w:del>
      <w:del w:id="156" w:author="Gen-Chang Hsu" w:date="2024-05-29T13:40:00Z" w16du:dateUtc="2024-05-29T17:40:00Z">
        <w:r w:rsidR="0076705E" w:rsidRPr="00A3220F" w:rsidDel="00F30851">
          <w:rPr>
            <w:rFonts w:cs="Arial"/>
            <w:bCs/>
            <w:sz w:val="24"/>
            <w:szCs w:val="24"/>
            <w:rPrChange w:id="157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results</w:delText>
        </w:r>
      </w:del>
      <w:del w:id="158" w:author="Gen-Chang Hsu" w:date="2024-05-29T13:49:00Z" w16du:dateUtc="2024-05-29T17:49:00Z">
        <w:r w:rsidR="0076705E" w:rsidRPr="00A3220F" w:rsidDel="00A3220F">
          <w:rPr>
            <w:rFonts w:cs="Arial"/>
            <w:bCs/>
            <w:sz w:val="24"/>
            <w:szCs w:val="24"/>
            <w:rPrChange w:id="159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, </w:delText>
        </w:r>
      </w:del>
      <w:r w:rsidR="0076705E" w:rsidRPr="00A3220F">
        <w:rPr>
          <w:rFonts w:cs="Arial"/>
          <w:bCs/>
          <w:sz w:val="24"/>
          <w:szCs w:val="24"/>
          <w:rPrChange w:id="160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>validat</w:t>
      </w:r>
      <w:ins w:id="161" w:author="Gen-Chang Hsu" w:date="2024-05-29T13:50:00Z" w16du:dateUtc="2024-05-29T17:50:00Z">
        <w:r w:rsidR="00A3220F" w:rsidRPr="00A3220F">
          <w:rPr>
            <w:rFonts w:cs="Arial"/>
            <w:bCs/>
            <w:sz w:val="24"/>
            <w:szCs w:val="24"/>
            <w:rPrChange w:id="162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ing</w:t>
        </w:r>
      </w:ins>
      <w:del w:id="163" w:author="Gen-Chang Hsu" w:date="2024-05-29T13:50:00Z" w16du:dateUtc="2024-05-29T17:50:00Z">
        <w:r w:rsidR="0076705E" w:rsidRPr="00A3220F" w:rsidDel="00A3220F">
          <w:rPr>
            <w:rFonts w:cs="Arial"/>
            <w:bCs/>
            <w:sz w:val="24"/>
            <w:szCs w:val="24"/>
            <w:rPrChange w:id="164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ing</w:delText>
        </w:r>
      </w:del>
      <w:r w:rsidR="0076705E" w:rsidRPr="00A3220F">
        <w:rPr>
          <w:rFonts w:cs="Arial"/>
          <w:bCs/>
          <w:sz w:val="24"/>
          <w:szCs w:val="24"/>
          <w:rPrChange w:id="165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decades of research using </w:t>
      </w:r>
      <w:del w:id="166" w:author="Gen-Chang Hsu" w:date="2024-05-29T13:33:00Z" w16du:dateUtc="2024-05-29T17:33:00Z">
        <w:r w:rsidR="000F2A25" w:rsidRPr="00A3220F" w:rsidDel="00B04018">
          <w:rPr>
            <w:rFonts w:cs="Arial"/>
            <w:bCs/>
            <w:sz w:val="24"/>
            <w:szCs w:val="24"/>
            <w:rPrChange w:id="167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conventional</w:delText>
        </w:r>
        <w:r w:rsidR="0076705E" w:rsidRPr="00A3220F" w:rsidDel="00B04018">
          <w:rPr>
            <w:rFonts w:cs="Arial"/>
            <w:bCs/>
            <w:sz w:val="24"/>
            <w:szCs w:val="24"/>
            <w:rPrChange w:id="168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 xml:space="preserve"> </w:delText>
        </w:r>
      </w:del>
      <w:ins w:id="169" w:author="Gen-Chang Hsu" w:date="2024-05-29T13:33:00Z" w16du:dateUtc="2024-05-29T17:33:00Z">
        <w:r w:rsidR="00B04018" w:rsidRPr="00A3220F">
          <w:rPr>
            <w:rFonts w:cs="Arial"/>
            <w:bCs/>
            <w:sz w:val="24"/>
            <w:szCs w:val="24"/>
            <w:rPrChange w:id="170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lab </w:t>
        </w:r>
      </w:ins>
      <w:r w:rsidR="0076705E" w:rsidRPr="00A3220F">
        <w:rPr>
          <w:rFonts w:cs="Arial"/>
          <w:bCs/>
          <w:sz w:val="24"/>
          <w:szCs w:val="24"/>
          <w:rPrChange w:id="171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carcasses </w:t>
      </w:r>
      <w:r w:rsidR="00B24147" w:rsidRPr="00A3220F">
        <w:rPr>
          <w:rFonts w:cs="Arial"/>
          <w:bCs/>
          <w:sz w:val="24"/>
          <w:szCs w:val="24"/>
          <w:rPrChange w:id="172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to </w:t>
      </w:r>
      <w:r w:rsidR="0076705E" w:rsidRPr="00A3220F">
        <w:rPr>
          <w:rFonts w:cs="Arial"/>
          <w:bCs/>
          <w:sz w:val="24"/>
          <w:szCs w:val="24"/>
          <w:rPrChange w:id="173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study the </w:t>
      </w:r>
      <w:del w:id="174" w:author="Gen-Chang Hsu" w:date="2024-05-28T22:46:00Z" w16du:dateUtc="2024-05-29T02:46:00Z">
        <w:r w:rsidR="0076705E" w:rsidRPr="00A3220F" w:rsidDel="00B263E1">
          <w:rPr>
            <w:rFonts w:cs="Arial"/>
            <w:bCs/>
            <w:sz w:val="24"/>
            <w:szCs w:val="24"/>
            <w:rPrChange w:id="175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delText>ecology and evolution</w:delText>
        </w:r>
      </w:del>
      <w:ins w:id="176" w:author="Gen-Chang Hsu" w:date="2024-05-28T22:47:00Z" w16du:dateUtc="2024-05-29T02:47:00Z">
        <w:r w:rsidR="00B263E1" w:rsidRPr="00A3220F">
          <w:rPr>
            <w:rFonts w:cs="Arial"/>
            <w:bCs/>
            <w:sz w:val="24"/>
            <w:szCs w:val="24"/>
            <w:rPrChange w:id="177" w:author="Gen-Chang Hsu" w:date="2024-05-29T13:51:00Z" w16du:dateUtc="2024-05-29T17:5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reproductive ecology</w:t>
        </w:r>
      </w:ins>
      <w:r w:rsidR="0076705E" w:rsidRPr="00A3220F">
        <w:rPr>
          <w:rFonts w:cs="Arial"/>
          <w:bCs/>
          <w:sz w:val="24"/>
          <w:szCs w:val="24"/>
          <w:rPrChange w:id="178" w:author="Gen-Chang Hsu" w:date="2024-05-29T13:51:00Z" w16du:dateUtc="2024-05-29T17:51:00Z">
            <w:rPr>
              <w:rFonts w:cs="Arial"/>
              <w:bCs/>
              <w:color w:val="FF0000"/>
              <w:sz w:val="24"/>
              <w:szCs w:val="24"/>
            </w:rPr>
          </w:rPrChange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693C1FCD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D61AFA" w:rsidRPr="00532ED2">
        <w:rPr>
          <w:rFonts w:cs="Arial"/>
          <w:bCs/>
          <w:sz w:val="24"/>
          <w:szCs w:val="24"/>
        </w:rPr>
        <w:t xml:space="preserve"> </w:t>
      </w:r>
      <w:r w:rsidRPr="00532ED2">
        <w:rPr>
          <w:rFonts w:cs="Arial"/>
          <w:bCs/>
          <w:sz w:val="24"/>
          <w:szCs w:val="24"/>
        </w:rPr>
        <w:t xml:space="preserve">We </w:t>
      </w:r>
      <w:del w:id="179" w:author="Gen-Chang Hsu" w:date="2024-05-25T15:14:00Z" w16du:dateUtc="2024-05-25T19:14:00Z">
        <w:r w:rsidR="00DE3151" w:rsidDel="004E1920">
          <w:rPr>
            <w:rFonts w:cs="Arial"/>
            <w:bCs/>
            <w:sz w:val="24"/>
            <w:szCs w:val="24"/>
          </w:rPr>
          <w:delText xml:space="preserve">applied a sibship design to </w:delText>
        </w:r>
      </w:del>
      <w:r w:rsidRPr="00532ED2">
        <w:rPr>
          <w:rFonts w:cs="Arial"/>
          <w:bCs/>
          <w:sz w:val="24"/>
          <w:szCs w:val="24"/>
        </w:rPr>
        <w:t>pair</w:t>
      </w:r>
      <w:ins w:id="180" w:author="Gen-Chang Hsu" w:date="2024-05-25T15:14:00Z" w16du:dateUtc="2024-05-25T19:14:00Z">
        <w:r w:rsidR="004E1920">
          <w:rPr>
            <w:rFonts w:cs="Arial"/>
            <w:bCs/>
            <w:sz w:val="24"/>
            <w:szCs w:val="24"/>
          </w:rPr>
          <w:t>ed</w:t>
        </w:r>
      </w:ins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ins w:id="181" w:author="Gen-Chang Hsu" w:date="2024-05-25T15:15:00Z" w16du:dateUtc="2024-05-25T19:15:00Z">
        <w:r w:rsidR="004E1920">
          <w:rPr>
            <w:rFonts w:cs="Arial"/>
            <w:bCs/>
            <w:sz w:val="24"/>
            <w:szCs w:val="24"/>
          </w:rPr>
          <w:t xml:space="preserve">measured </w:t>
        </w:r>
      </w:ins>
      <w:ins w:id="182" w:author="Gen-Chang Hsu" w:date="2024-05-25T15:14:00Z" w16du:dateUtc="2024-05-25T19:14:00Z">
        <w:r w:rsidR="004E1920" w:rsidRPr="004E1920">
          <w:rPr>
            <w:rFonts w:cs="Arial"/>
            <w:bCs/>
            <w:sz w:val="24"/>
            <w:szCs w:val="24"/>
          </w:rPr>
          <w:t>to the nearest 0.1</w:t>
        </w:r>
      </w:ins>
      <w:ins w:id="183" w:author="Gen-Chang Hsu" w:date="2024-05-25T15:15:00Z" w16du:dateUtc="2024-05-25T19:15:00Z">
        <w:r w:rsidR="004E1920">
          <w:rPr>
            <w:rFonts w:cs="Arial"/>
            <w:bCs/>
            <w:sz w:val="24"/>
            <w:szCs w:val="24"/>
          </w:rPr>
          <w:t xml:space="preserve"> </w:t>
        </w:r>
      </w:ins>
      <w:ins w:id="184" w:author="Gen-Chang Hsu" w:date="2024-05-25T15:14:00Z" w16du:dateUtc="2024-05-25T19:14:00Z">
        <w:r w:rsidR="004E1920" w:rsidRPr="004E1920">
          <w:rPr>
            <w:rFonts w:cs="Arial"/>
            <w:bCs/>
            <w:sz w:val="24"/>
            <w:szCs w:val="24"/>
          </w:rPr>
          <w:t xml:space="preserve">g </w:t>
        </w:r>
      </w:ins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del w:id="185" w:author="Gen-Chang Hsu" w:date="2024-05-25T15:16:00Z" w16du:dateUtc="2024-05-25T19:16:00Z">
        <w:r w:rsidR="000A31F2" w:rsidRPr="004E1920" w:rsidDel="004E1920">
          <w:rPr>
            <w:rFonts w:cs="Arial"/>
            <w:bCs/>
            <w:sz w:val="24"/>
            <w:szCs w:val="24"/>
          </w:rPr>
          <w:delText>;</w:delText>
        </w:r>
      </w:del>
      <w:del w:id="186" w:author="Gen-Chang Hsu" w:date="2024-05-25T15:14:00Z" w16du:dateUtc="2024-05-25T19:14:00Z">
        <w:r w:rsidR="000A31F2" w:rsidRPr="004E1920" w:rsidDel="004E1920">
          <w:rPr>
            <w:rFonts w:cs="Arial"/>
            <w:bCs/>
            <w:sz w:val="24"/>
            <w:szCs w:val="24"/>
          </w:rPr>
          <w:delText xml:space="preserve"> </w:delText>
        </w:r>
        <w:r w:rsidR="00D651D4" w:rsidRPr="004E1920" w:rsidDel="004E1920">
          <w:rPr>
            <w:rFonts w:cs="Arial"/>
            <w:bCs/>
            <w:sz w:val="24"/>
            <w:szCs w:val="24"/>
          </w:rPr>
          <w:delText>to the nearest 0.01g</w:delText>
        </w:r>
      </w:del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ins w:id="187" w:author="Gen-Chang Hsu" w:date="2024-05-25T15:15:00Z" w16du:dateUtc="2024-05-25T19:15:00Z">
        <w:r w:rsidR="004E1920">
          <w:rPr>
            <w:rFonts w:cs="Arial"/>
            <w:bCs/>
            <w:sz w:val="24"/>
            <w:szCs w:val="24"/>
          </w:rPr>
          <w:t xml:space="preserve"> applied a sibship design </w:t>
        </w:r>
      </w:ins>
      <w:ins w:id="188" w:author="Gen-Chang Hsu" w:date="2024-05-25T15:19:00Z" w16du:dateUtc="2024-05-25T19:19:00Z">
        <w:r w:rsidR="004E1920">
          <w:rPr>
            <w:rFonts w:cs="Arial"/>
            <w:bCs/>
            <w:sz w:val="24"/>
            <w:szCs w:val="24"/>
          </w:rPr>
          <w:t xml:space="preserve">where the two males and </w:t>
        </w:r>
      </w:ins>
      <w:ins w:id="189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 xml:space="preserve">the </w:t>
        </w:r>
      </w:ins>
      <w:ins w:id="190" w:author="Gen-Chang Hsu" w:date="2024-05-25T15:19:00Z" w16du:dateUtc="2024-05-25T19:19:00Z">
        <w:r w:rsidR="004E1920">
          <w:rPr>
            <w:rFonts w:cs="Arial"/>
            <w:bCs/>
            <w:sz w:val="24"/>
            <w:szCs w:val="24"/>
          </w:rPr>
          <w:t xml:space="preserve">two females used in </w:t>
        </w:r>
        <w:r w:rsidR="004E1920" w:rsidRPr="00532ED2">
          <w:rPr>
            <w:rFonts w:cs="Arial"/>
            <w:bCs/>
            <w:sz w:val="24"/>
            <w:szCs w:val="24"/>
          </w:rPr>
          <w:t xml:space="preserve">each lab-wild carcass </w:t>
        </w:r>
      </w:ins>
      <w:del w:id="191" w:author="Gen-Chang Hsu" w:date="2024-05-25T15:20:00Z" w16du:dateUtc="2024-05-25T19:20:00Z">
        <w:r w:rsidR="001C22F0" w:rsidRPr="004E1920" w:rsidDel="004E1920">
          <w:rPr>
            <w:rFonts w:cs="Arial"/>
            <w:bCs/>
            <w:sz w:val="24"/>
            <w:szCs w:val="24"/>
          </w:rPr>
          <w:delText xml:space="preserve"> </w:delText>
        </w:r>
        <w:r w:rsidR="00D61AFA" w:rsidRPr="00532ED2" w:rsidDel="004E1920">
          <w:rPr>
            <w:rFonts w:cs="Arial"/>
            <w:bCs/>
            <w:sz w:val="24"/>
            <w:szCs w:val="24"/>
          </w:rPr>
          <w:delText>us</w:delText>
        </w:r>
      </w:del>
      <w:del w:id="192" w:author="Gen-Chang Hsu" w:date="2024-05-25T15:15:00Z" w16du:dateUtc="2024-05-25T19:15:00Z">
        <w:r w:rsidR="00D61AFA" w:rsidRPr="00532ED2" w:rsidDel="004E1920">
          <w:rPr>
            <w:rFonts w:cs="Arial"/>
            <w:bCs/>
            <w:sz w:val="24"/>
            <w:szCs w:val="24"/>
          </w:rPr>
          <w:delText>ed</w:delText>
        </w:r>
      </w:del>
      <w:del w:id="193" w:author="Gen-Chang Hsu" w:date="2024-05-25T15:20:00Z" w16du:dateUtc="2024-05-25T19:20:00Z">
        <w:r w:rsidR="00D61AFA" w:rsidRPr="00532ED2" w:rsidDel="004E1920">
          <w:rPr>
            <w:rFonts w:cs="Arial"/>
            <w:bCs/>
            <w:sz w:val="24"/>
            <w:szCs w:val="24"/>
          </w:rPr>
          <w:delText xml:space="preserve"> </w:delText>
        </w:r>
        <w:r w:rsidR="001C22F0" w:rsidRPr="00532ED2" w:rsidDel="004E1920">
          <w:rPr>
            <w:rFonts w:cs="Arial"/>
            <w:bCs/>
            <w:sz w:val="24"/>
            <w:szCs w:val="24"/>
          </w:rPr>
          <w:delText>the males and females</w:delText>
        </w:r>
        <w:r w:rsidR="00DE3151" w:rsidDel="004E1920">
          <w:rPr>
            <w:rFonts w:cs="Arial"/>
            <w:bCs/>
            <w:sz w:val="24"/>
            <w:szCs w:val="24"/>
          </w:rPr>
          <w:delText xml:space="preserve"> each</w:delText>
        </w:r>
        <w:r w:rsidR="001C22F0" w:rsidRPr="00532ED2" w:rsidDel="004E1920">
          <w:rPr>
            <w:rFonts w:cs="Arial"/>
            <w:bCs/>
            <w:sz w:val="24"/>
            <w:szCs w:val="24"/>
          </w:rPr>
          <w:delText xml:space="preserve"> </w:delText>
        </w:r>
      </w:del>
      <w:ins w:id="194" w:author="Gen-Chang Hsu" w:date="2024-05-25T15:20:00Z" w16du:dateUtc="2024-05-25T19:20:00Z">
        <w:r w:rsidR="004E1920">
          <w:rPr>
            <w:rFonts w:cs="Arial"/>
            <w:bCs/>
            <w:sz w:val="24"/>
            <w:szCs w:val="24"/>
          </w:rPr>
          <w:t xml:space="preserve">were </w:t>
        </w:r>
      </w:ins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del w:id="195" w:author="Gen-Chang Hsu" w:date="2024-05-25T15:19:00Z" w16du:dateUtc="2024-05-25T19:19:00Z">
        <w:r w:rsidR="001C22F0" w:rsidRPr="00532ED2" w:rsidDel="004E1920">
          <w:rPr>
            <w:rFonts w:cs="Arial"/>
            <w:bCs/>
            <w:sz w:val="24"/>
            <w:szCs w:val="24"/>
          </w:rPr>
          <w:delText>for each lab-wild carcass pair</w:delText>
        </w:r>
        <w:r w:rsidR="00B83B98" w:rsidRPr="00532ED2" w:rsidDel="004E1920">
          <w:rPr>
            <w:rFonts w:cs="Arial"/>
            <w:bCs/>
            <w:sz w:val="24"/>
            <w:szCs w:val="24"/>
          </w:rPr>
          <w:delText xml:space="preserve"> </w:delText>
        </w:r>
      </w:del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ins w:id="196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 xml:space="preserve"> (</w:t>
        </w:r>
      </w:ins>
      <w:del w:id="197" w:author="Gen-Chang Hsu" w:date="2024-05-25T15:21:00Z" w16du:dateUtc="2024-05-25T19:21:00Z">
        <w:r w:rsidR="00D61AFA" w:rsidRPr="00EE2F42" w:rsidDel="004E1920">
          <w:rPr>
            <w:rFonts w:cs="Arial"/>
            <w:bCs/>
            <w:sz w:val="24"/>
            <w:szCs w:val="24"/>
          </w:rPr>
          <w:delText>.</w:delText>
        </w:r>
        <w:r w:rsidR="00DE3151" w:rsidDel="004E1920">
          <w:rPr>
            <w:rFonts w:cs="Arial"/>
            <w:bCs/>
            <w:sz w:val="24"/>
            <w:szCs w:val="24"/>
          </w:rPr>
          <w:delText xml:space="preserve"> </w:delText>
        </w:r>
      </w:del>
      <w:ins w:id="198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t</w:t>
        </w:r>
      </w:ins>
      <w:del w:id="199" w:author="Gen-Chang Hsu" w:date="2024-05-25T15:21:00Z" w16du:dateUtc="2024-05-25T19:21:00Z">
        <w:r w:rsidR="00DE3151" w:rsidDel="004E1920">
          <w:rPr>
            <w:rFonts w:cs="Arial"/>
            <w:bCs/>
            <w:sz w:val="24"/>
            <w:szCs w:val="24"/>
          </w:rPr>
          <w:delText>T</w:delText>
        </w:r>
      </w:del>
      <w:r w:rsidR="00DE3151">
        <w:rPr>
          <w:rFonts w:cs="Arial"/>
          <w:bCs/>
          <w:sz w:val="24"/>
          <w:szCs w:val="24"/>
        </w:rPr>
        <w:t>he male</w:t>
      </w:r>
      <w:ins w:id="200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s</w:t>
        </w:r>
      </w:ins>
      <w:r w:rsidR="00DE3151">
        <w:rPr>
          <w:rFonts w:cs="Arial"/>
          <w:bCs/>
          <w:sz w:val="24"/>
          <w:szCs w:val="24"/>
        </w:rPr>
        <w:t xml:space="preserve"> and female</w:t>
      </w:r>
      <w:ins w:id="201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s</w:t>
        </w:r>
      </w:ins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ins w:id="202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)</w:t>
        </w:r>
      </w:ins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ins w:id="203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 xml:space="preserve"> (</w:t>
        </w:r>
      </w:ins>
      <w:del w:id="204" w:author="Gen-Chang Hsu" w:date="2024-05-25T15:22:00Z" w16du:dateUtc="2024-05-25T19:22:00Z">
        <w:r w:rsidR="00ED7D99" w:rsidRPr="00CD197E" w:rsidDel="004E1920">
          <w:rPr>
            <w:rFonts w:cs="Arial"/>
            <w:bCs/>
            <w:sz w:val="24"/>
            <w:szCs w:val="24"/>
          </w:rPr>
          <w:delText>.</w:delText>
        </w:r>
      </w:del>
      <w:ins w:id="205" w:author="Syuan-Jyun Sun" w:date="2024-05-24T14:18:00Z">
        <w:del w:id="206" w:author="Gen-Chang Hsu" w:date="2024-05-25T15:22:00Z" w16du:dateUtc="2024-05-25T19:22:00Z">
          <w:r w:rsidR="007D48BE" w:rsidDel="004E1920">
            <w:rPr>
              <w:rFonts w:cs="Arial"/>
              <w:bCs/>
              <w:sz w:val="24"/>
              <w:szCs w:val="24"/>
            </w:rPr>
            <w:delText xml:space="preserve"> There were </w:delText>
          </w:r>
        </w:del>
      </w:ins>
      <w:ins w:id="207" w:author="Gen-Chang Hsu" w:date="2024-05-25T15:25:00Z" w16du:dateUtc="2024-05-25T19:25:00Z">
        <w:r w:rsidR="006C5777">
          <w:rPr>
            <w:rFonts w:cs="Arial"/>
            <w:bCs/>
            <w:sz w:val="24"/>
            <w:szCs w:val="24"/>
          </w:rPr>
          <w:t>14</w:t>
        </w:r>
      </w:ins>
      <w:ins w:id="208" w:author="Syuan-Jyun Sun" w:date="2024-05-24T14:18:00Z">
        <w:del w:id="209" w:author="Gen-Chang Hsu" w:date="2024-05-25T15:25:00Z" w16du:dateUtc="2024-05-25T19:25:00Z">
          <w:r w:rsidR="007D48BE" w:rsidDel="006C5777">
            <w:rPr>
              <w:rFonts w:cs="Arial"/>
              <w:bCs/>
              <w:sz w:val="24"/>
              <w:szCs w:val="24"/>
            </w:rPr>
            <w:delText>x</w:delText>
          </w:r>
        </w:del>
      </w:ins>
      <w:ins w:id="210" w:author="Syuan-Jyun Sun" w:date="2024-05-24T14:20:00Z">
        <w:r w:rsidR="007D48BE">
          <w:rPr>
            <w:rFonts w:cs="Arial"/>
            <w:bCs/>
            <w:sz w:val="24"/>
            <w:szCs w:val="24"/>
          </w:rPr>
          <w:t xml:space="preserve">, </w:t>
        </w:r>
      </w:ins>
      <w:ins w:id="211" w:author="Gen-Chang Hsu" w:date="2024-05-25T15:25:00Z" w16du:dateUtc="2024-05-25T19:25:00Z">
        <w:r w:rsidR="006C5777">
          <w:rPr>
            <w:rFonts w:cs="Arial"/>
            <w:bCs/>
            <w:sz w:val="24"/>
            <w:szCs w:val="24"/>
          </w:rPr>
          <w:t>76</w:t>
        </w:r>
      </w:ins>
      <w:ins w:id="212" w:author="Syuan-Jyun Sun" w:date="2024-05-24T14:20:00Z">
        <w:del w:id="213" w:author="Gen-Chang Hsu" w:date="2024-05-25T15:25:00Z" w16du:dateUtc="2024-05-25T19:25:00Z">
          <w:r w:rsidR="007D48BE" w:rsidDel="006C5777">
            <w:rPr>
              <w:rFonts w:cs="Arial"/>
              <w:bCs/>
              <w:sz w:val="24"/>
              <w:szCs w:val="24"/>
            </w:rPr>
            <w:delText>y</w:delText>
          </w:r>
        </w:del>
        <w:r w:rsidR="007D48BE">
          <w:rPr>
            <w:rFonts w:cs="Arial"/>
            <w:bCs/>
            <w:sz w:val="24"/>
            <w:szCs w:val="24"/>
          </w:rPr>
          <w:t xml:space="preserve">, </w:t>
        </w:r>
      </w:ins>
      <w:ins w:id="214" w:author="Gen-Chang Hsu" w:date="2024-05-29T13:48:00Z" w16du:dateUtc="2024-05-29T17:48:00Z">
        <w:r w:rsidR="00CF618B">
          <w:rPr>
            <w:rFonts w:cs="Arial"/>
            <w:bCs/>
            <w:sz w:val="24"/>
            <w:szCs w:val="24"/>
          </w:rPr>
          <w:t xml:space="preserve">and </w:t>
        </w:r>
      </w:ins>
      <w:ins w:id="215" w:author="Gen-Chang Hsu" w:date="2024-05-25T15:25:00Z" w16du:dateUtc="2024-05-25T19:25:00Z">
        <w:r w:rsidR="006C5777">
          <w:rPr>
            <w:rFonts w:cs="Arial"/>
            <w:bCs/>
            <w:sz w:val="24"/>
            <w:szCs w:val="24"/>
          </w:rPr>
          <w:t>31</w:t>
        </w:r>
      </w:ins>
      <w:ins w:id="216" w:author="Syuan-Jyun Sun" w:date="2024-05-24T14:20:00Z">
        <w:del w:id="217" w:author="Gen-Chang Hsu" w:date="2024-05-25T15:25:00Z" w16du:dateUtc="2024-05-25T19:25:00Z">
          <w:r w:rsidR="007D48BE" w:rsidDel="006C5777">
            <w:rPr>
              <w:rFonts w:cs="Arial"/>
              <w:bCs/>
              <w:sz w:val="24"/>
              <w:szCs w:val="24"/>
            </w:rPr>
            <w:delText>z</w:delText>
          </w:r>
        </w:del>
        <w:r w:rsidR="007D48BE">
          <w:rPr>
            <w:rFonts w:cs="Arial"/>
            <w:bCs/>
            <w:sz w:val="24"/>
            <w:szCs w:val="24"/>
          </w:rPr>
          <w:t xml:space="preserve"> </w:t>
        </w:r>
      </w:ins>
      <w:ins w:id="218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>wild</w:t>
        </w:r>
      </w:ins>
      <w:ins w:id="219" w:author="Syuan-Jyun Sun" w:date="2024-05-24T14:20:00Z">
        <w:del w:id="220" w:author="Gen-Chang Hsu" w:date="2024-05-25T15:22:00Z" w16du:dateUtc="2024-05-25T19:22:00Z">
          <w:r w:rsidR="007D48BE" w:rsidDel="004E1920">
            <w:rPr>
              <w:rFonts w:cs="Arial"/>
              <w:bCs/>
              <w:sz w:val="24"/>
              <w:szCs w:val="24"/>
            </w:rPr>
            <w:delText>carcasses of</w:delText>
          </w:r>
        </w:del>
        <w:r w:rsidR="007D48BE">
          <w:rPr>
            <w:rFonts w:cs="Arial"/>
            <w:bCs/>
            <w:sz w:val="24"/>
            <w:szCs w:val="24"/>
          </w:rPr>
          <w:t xml:space="preserve"> mamma</w:t>
        </w:r>
      </w:ins>
      <w:ins w:id="221" w:author="Syuan-Jyun Sun" w:date="2024-05-24T14:21:00Z">
        <w:r w:rsidR="007D48BE">
          <w:rPr>
            <w:rFonts w:cs="Arial"/>
            <w:bCs/>
            <w:sz w:val="24"/>
            <w:szCs w:val="24"/>
          </w:rPr>
          <w:t>l, bird, and reptile</w:t>
        </w:r>
      </w:ins>
      <w:ins w:id="222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 xml:space="preserve"> carcasses</w:t>
        </w:r>
      </w:ins>
      <w:ins w:id="223" w:author="Syuan-Jyun Sun" w:date="2024-05-24T14:21:00Z">
        <w:del w:id="224" w:author="Gen-Chang Hsu" w:date="2024-05-25T15:22:00Z" w16du:dateUtc="2024-05-25T19:22:00Z">
          <w:r w:rsidR="007D48BE" w:rsidDel="004E1920">
            <w:rPr>
              <w:rFonts w:cs="Arial"/>
              <w:bCs/>
              <w:sz w:val="24"/>
              <w:szCs w:val="24"/>
            </w:rPr>
            <w:delText>, respectively</w:delText>
          </w:r>
        </w:del>
      </w:ins>
      <w:ins w:id="225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>)</w:t>
        </w:r>
      </w:ins>
      <w:ins w:id="226" w:author="Syuan-Jyun Sun" w:date="2024-05-24T14:21:00Z">
        <w:r w:rsidR="007D48BE">
          <w:rPr>
            <w:rFonts w:cs="Arial"/>
            <w:bCs/>
            <w:sz w:val="24"/>
            <w:szCs w:val="24"/>
          </w:rPr>
          <w:t>.</w:t>
        </w:r>
      </w:ins>
    </w:p>
    <w:p w14:paraId="58188ED5" w14:textId="387815BB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lastRenderedPageBreak/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ins w:id="227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 xml:space="preserve"> </w:t>
        </w:r>
      </w:ins>
      <w:ins w:id="228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while</w:t>
        </w:r>
      </w:ins>
      <w:ins w:id="229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 xml:space="preserve"> </w:t>
        </w:r>
      </w:ins>
      <w:del w:id="230" w:author="Gen-Chang Hsu" w:date="2024-05-25T15:26:00Z" w16du:dateUtc="2024-05-25T19:26:00Z">
        <w:r w:rsidR="00EA20A9" w:rsidRPr="00CD197E" w:rsidDel="0076637C">
          <w:rPr>
            <w:rFonts w:cs="Arial"/>
            <w:bCs/>
            <w:sz w:val="24"/>
            <w:szCs w:val="24"/>
          </w:rPr>
          <w:delText xml:space="preserve">. </w:delText>
        </w:r>
      </w:del>
      <w:ins w:id="231" w:author="Syuan-Jyun Sun [2]" w:date="2024-05-23T15:16:00Z">
        <w:del w:id="232" w:author="Gen-Chang Hsu" w:date="2024-05-25T15:26:00Z" w16du:dateUtc="2024-05-25T19:26:00Z">
          <w:r w:rsidR="00394CC1" w:rsidDel="0076637C">
            <w:rPr>
              <w:rFonts w:cs="Arial"/>
              <w:bCs/>
              <w:sz w:val="24"/>
              <w:szCs w:val="24"/>
            </w:rPr>
            <w:delText>This estimation of clutch size is also highly accurate</w:delText>
          </w:r>
        </w:del>
      </w:ins>
      <w:ins w:id="233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>provid</w:t>
        </w:r>
      </w:ins>
      <w:ins w:id="234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ing</w:t>
        </w:r>
      </w:ins>
      <w:ins w:id="235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 xml:space="preserve"> an acc</w:t>
        </w:r>
      </w:ins>
      <w:ins w:id="236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urate estimate</w:t>
        </w:r>
      </w:ins>
      <w:ins w:id="237" w:author="Syuan-Jyun Sun [2]" w:date="2024-05-23T15:16:00Z">
        <w:r w:rsidR="00394CC1">
          <w:rPr>
            <w:rFonts w:cs="Arial"/>
            <w:bCs/>
            <w:sz w:val="24"/>
            <w:szCs w:val="24"/>
          </w:rPr>
          <w:t xml:space="preserve"> </w:t>
        </w:r>
        <w:del w:id="238" w:author="Gen-Chang Hsu" w:date="2024-05-25T15:27:00Z" w16du:dateUtc="2024-05-25T19:27:00Z">
          <w:r w:rsidR="00394CC1" w:rsidDel="0076637C">
            <w:rPr>
              <w:rFonts w:cs="Arial"/>
              <w:bCs/>
              <w:sz w:val="24"/>
              <w:szCs w:val="24"/>
            </w:rPr>
            <w:delText>compared to the</w:delText>
          </w:r>
        </w:del>
      </w:ins>
      <w:ins w:id="239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of the</w:t>
        </w:r>
      </w:ins>
      <w:ins w:id="240" w:author="Syuan-Jyun Sun [2]" w:date="2024-05-23T15:16:00Z">
        <w:r w:rsidR="00394CC1">
          <w:rPr>
            <w:rFonts w:cs="Arial"/>
            <w:bCs/>
            <w:sz w:val="24"/>
            <w:szCs w:val="24"/>
          </w:rPr>
          <w:t xml:space="preserve"> exact clutch size (</w:t>
        </w:r>
      </w:ins>
      <w:ins w:id="241" w:author="Syuan-Jyun Sun" w:date="2024-05-24T14:41:00Z">
        <w:r w:rsidR="000E72FB" w:rsidRPr="00B637FA">
          <w:rPr>
            <w:rFonts w:cs="Arial"/>
            <w:bCs/>
            <w:i/>
            <w:iCs/>
            <w:sz w:val="24"/>
            <w:szCs w:val="24"/>
          </w:rPr>
          <w:t>r</w:t>
        </w:r>
        <w:r w:rsidR="000E72FB">
          <w:rPr>
            <w:rFonts w:cs="Arial"/>
            <w:bCs/>
            <w:sz w:val="24"/>
            <w:szCs w:val="24"/>
          </w:rPr>
          <w:t xml:space="preserve"> = 0.94, </w:t>
        </w:r>
        <w:r w:rsidR="000E72FB" w:rsidRPr="00B637FA">
          <w:rPr>
            <w:rFonts w:cs="Arial"/>
            <w:bCs/>
            <w:i/>
            <w:iCs/>
            <w:sz w:val="24"/>
            <w:szCs w:val="24"/>
          </w:rPr>
          <w:t>P</w:t>
        </w:r>
        <w:r w:rsidR="000E72FB">
          <w:rPr>
            <w:rFonts w:cs="Arial"/>
            <w:bCs/>
            <w:sz w:val="24"/>
            <w:szCs w:val="24"/>
          </w:rPr>
          <w:t xml:space="preserve"> &lt; 0.001</w:t>
        </w:r>
      </w:ins>
      <w:ins w:id="242" w:author="Syuan-Jyun Sun" w:date="2024-05-24T14:42:00Z">
        <w:r w:rsidR="00491DBF">
          <w:rPr>
            <w:rFonts w:cs="Arial"/>
            <w:bCs/>
            <w:sz w:val="24"/>
            <w:szCs w:val="24"/>
          </w:rPr>
          <w:t xml:space="preserve">, </w:t>
        </w:r>
        <w:r w:rsidR="00491DBF" w:rsidRPr="00B637FA">
          <w:rPr>
            <w:rFonts w:cs="Arial"/>
            <w:bCs/>
            <w:i/>
            <w:iCs/>
            <w:sz w:val="24"/>
            <w:szCs w:val="24"/>
          </w:rPr>
          <w:t>n</w:t>
        </w:r>
        <w:r w:rsidR="00491DBF">
          <w:rPr>
            <w:rFonts w:cs="Arial"/>
            <w:bCs/>
            <w:sz w:val="24"/>
            <w:szCs w:val="24"/>
          </w:rPr>
          <w:t xml:space="preserve"> = 70 broods</w:t>
        </w:r>
      </w:ins>
      <w:ins w:id="243" w:author="Syuan-Jyun Sun [2]" w:date="2024-05-23T15:16:00Z">
        <w:del w:id="244" w:author="Syuan-Jyun Sun" w:date="2024-05-24T14:41:00Z">
          <w:r w:rsidR="00394CC1" w:rsidDel="000E72FB">
            <w:rPr>
              <w:rFonts w:cs="Arial"/>
              <w:bCs/>
              <w:sz w:val="24"/>
              <w:szCs w:val="24"/>
            </w:rPr>
            <w:delText>STATS</w:delText>
          </w:r>
        </w:del>
      </w:ins>
      <w:ins w:id="245" w:author="Syuan-Jyun Sun [2]" w:date="2024-05-23T15:17:00Z">
        <w:del w:id="246" w:author="Syuan-Jyun Sun" w:date="2024-05-24T14:41:00Z">
          <w:r w:rsidR="00394CC1" w:rsidDel="000E72FB">
            <w:rPr>
              <w:rFonts w:cs="Arial"/>
              <w:bCs/>
              <w:sz w:val="24"/>
              <w:szCs w:val="24"/>
            </w:rPr>
            <w:delText>…</w:delText>
          </w:r>
        </w:del>
      </w:ins>
      <w:ins w:id="247" w:author="Syuan-Jyun Sun [2]" w:date="2024-05-23T15:16:00Z">
        <w:r w:rsidR="00394CC1">
          <w:rPr>
            <w:rFonts w:cs="Arial"/>
            <w:bCs/>
            <w:sz w:val="24"/>
            <w:szCs w:val="24"/>
          </w:rPr>
          <w:t>)</w:t>
        </w:r>
      </w:ins>
      <w:ins w:id="248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 xml:space="preserve"> </w:t>
        </w:r>
      </w:ins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ins w:id="249" w:author="Syuan-Jyun Sun [2]" w:date="2024-05-23T15:16:00Z">
        <w:r w:rsidR="00394CC1">
          <w:rPr>
            <w:rFonts w:cs="Arial"/>
            <w:bCs/>
            <w:sz w:val="24"/>
            <w:szCs w:val="24"/>
          </w:rPr>
          <w:t xml:space="preserve">. </w:t>
        </w:r>
      </w:ins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by</w:t>
      </w:r>
      <w:r w:rsidR="003D6AB2" w:rsidRPr="003D6AB2">
        <w:rPr>
          <w:rFonts w:cs="Arial"/>
          <w:bCs/>
          <w:sz w:val="24"/>
          <w:szCs w:val="24"/>
        </w:rPr>
        <w:t xml:space="preserve"> the</w:t>
      </w:r>
      <w:r w:rsidR="00F36A8F" w:rsidRPr="003D6AB2">
        <w:rPr>
          <w:rFonts w:cs="Arial"/>
          <w:bCs/>
          <w:sz w:val="24"/>
          <w:szCs w:val="24"/>
        </w:rPr>
        <w:t xml:space="preserve"> larvae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 xml:space="preserve">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commentRangeStart w:id="250"/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  <w:commentRangeEnd w:id="250"/>
      <w:r w:rsidR="001E1E73">
        <w:rPr>
          <w:rStyle w:val="CommentReference"/>
        </w:rPr>
        <w:commentReference w:id="250"/>
      </w:r>
    </w:p>
    <w:p w14:paraId="53A1F372" w14:textId="6090ABAD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B87B60" w:rsidRPr="00533EB9">
        <w:rPr>
          <w:rFonts w:cs="Arial"/>
          <w:bCs/>
          <w:sz w:val="24"/>
          <w:szCs w:val="24"/>
        </w:rPr>
        <w:t>first r</w:t>
      </w:r>
      <w:r w:rsidRPr="00533EB9">
        <w:rPr>
          <w:rFonts w:cs="Arial"/>
          <w:bCs/>
          <w:sz w:val="24"/>
          <w:szCs w:val="24"/>
        </w:rPr>
        <w:t>emov</w:t>
      </w:r>
      <w:r w:rsidR="00B87B60" w:rsidRPr="00533EB9">
        <w:rPr>
          <w:rFonts w:cs="Arial"/>
          <w:bCs/>
          <w:sz w:val="24"/>
          <w:szCs w:val="24"/>
        </w:rPr>
        <w:t>ed</w:t>
      </w:r>
      <w:r w:rsidRPr="00533EB9">
        <w:rPr>
          <w:rFonts w:cs="Arial"/>
          <w:bCs/>
          <w:sz w:val="24"/>
          <w:szCs w:val="24"/>
        </w:rPr>
        <w:t xml:space="preserve"> the hair, bones, necks, and tails </w:t>
      </w:r>
      <w:r w:rsidR="00B87B60" w:rsidRPr="00533EB9">
        <w:rPr>
          <w:rFonts w:cs="Arial"/>
          <w:bCs/>
          <w:sz w:val="24"/>
          <w:szCs w:val="24"/>
        </w:rPr>
        <w:t>of the carcass</w:t>
      </w:r>
      <w:r w:rsidR="001E1E73">
        <w:rPr>
          <w:rFonts w:cs="Arial"/>
          <w:bCs/>
          <w:sz w:val="24"/>
          <w:szCs w:val="24"/>
        </w:rPr>
        <w:t>es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using </w:t>
      </w:r>
      <w:r w:rsidR="003C5D65" w:rsidRPr="00533EB9">
        <w:rPr>
          <w:rFonts w:cs="Arial"/>
          <w:bCs/>
          <w:sz w:val="24"/>
          <w:szCs w:val="24"/>
        </w:rPr>
        <w:t xml:space="preserve">a </w:t>
      </w:r>
      <w:r w:rsidRPr="00533EB9">
        <w:rPr>
          <w:rFonts w:cs="Arial"/>
          <w:bCs/>
          <w:sz w:val="24"/>
          <w:szCs w:val="24"/>
        </w:rPr>
        <w:t>pair of fine tweezers and a scalpel.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The remaining body parts were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divided into viscera and muscle </w:t>
      </w:r>
      <w:r w:rsidR="00E221F2" w:rsidRPr="00533EB9">
        <w:rPr>
          <w:rFonts w:cs="Arial"/>
          <w:bCs/>
          <w:sz w:val="24"/>
          <w:szCs w:val="24"/>
        </w:rPr>
        <w:t xml:space="preserve">tissue </w:t>
      </w:r>
      <w:commentRangeStart w:id="251"/>
      <w:r w:rsidRPr="00533EB9">
        <w:rPr>
          <w:rFonts w:cs="Arial"/>
          <w:bCs/>
          <w:sz w:val="24"/>
          <w:szCs w:val="24"/>
        </w:rPr>
        <w:t>(consist</w:t>
      </w:r>
      <w:r w:rsidR="00E221F2" w:rsidRPr="00533EB9">
        <w:rPr>
          <w:rFonts w:cs="Arial"/>
          <w:bCs/>
          <w:sz w:val="24"/>
          <w:szCs w:val="24"/>
        </w:rPr>
        <w:t>ing</w:t>
      </w:r>
      <w:r w:rsidRPr="00533EB9">
        <w:rPr>
          <w:rFonts w:cs="Arial"/>
          <w:bCs/>
          <w:sz w:val="24"/>
          <w:szCs w:val="24"/>
        </w:rPr>
        <w:t xml:space="preserve"> of 20.4</w:t>
      </w:r>
      <w:r w:rsidR="00E221F2" w:rsidRPr="00533EB9">
        <w:rPr>
          <w:rFonts w:cs="Arial"/>
          <w:bCs/>
          <w:sz w:val="24"/>
          <w:szCs w:val="24"/>
        </w:rPr>
        <w:t>%</w:t>
      </w:r>
      <w:r w:rsidRPr="00533EB9">
        <w:rPr>
          <w:rFonts w:cs="Arial"/>
          <w:bCs/>
          <w:sz w:val="24"/>
          <w:szCs w:val="24"/>
        </w:rPr>
        <w:t xml:space="preserve"> and 14.9% of body mass, respectively)</w:t>
      </w:r>
      <w:commentRangeEnd w:id="251"/>
      <w:r w:rsidR="001E1E73">
        <w:rPr>
          <w:rStyle w:val="CommentReference"/>
        </w:rPr>
        <w:commentReference w:id="251"/>
      </w:r>
      <w:r w:rsidR="00B87B60" w:rsidRPr="00533EB9">
        <w:rPr>
          <w:rFonts w:cs="Arial"/>
          <w:bCs/>
          <w:sz w:val="24"/>
          <w:szCs w:val="24"/>
        </w:rPr>
        <w:t>. Muscle tissue from the upper</w:t>
      </w:r>
      <w:r w:rsidRPr="00533EB9">
        <w:rPr>
          <w:rFonts w:cs="Arial"/>
          <w:bCs/>
          <w:sz w:val="24"/>
          <w:szCs w:val="24"/>
        </w:rPr>
        <w:t xml:space="preserve"> limbs </w:t>
      </w:r>
      <w:r w:rsidR="00B87B60" w:rsidRPr="00533EB9">
        <w:rPr>
          <w:rFonts w:cs="Arial"/>
          <w:bCs/>
          <w:sz w:val="24"/>
          <w:szCs w:val="24"/>
        </w:rPr>
        <w:t xml:space="preserve">were retained, whereas that from the </w:t>
      </w:r>
      <w:r w:rsidRPr="00533EB9">
        <w:rPr>
          <w:rFonts w:cs="Arial"/>
          <w:bCs/>
          <w:sz w:val="24"/>
          <w:szCs w:val="24"/>
        </w:rPr>
        <w:t xml:space="preserve">severed </w:t>
      </w:r>
      <w:r w:rsidR="00B87B60" w:rsidRPr="00533EB9">
        <w:rPr>
          <w:rFonts w:cs="Arial"/>
          <w:bCs/>
          <w:sz w:val="24"/>
          <w:szCs w:val="24"/>
        </w:rPr>
        <w:t>lower limbs were discarded</w:t>
      </w:r>
      <w:r w:rsidRPr="00533EB9">
        <w:rPr>
          <w:rFonts w:cs="Arial"/>
          <w:bCs/>
          <w:sz w:val="24"/>
          <w:szCs w:val="24"/>
        </w:rPr>
        <w:t>.</w:t>
      </w:r>
      <w:r w:rsidR="00390F3B" w:rsidRPr="00390F3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We</w:t>
      </w:r>
      <w:r w:rsidR="00390F3B">
        <w:rPr>
          <w:rFonts w:cs="Arial"/>
          <w:bCs/>
          <w:sz w:val="24"/>
          <w:szCs w:val="24"/>
        </w:rPr>
        <w:t xml:space="preserve"> then</w:t>
      </w:r>
      <w:r w:rsidRPr="00533EB9">
        <w:rPr>
          <w:rFonts w:cs="Arial"/>
          <w:bCs/>
          <w:sz w:val="24"/>
          <w:szCs w:val="24"/>
        </w:rPr>
        <w:t xml:space="preserve"> used a meat tenderizer to </w:t>
      </w:r>
      <w:r w:rsidR="001E1E73" w:rsidRPr="00533EB9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 xml:space="preserve">pound the dissected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90F3B" w:rsidRPr="00533EB9">
        <w:rPr>
          <w:rFonts w:cs="Arial"/>
          <w:bCs/>
          <w:sz w:val="24"/>
          <w:szCs w:val="24"/>
        </w:rPr>
        <w:t xml:space="preserve"> and</w:t>
      </w:r>
      <w:r w:rsidRPr="00533EB9">
        <w:rPr>
          <w:rFonts w:cs="Arial"/>
          <w:bCs/>
          <w:sz w:val="24"/>
          <w:szCs w:val="24"/>
        </w:rPr>
        <w:t xml:space="preserve"> haphazardly </w:t>
      </w:r>
      <w:r w:rsidRPr="00533EB9">
        <w:rPr>
          <w:rFonts w:cs="Arial"/>
          <w:bCs/>
          <w:sz w:val="24"/>
          <w:szCs w:val="24"/>
        </w:rPr>
        <w:lastRenderedPageBreak/>
        <w:t xml:space="preserve">sampled three pieces of tissue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337398" w:rsidRPr="00337398">
        <w:rPr>
          <w:rFonts w:cs="Arial"/>
          <w:bCs/>
          <w:sz w:val="24"/>
          <w:szCs w:val="24"/>
        </w:rPr>
        <w:t>7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7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>mammals, 6 wild birds, and 6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commentRangeStart w:id="252"/>
      <w:r w:rsidRPr="0056543B">
        <w:rPr>
          <w:rFonts w:cs="Arial"/>
          <w:bCs/>
          <w:i/>
          <w:iCs/>
          <w:sz w:val="24"/>
          <w:szCs w:val="24"/>
        </w:rPr>
        <w:t>Data analyses</w:t>
      </w:r>
      <w:commentRangeEnd w:id="252"/>
      <w:r w:rsidR="00CE3F5C">
        <w:rPr>
          <w:rStyle w:val="CommentReference"/>
        </w:rPr>
        <w:commentReference w:id="252"/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7983245F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Pr="00623557">
        <w:rPr>
          <w:sz w:val="24"/>
          <w:szCs w:val="24"/>
        </w:rPr>
        <w:t xml:space="preserve">) as the fix effects, and </w:t>
      </w:r>
      <w:commentRangeStart w:id="253"/>
      <w:r w:rsidRPr="00623557">
        <w:rPr>
          <w:sz w:val="24"/>
          <w:szCs w:val="24"/>
        </w:rPr>
        <w:t>carcass ID</w:t>
      </w:r>
      <w:commentRangeEnd w:id="253"/>
      <w:r w:rsidR="00CE3F5C">
        <w:rPr>
          <w:rStyle w:val="CommentReference"/>
        </w:rPr>
        <w:commentReference w:id="253"/>
      </w:r>
      <w:r w:rsidRPr="00623557">
        <w:rPr>
          <w:sz w:val="24"/>
          <w:szCs w:val="24"/>
        </w:rPr>
        <w:t xml:space="preserve"> as the random effect.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50668E38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3E6FE1" w:rsidRPr="004B644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>fixed 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commentRangeStart w:id="254"/>
      <w:r w:rsidRPr="002F07C1">
        <w:rPr>
          <w:rFonts w:cs="Arial"/>
          <w:b/>
          <w:sz w:val="24"/>
          <w:szCs w:val="24"/>
        </w:rPr>
        <w:lastRenderedPageBreak/>
        <w:t>Results</w:t>
      </w:r>
      <w:commentRangeEnd w:id="254"/>
      <w:r w:rsidR="007B2719">
        <w:rPr>
          <w:rStyle w:val="CommentReference"/>
        </w:rPr>
        <w:commentReference w:id="254"/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1F55CF64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0.9,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0.34)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0.05,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0.83)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 xml:space="preserve">(Fig. S2a and b). </w:t>
      </w:r>
      <w:r w:rsidR="00347092" w:rsidRPr="004326F9">
        <w:rPr>
          <w:rFonts w:cs="Arial"/>
          <w:bCs/>
          <w:sz w:val="24"/>
          <w:szCs w:val="24"/>
        </w:rPr>
        <w:t>However,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2.5,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36764968" w:rsidR="00D64D42" w:rsidRPr="004E5C8B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  <w:rPrChange w:id="255" w:author="Gen-Chang Hsu" w:date="2024-05-28T12:36:00Z" w16du:dateUtc="2024-05-28T16:36:00Z">
            <w:rPr>
              <w:rFonts w:cs="Arial"/>
              <w:bCs/>
              <w:sz w:val="24"/>
              <w:szCs w:val="24"/>
            </w:rPr>
          </w:rPrChange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ins w:id="256" w:author="Gen-Chang Hsu" w:date="2024-05-28T12:45:00Z" w16du:dateUtc="2024-05-28T16:45:00Z">
        <w:r w:rsidR="0060153F">
          <w:rPr>
            <w:rFonts w:cs="Arial"/>
            <w:bCs/>
            <w:sz w:val="24"/>
            <w:szCs w:val="24"/>
          </w:rPr>
          <w:t xml:space="preserve"> (protein content)</w:t>
        </w:r>
      </w:ins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ins w:id="257" w:author="Gen-Chang Hsu" w:date="2024-05-28T12:43:00Z" w16du:dateUtc="2024-05-28T16:43:00Z">
        <w:r w:rsidR="0060153F" w:rsidRPr="0060153F">
          <w:rPr>
            <w:rFonts w:cs="Arial"/>
            <w:bCs/>
            <w:sz w:val="24"/>
            <w:szCs w:val="24"/>
          </w:rPr>
          <w:t xml:space="preserve">, </w:t>
        </w:r>
      </w:ins>
      <w:del w:id="258" w:author="Gen-Chang Hsu" w:date="2024-05-28T12:43:00Z" w16du:dateUtc="2024-05-28T16:43:00Z">
        <w:r w:rsidR="002D0CDF" w:rsidRPr="0060153F" w:rsidDel="0060153F">
          <w:rPr>
            <w:rFonts w:cs="Arial"/>
            <w:bCs/>
            <w:sz w:val="24"/>
            <w:szCs w:val="24"/>
          </w:rPr>
          <w:delText xml:space="preserve"> and </w:delText>
        </w:r>
      </w:del>
      <w:r w:rsidR="002D0CDF" w:rsidRPr="0060153F">
        <w:rPr>
          <w:rFonts w:cs="Arial"/>
          <w:bCs/>
          <w:sz w:val="24"/>
          <w:szCs w:val="24"/>
        </w:rPr>
        <w:t>carcass use efficiency</w:t>
      </w:r>
      <w:ins w:id="259" w:author="Gen-Chang Hsu" w:date="2024-05-28T12:43:00Z" w16du:dateUtc="2024-05-28T16:43:00Z">
        <w:r w:rsidR="0060153F" w:rsidRPr="0060153F">
          <w:rPr>
            <w:rFonts w:cs="Arial"/>
            <w:bCs/>
            <w:sz w:val="24"/>
            <w:szCs w:val="24"/>
          </w:rPr>
          <w:t>, and larval growth</w:t>
        </w:r>
      </w:ins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ins w:id="260" w:author="Gen-Chang Hsu" w:date="2024-05-28T12:42:00Z" w16du:dateUtc="2024-05-28T16:42:00Z">
        <w:r w:rsidR="0012174D" w:rsidRPr="0060153F">
          <w:rPr>
            <w:rFonts w:cs="Arial"/>
            <w:bCs/>
            <w:sz w:val="24"/>
            <w:szCs w:val="24"/>
          </w:rPr>
          <w:t xml:space="preserve">wild </w:t>
        </w:r>
      </w:ins>
      <w:r w:rsidR="002D0CDF" w:rsidRPr="0060153F">
        <w:rPr>
          <w:rFonts w:cs="Arial"/>
          <w:bCs/>
          <w:sz w:val="24"/>
          <w:szCs w:val="24"/>
        </w:rPr>
        <w:t xml:space="preserve">carcass taxa. </w:t>
      </w:r>
      <w:del w:id="261" w:author="Gen-Chang Hsu" w:date="2024-05-28T12:42:00Z" w16du:dateUtc="2024-05-28T16:42:00Z">
        <w:r w:rsidR="002D0CDF" w:rsidRPr="0060153F" w:rsidDel="0012174D">
          <w:rPr>
            <w:rFonts w:cs="Arial"/>
            <w:bCs/>
            <w:sz w:val="24"/>
            <w:szCs w:val="24"/>
          </w:rPr>
          <w:delText>However,</w:delText>
        </w:r>
        <w:r w:rsidR="003C1719" w:rsidRPr="0060153F" w:rsidDel="0012174D">
          <w:rPr>
            <w:rFonts w:cs="Arial"/>
            <w:bCs/>
            <w:sz w:val="24"/>
            <w:szCs w:val="24"/>
          </w:rPr>
          <w:delText xml:space="preserve"> </w:delText>
        </w:r>
      </w:del>
      <w:del w:id="262" w:author="Gen-Chang Hsu" w:date="2024-05-28T12:43:00Z" w16du:dateUtc="2024-05-28T16:43:00Z">
        <w:r w:rsidR="003C1719" w:rsidRPr="0060153F" w:rsidDel="0060153F">
          <w:rPr>
            <w:rFonts w:cs="Arial"/>
            <w:bCs/>
            <w:sz w:val="24"/>
            <w:szCs w:val="24"/>
          </w:rPr>
          <w:delText>larvae feeding on diets from bird carcass tissue</w:delText>
        </w:r>
        <w:r w:rsidR="0049196A" w:rsidRPr="0060153F" w:rsidDel="0060153F">
          <w:rPr>
            <w:rFonts w:cs="Arial"/>
            <w:bCs/>
            <w:sz w:val="24"/>
            <w:szCs w:val="24"/>
          </w:rPr>
          <w:delText xml:space="preserve"> </w:delText>
        </w:r>
        <w:r w:rsidR="003C1719" w:rsidRPr="0060153F" w:rsidDel="0060153F">
          <w:rPr>
            <w:rFonts w:cs="Arial"/>
            <w:bCs/>
            <w:sz w:val="24"/>
            <w:szCs w:val="24"/>
          </w:rPr>
          <w:delText xml:space="preserve">did grew better than those feeding on diets from mammal and reptile tissue. </w:delText>
        </w:r>
      </w:del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ins w:id="263" w:author="Gen-Chang Hsu" w:date="2024-05-28T12:44:00Z" w16du:dateUtc="2024-05-28T16:44:00Z">
        <w:r w:rsidR="0060153F" w:rsidRPr="00EB667F">
          <w:rPr>
            <w:rFonts w:cs="Arial"/>
            <w:bCs/>
            <w:sz w:val="24"/>
            <w:szCs w:val="24"/>
          </w:rPr>
          <w:t xml:space="preserve">carcass </w:t>
        </w:r>
        <w:r w:rsidR="0060153F">
          <w:rPr>
            <w:rFonts w:cs="Arial"/>
            <w:bCs/>
            <w:sz w:val="24"/>
            <w:szCs w:val="24"/>
          </w:rPr>
          <w:t xml:space="preserve">size, </w:t>
        </w:r>
        <w:r w:rsidR="0060153F" w:rsidRPr="00EB667F">
          <w:rPr>
            <w:rFonts w:cs="Arial"/>
            <w:bCs/>
            <w:sz w:val="24"/>
            <w:szCs w:val="24"/>
          </w:rPr>
          <w:t>but not carcass source</w:t>
        </w:r>
        <w:r w:rsidR="0060153F">
          <w:rPr>
            <w:rFonts w:cs="Arial"/>
            <w:bCs/>
            <w:sz w:val="24"/>
            <w:szCs w:val="24"/>
          </w:rPr>
          <w:t xml:space="preserve"> or carca</w:t>
        </w:r>
        <w:r w:rsidR="0060153F" w:rsidRPr="006602A5">
          <w:rPr>
            <w:rFonts w:cs="Arial"/>
            <w:bCs/>
            <w:sz w:val="24"/>
            <w:szCs w:val="24"/>
          </w:rPr>
          <w:t>ss taxon</w:t>
        </w:r>
        <w:r w:rsidR="0060153F">
          <w:rPr>
            <w:rFonts w:cs="Arial"/>
            <w:bCs/>
            <w:sz w:val="24"/>
            <w:szCs w:val="24"/>
          </w:rPr>
          <w:t>, is the main</w:t>
        </w:r>
      </w:ins>
      <w:ins w:id="264" w:author="Gen-Chang Hsu" w:date="2024-05-28T12:47:00Z" w16du:dateUtc="2024-05-28T16:47:00Z">
        <w:r w:rsidR="00C973AB">
          <w:rPr>
            <w:rFonts w:cs="Arial"/>
            <w:bCs/>
            <w:sz w:val="24"/>
            <w:szCs w:val="24"/>
          </w:rPr>
          <w:t xml:space="preserve"> </w:t>
        </w:r>
      </w:ins>
      <w:ins w:id="265" w:author="Gen-Chang Hsu" w:date="2024-05-28T12:44:00Z" w16du:dateUtc="2024-05-28T16:44:00Z">
        <w:r w:rsidR="0060153F">
          <w:rPr>
            <w:rFonts w:cs="Arial"/>
            <w:bCs/>
            <w:sz w:val="24"/>
            <w:szCs w:val="24"/>
          </w:rPr>
          <w:t>determinant for the</w:t>
        </w:r>
        <w:r w:rsidR="0060153F" w:rsidRPr="00EB667F" w:rsidDel="0060153F">
          <w:rPr>
            <w:rFonts w:cs="Arial"/>
            <w:bCs/>
            <w:sz w:val="24"/>
            <w:szCs w:val="24"/>
          </w:rPr>
          <w:t xml:space="preserve"> </w:t>
        </w:r>
      </w:ins>
      <w:del w:id="266" w:author="Gen-Chang Hsu" w:date="2024-05-28T12:44:00Z" w16du:dateUtc="2024-05-28T16:44:00Z">
        <w:r w:rsidRPr="00EB667F" w:rsidDel="0060153F">
          <w:rPr>
            <w:rFonts w:cs="Arial"/>
            <w:bCs/>
            <w:sz w:val="24"/>
            <w:szCs w:val="24"/>
          </w:rPr>
          <w:delText>the</w:delText>
        </w:r>
        <w:r w:rsidR="007C3537" w:rsidRPr="00EB667F" w:rsidDel="0060153F">
          <w:rPr>
            <w:rFonts w:cs="Arial"/>
            <w:bCs/>
            <w:sz w:val="24"/>
            <w:szCs w:val="24"/>
          </w:rPr>
          <w:delText xml:space="preserve"> </w:delText>
        </w:r>
      </w:del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ins w:id="267" w:author="Gen-Chang Hsu" w:date="2024-05-28T12:44:00Z" w16du:dateUtc="2024-05-28T16:44:00Z">
        <w:r w:rsidR="0060153F">
          <w:rPr>
            <w:rFonts w:cs="Arial"/>
            <w:bCs/>
            <w:sz w:val="24"/>
            <w:szCs w:val="24"/>
          </w:rPr>
          <w:t>.</w:t>
        </w:r>
      </w:ins>
      <w:del w:id="268" w:author="Gen-Chang Hsu" w:date="2024-05-28T12:44:00Z" w16du:dateUtc="2024-05-28T16:44:00Z">
        <w:r w:rsidRPr="00EB667F" w:rsidDel="0060153F">
          <w:rPr>
            <w:rFonts w:cs="Arial"/>
            <w:bCs/>
            <w:sz w:val="24"/>
            <w:szCs w:val="24"/>
          </w:rPr>
          <w:delText xml:space="preserve"> are strongly dependent on carcass </w:delText>
        </w:r>
        <w:r w:rsidR="0049196A" w:rsidDel="0060153F">
          <w:rPr>
            <w:rFonts w:cs="Arial"/>
            <w:bCs/>
            <w:sz w:val="24"/>
            <w:szCs w:val="24"/>
          </w:rPr>
          <w:delText>size</w:delText>
        </w:r>
        <w:r w:rsidR="00C90E44" w:rsidDel="0060153F">
          <w:rPr>
            <w:rFonts w:cs="Arial"/>
            <w:bCs/>
            <w:sz w:val="24"/>
            <w:szCs w:val="24"/>
          </w:rPr>
          <w:delText xml:space="preserve"> </w:delText>
        </w:r>
        <w:r w:rsidR="007C3537" w:rsidRPr="00EB667F" w:rsidDel="0060153F">
          <w:rPr>
            <w:rFonts w:cs="Arial"/>
            <w:bCs/>
            <w:sz w:val="24"/>
            <w:szCs w:val="24"/>
          </w:rPr>
          <w:delText>but not</w:delText>
        </w:r>
        <w:r w:rsidRPr="00EB667F" w:rsidDel="0060153F">
          <w:rPr>
            <w:rFonts w:cs="Arial"/>
            <w:bCs/>
            <w:sz w:val="24"/>
            <w:szCs w:val="24"/>
          </w:rPr>
          <w:delText xml:space="preserve"> carcass source</w:delText>
        </w:r>
        <w:r w:rsidR="00527655" w:rsidDel="0060153F">
          <w:rPr>
            <w:rFonts w:cs="Arial"/>
            <w:bCs/>
            <w:sz w:val="24"/>
            <w:szCs w:val="24"/>
          </w:rPr>
          <w:delText xml:space="preserve"> or </w:delText>
        </w:r>
        <w:r w:rsidR="00A92EFD" w:rsidDel="0060153F">
          <w:rPr>
            <w:rFonts w:cs="Arial"/>
            <w:bCs/>
            <w:sz w:val="24"/>
            <w:szCs w:val="24"/>
          </w:rPr>
          <w:delText>carca</w:delText>
        </w:r>
        <w:r w:rsidR="00A92EFD" w:rsidRPr="006602A5" w:rsidDel="0060153F">
          <w:rPr>
            <w:rFonts w:cs="Arial"/>
            <w:bCs/>
            <w:sz w:val="24"/>
            <w:szCs w:val="24"/>
          </w:rPr>
          <w:delText xml:space="preserve">ss </w:delText>
        </w:r>
        <w:r w:rsidR="00527655" w:rsidRPr="006602A5" w:rsidDel="0060153F">
          <w:rPr>
            <w:rFonts w:cs="Arial"/>
            <w:bCs/>
            <w:sz w:val="24"/>
            <w:szCs w:val="24"/>
          </w:rPr>
          <w:delText>tax</w:delText>
        </w:r>
        <w:r w:rsidR="00A92EFD" w:rsidRPr="006602A5" w:rsidDel="0060153F">
          <w:rPr>
            <w:rFonts w:cs="Arial"/>
            <w:bCs/>
            <w:sz w:val="24"/>
            <w:szCs w:val="24"/>
          </w:rPr>
          <w:delText>on</w:delText>
        </w:r>
        <w:r w:rsidR="006C3F66" w:rsidRPr="006602A5" w:rsidDel="0060153F">
          <w:rPr>
            <w:rFonts w:cs="Arial"/>
            <w:bCs/>
            <w:sz w:val="24"/>
            <w:szCs w:val="24"/>
          </w:rPr>
          <w:delText xml:space="preserve">, </w:delText>
        </w:r>
        <w:r w:rsidR="005650E2" w:rsidRPr="004E5C8B" w:rsidDel="0060153F">
          <w:rPr>
            <w:rFonts w:cs="Arial"/>
            <w:bCs/>
            <w:color w:val="FF0000"/>
            <w:sz w:val="24"/>
            <w:szCs w:val="24"/>
            <w:rPrChange w:id="269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and</w:delText>
        </w:r>
        <w:r w:rsidR="0049196A" w:rsidRPr="004E5C8B" w:rsidDel="0060153F">
          <w:rPr>
            <w:rFonts w:cs="Arial"/>
            <w:bCs/>
            <w:color w:val="FF0000"/>
            <w:sz w:val="24"/>
            <w:szCs w:val="24"/>
            <w:rPrChange w:id="270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the </w:delText>
        </w:r>
        <w:r w:rsidR="008365C7" w:rsidRPr="004E5C8B" w:rsidDel="0060153F">
          <w:rPr>
            <w:rFonts w:cs="Arial"/>
            <w:bCs/>
            <w:color w:val="FF0000"/>
            <w:sz w:val="24"/>
            <w:szCs w:val="24"/>
            <w:rPrChange w:id="271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nutritional </w:delText>
        </w:r>
        <w:r w:rsidR="0049196A" w:rsidRPr="004E5C8B" w:rsidDel="0060153F">
          <w:rPr>
            <w:rFonts w:cs="Arial"/>
            <w:bCs/>
            <w:color w:val="FF0000"/>
            <w:sz w:val="24"/>
            <w:szCs w:val="24"/>
            <w:rPrChange w:id="272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quality</w:delText>
        </w:r>
        <w:r w:rsidR="00C04B53" w:rsidRPr="004E5C8B" w:rsidDel="0060153F">
          <w:rPr>
            <w:rFonts w:cs="Arial"/>
            <w:bCs/>
            <w:color w:val="FF0000"/>
            <w:sz w:val="24"/>
            <w:szCs w:val="24"/>
            <w:rPrChange w:id="273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of</w:delText>
        </w:r>
        <w:r w:rsidR="006A1600" w:rsidRPr="004E5C8B" w:rsidDel="0060153F">
          <w:rPr>
            <w:rFonts w:cs="Arial"/>
            <w:bCs/>
            <w:color w:val="FF0000"/>
            <w:sz w:val="24"/>
            <w:szCs w:val="24"/>
            <w:rPrChange w:id="274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carcass tissue </w:delText>
        </w:r>
        <w:r w:rsidR="00C04B53" w:rsidRPr="004E5C8B" w:rsidDel="0060153F">
          <w:rPr>
            <w:rFonts w:cs="Arial"/>
            <w:bCs/>
            <w:color w:val="FF0000"/>
            <w:sz w:val="24"/>
            <w:szCs w:val="24"/>
            <w:rPrChange w:id="275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can </w:delText>
        </w:r>
        <w:r w:rsidR="00FA1DF0" w:rsidRPr="004E5C8B" w:rsidDel="0060153F">
          <w:rPr>
            <w:rFonts w:cs="Arial"/>
            <w:bCs/>
            <w:color w:val="FF0000"/>
            <w:sz w:val="24"/>
            <w:szCs w:val="24"/>
            <w:rPrChange w:id="276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influence</w:delText>
        </w:r>
        <w:r w:rsidR="007C3537" w:rsidRPr="004E5C8B" w:rsidDel="0060153F">
          <w:rPr>
            <w:rFonts w:cs="Arial"/>
            <w:bCs/>
            <w:color w:val="FF0000"/>
            <w:sz w:val="24"/>
            <w:szCs w:val="24"/>
            <w:rPrChange w:id="277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</w:delText>
        </w:r>
        <w:r w:rsidR="00C90E44" w:rsidRPr="004E5C8B" w:rsidDel="0060153F">
          <w:rPr>
            <w:rFonts w:cs="Arial"/>
            <w:bCs/>
            <w:color w:val="FF0000"/>
            <w:sz w:val="24"/>
            <w:szCs w:val="24"/>
            <w:rPrChange w:id="278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individual </w:delText>
        </w:r>
        <w:r w:rsidR="006A1600" w:rsidRPr="004E5C8B" w:rsidDel="0060153F">
          <w:rPr>
            <w:rFonts w:cs="Arial"/>
            <w:bCs/>
            <w:color w:val="FF0000"/>
            <w:sz w:val="24"/>
            <w:szCs w:val="24"/>
            <w:rPrChange w:id="279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larval performance</w:delText>
        </w:r>
        <w:r w:rsidR="00C90E44" w:rsidRPr="004E5C8B" w:rsidDel="0060153F">
          <w:rPr>
            <w:rFonts w:cs="Arial"/>
            <w:bCs/>
            <w:color w:val="FF0000"/>
            <w:sz w:val="24"/>
            <w:szCs w:val="24"/>
            <w:rPrChange w:id="280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.</w:delText>
        </w:r>
      </w:del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commentRangeStart w:id="281"/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ins w:id="282" w:author="Gen-Chang Hsu" w:date="2024-05-28T12:37:00Z" w16du:dateUtc="2024-05-28T16:37:00Z">
        <w:r w:rsidR="004E5C8B">
          <w:rPr>
            <w:rFonts w:cs="Arial"/>
            <w:bCs/>
            <w:sz w:val="24"/>
            <w:szCs w:val="24"/>
          </w:rPr>
          <w:t xml:space="preserve"> observations on</w:t>
        </w:r>
      </w:ins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commentRangeEnd w:id="281"/>
      <w:r w:rsidR="00D864A2">
        <w:rPr>
          <w:rStyle w:val="CommentReference"/>
        </w:rPr>
        <w:commentReference w:id="281"/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06A34EB8" w:rsidR="00C750D7" w:rsidRDefault="004D0E5B" w:rsidP="00C750D7">
      <w:pPr>
        <w:spacing w:line="480" w:lineRule="auto"/>
        <w:rPr>
          <w:ins w:id="283" w:author="Gen-Chang Hsu" w:date="2024-05-28T12:57:00Z" w16du:dateUtc="2024-05-28T16:57:00Z"/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ins w:id="284" w:author="Gen-Chang Hsu" w:date="2024-05-28T20:44:00Z" w16du:dateUtc="2024-05-29T00:44:00Z">
        <w:r w:rsidR="00782546">
          <w:rPr>
            <w:rFonts w:cs="Arial"/>
            <w:bCs/>
            <w:sz w:val="24"/>
            <w:szCs w:val="24"/>
          </w:rPr>
          <w:t>Our t</w:t>
        </w:r>
      </w:ins>
      <w:ins w:id="285" w:author="Gen-Chang Hsu" w:date="2024-05-28T20:17:00Z" w16du:dateUtc="2024-05-29T00:17:00Z">
        <w:r w:rsidR="008A6222">
          <w:rPr>
            <w:rFonts w:cs="Arial"/>
            <w:bCs/>
            <w:sz w:val="24"/>
            <w:szCs w:val="24"/>
          </w:rPr>
          <w:t xml:space="preserve">issue nutritional analysis </w:t>
        </w:r>
      </w:ins>
      <w:ins w:id="286" w:author="Gen-Chang Hsu" w:date="2024-05-28T20:16:00Z" w16du:dateUtc="2024-05-29T00:16:00Z">
        <w:r w:rsidR="008A6222">
          <w:rPr>
            <w:rFonts w:cs="Arial"/>
            <w:bCs/>
            <w:sz w:val="24"/>
            <w:szCs w:val="24"/>
          </w:rPr>
          <w:t xml:space="preserve">showed that </w:t>
        </w:r>
      </w:ins>
      <w:del w:id="287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>Although</w:delText>
        </w:r>
      </w:del>
      <w:del w:id="288" w:author="Gen-Chang Hsu" w:date="2024-05-28T12:57:00Z" w16du:dateUtc="2024-05-28T16:57:00Z">
        <w:r w:rsidRPr="00583A95" w:rsidDel="00C750D7">
          <w:rPr>
            <w:rFonts w:cs="Arial"/>
            <w:bCs/>
            <w:sz w:val="24"/>
            <w:szCs w:val="24"/>
          </w:rPr>
          <w:delText xml:space="preserve"> the</w:delText>
        </w:r>
      </w:del>
      <w:del w:id="289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 xml:space="preserve"> tissue nutritional composition</w:delText>
        </w:r>
      </w:del>
      <w:ins w:id="290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>p</w:t>
        </w:r>
      </w:ins>
      <w:ins w:id="291" w:author="Gen-Chang Hsu" w:date="2024-05-28T12:48:00Z" w16du:dateUtc="2024-05-28T16:48:00Z">
        <w:r w:rsidR="00E74987" w:rsidRPr="005F3FFC">
          <w:rPr>
            <w:rFonts w:cs="Arial"/>
            <w:bCs/>
            <w:sz w:val="24"/>
            <w:szCs w:val="24"/>
          </w:rPr>
          <w:t>rotein content</w:t>
        </w:r>
      </w:ins>
      <w:r w:rsidRPr="00583A95">
        <w:rPr>
          <w:rFonts w:cs="Arial"/>
          <w:bCs/>
          <w:sz w:val="24"/>
          <w:szCs w:val="24"/>
        </w:rPr>
        <w:t xml:space="preserve"> </w:t>
      </w:r>
      <w:del w:id="292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>varied among</w:delText>
        </w:r>
      </w:del>
      <w:ins w:id="293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>was</w:t>
        </w:r>
      </w:ins>
      <w:del w:id="294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 xml:space="preserve"> </w:delText>
        </w:r>
      </w:del>
      <w:ins w:id="295" w:author="Gen-Chang Hsu" w:date="2024-05-28T13:06:00Z" w16du:dateUtc="2024-05-28T17:06:00Z">
        <w:r w:rsidR="00583A95" w:rsidRPr="005F3FFC">
          <w:rPr>
            <w:rFonts w:cs="Arial"/>
            <w:bCs/>
            <w:sz w:val="24"/>
            <w:szCs w:val="24"/>
          </w:rPr>
          <w:t xml:space="preserve"> </w:t>
        </w:r>
      </w:ins>
      <w:ins w:id="296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higher </w:t>
        </w:r>
      </w:ins>
      <w:ins w:id="297" w:author="Gen-Chang Hsu" w:date="2024-05-28T13:08:00Z" w16du:dateUtc="2024-05-28T17:08:00Z">
        <w:r w:rsidR="00583A95" w:rsidRPr="005F3FFC">
          <w:rPr>
            <w:rFonts w:cs="Arial"/>
            <w:bCs/>
            <w:sz w:val="24"/>
            <w:szCs w:val="24"/>
          </w:rPr>
          <w:t xml:space="preserve">in </w:t>
        </w:r>
      </w:ins>
      <w:r w:rsidRPr="00583A95">
        <w:rPr>
          <w:rFonts w:cs="Arial"/>
          <w:bCs/>
          <w:sz w:val="24"/>
          <w:szCs w:val="24"/>
        </w:rPr>
        <w:t>wild mammal</w:t>
      </w:r>
      <w:ins w:id="298" w:author="Gen-Chang Hsu" w:date="2024-05-28T13:08:00Z" w16du:dateUtc="2024-05-28T17:08:00Z">
        <w:r w:rsidR="00583A95" w:rsidRPr="005F3FFC">
          <w:rPr>
            <w:rFonts w:cs="Arial"/>
            <w:bCs/>
            <w:sz w:val="24"/>
            <w:szCs w:val="24"/>
          </w:rPr>
          <w:t xml:space="preserve"> and</w:t>
        </w:r>
      </w:ins>
      <w:del w:id="299" w:author="Gen-Chang Hsu" w:date="2024-05-28T13:08:00Z" w16du:dateUtc="2024-05-28T17:08:00Z">
        <w:r w:rsidRPr="00583A95" w:rsidDel="00583A95">
          <w:rPr>
            <w:rFonts w:cs="Arial"/>
            <w:bCs/>
            <w:sz w:val="24"/>
            <w:szCs w:val="24"/>
          </w:rPr>
          <w:delText>,</w:delText>
        </w:r>
      </w:del>
      <w:r w:rsidRPr="00583A95">
        <w:rPr>
          <w:rFonts w:cs="Arial"/>
          <w:bCs/>
          <w:sz w:val="24"/>
          <w:szCs w:val="24"/>
        </w:rPr>
        <w:t xml:space="preserve"> bird</w:t>
      </w:r>
      <w:ins w:id="300" w:author="Gen-Chang Hsu" w:date="2024-05-28T13:08:00Z" w16du:dateUtc="2024-05-28T17:08:00Z">
        <w:r w:rsidR="00583A95" w:rsidRPr="005F3FFC">
          <w:rPr>
            <w:rFonts w:cs="Arial"/>
            <w:bCs/>
            <w:sz w:val="24"/>
            <w:szCs w:val="24"/>
          </w:rPr>
          <w:t xml:space="preserve"> </w:t>
        </w:r>
      </w:ins>
      <w:ins w:id="301" w:author="Gen-Chang Hsu" w:date="2024-05-28T13:09:00Z" w16du:dateUtc="2024-05-28T17:09:00Z">
        <w:r w:rsidR="00583A95" w:rsidRPr="005F3FFC">
          <w:rPr>
            <w:rFonts w:cs="Arial"/>
            <w:bCs/>
            <w:sz w:val="24"/>
            <w:szCs w:val="24"/>
          </w:rPr>
          <w:t xml:space="preserve">carcasses </w:t>
        </w:r>
      </w:ins>
      <w:ins w:id="302" w:author="Gen-Chang Hsu" w:date="2024-05-28T20:18:00Z" w16du:dateUtc="2024-05-29T00:18:00Z">
        <w:r w:rsidR="008A6222">
          <w:rPr>
            <w:rFonts w:cs="Arial"/>
            <w:bCs/>
            <w:sz w:val="24"/>
            <w:szCs w:val="24"/>
          </w:rPr>
          <w:t>than in</w:t>
        </w:r>
      </w:ins>
      <w:del w:id="303" w:author="Gen-Chang Hsu" w:date="2024-05-28T13:08:00Z" w16du:dateUtc="2024-05-28T17:08:00Z">
        <w:r w:rsidRPr="00583A95" w:rsidDel="00583A95">
          <w:rPr>
            <w:rFonts w:cs="Arial"/>
            <w:bCs/>
            <w:sz w:val="24"/>
            <w:szCs w:val="24"/>
          </w:rPr>
          <w:delText xml:space="preserve">, </w:delText>
        </w:r>
      </w:del>
      <w:ins w:id="304" w:author="Gen-Chang Hsu" w:date="2024-05-28T13:09:00Z" w16du:dateUtc="2024-05-28T17:09:00Z">
        <w:r w:rsidR="00583A95" w:rsidRPr="005F3FFC">
          <w:rPr>
            <w:rFonts w:cs="Arial"/>
            <w:bCs/>
            <w:sz w:val="24"/>
            <w:szCs w:val="24"/>
          </w:rPr>
          <w:t xml:space="preserve"> wild </w:t>
        </w:r>
      </w:ins>
      <w:del w:id="305" w:author="Gen-Chang Hsu" w:date="2024-05-28T13:08:00Z" w16du:dateUtc="2024-05-28T17:08:00Z">
        <w:r w:rsidRPr="00583A95" w:rsidDel="00583A95">
          <w:rPr>
            <w:rFonts w:cs="Arial"/>
            <w:bCs/>
            <w:sz w:val="24"/>
            <w:szCs w:val="24"/>
          </w:rPr>
          <w:delText xml:space="preserve">and </w:delText>
        </w:r>
      </w:del>
      <w:r w:rsidRPr="00583A95">
        <w:rPr>
          <w:rFonts w:cs="Arial"/>
          <w:bCs/>
          <w:sz w:val="24"/>
          <w:szCs w:val="24"/>
        </w:rPr>
        <w:t>reptile carcasses,</w:t>
      </w:r>
      <w:ins w:id="306" w:author="Gen-Chang Hsu" w:date="2024-05-28T13:06:00Z" w16du:dateUtc="2024-05-28T17:06:00Z">
        <w:r w:rsidR="00583A95" w:rsidRPr="005F3FFC">
          <w:rPr>
            <w:rFonts w:cs="Arial"/>
            <w:bCs/>
            <w:sz w:val="24"/>
            <w:szCs w:val="24"/>
          </w:rPr>
          <w:t xml:space="preserve"> whereas fat content was</w:t>
        </w:r>
      </w:ins>
      <w:ins w:id="307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 similar among </w:t>
        </w:r>
      </w:ins>
      <w:ins w:id="308" w:author="Gen-Chang Hsu" w:date="2024-05-28T20:20:00Z" w16du:dateUtc="2024-05-29T00:20:00Z">
        <w:r w:rsidR="008A6222">
          <w:rPr>
            <w:rFonts w:cs="Arial"/>
            <w:bCs/>
            <w:sz w:val="24"/>
            <w:szCs w:val="24"/>
          </w:rPr>
          <w:t xml:space="preserve">these </w:t>
        </w:r>
      </w:ins>
      <w:ins w:id="309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taxa. </w:t>
        </w:r>
      </w:ins>
      <w:ins w:id="310" w:author="Gen-Chang Hsu" w:date="2024-05-28T20:16:00Z" w16du:dateUtc="2024-05-29T00:16:00Z">
        <w:r w:rsidR="008A6222">
          <w:rPr>
            <w:rFonts w:cs="Arial"/>
            <w:bCs/>
            <w:sz w:val="24"/>
            <w:szCs w:val="24"/>
          </w:rPr>
          <w:t>Ye</w:t>
        </w:r>
      </w:ins>
      <w:ins w:id="311" w:author="Gen-Chang Hsu" w:date="2024-05-28T20:18:00Z" w16du:dateUtc="2024-05-29T00:18:00Z">
        <w:r w:rsidR="008A6222">
          <w:rPr>
            <w:rFonts w:cs="Arial"/>
            <w:bCs/>
            <w:sz w:val="24"/>
            <w:szCs w:val="24"/>
          </w:rPr>
          <w:t>t</w:t>
        </w:r>
      </w:ins>
      <w:ins w:id="312" w:author="Gen-Chang Hsu" w:date="2024-05-28T20:16:00Z" w16du:dateUtc="2024-05-29T00:16:00Z">
        <w:r w:rsidR="008A6222">
          <w:rPr>
            <w:rFonts w:cs="Arial"/>
            <w:bCs/>
            <w:sz w:val="24"/>
            <w:szCs w:val="24"/>
          </w:rPr>
          <w:t>, d</w:t>
        </w:r>
      </w:ins>
      <w:ins w:id="313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espite </w:t>
        </w:r>
      </w:ins>
      <w:ins w:id="314" w:author="Gen-Chang Hsu" w:date="2024-05-28T20:20:00Z" w16du:dateUtc="2024-05-29T00:20:00Z">
        <w:r w:rsidR="008A6222">
          <w:rPr>
            <w:rFonts w:cs="Arial"/>
            <w:bCs/>
            <w:sz w:val="24"/>
            <w:szCs w:val="24"/>
          </w:rPr>
          <w:t>the</w:t>
        </w:r>
      </w:ins>
      <w:ins w:id="315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 </w:t>
        </w:r>
      </w:ins>
      <w:ins w:id="316" w:author="Gen-Chang Hsu" w:date="2024-05-28T20:19:00Z" w16du:dateUtc="2024-05-29T00:19:00Z">
        <w:r w:rsidR="008A6222">
          <w:rPr>
            <w:rFonts w:cs="Arial"/>
            <w:bCs/>
            <w:sz w:val="24"/>
            <w:szCs w:val="24"/>
          </w:rPr>
          <w:t>variation</w:t>
        </w:r>
      </w:ins>
      <w:ins w:id="317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 in </w:t>
        </w:r>
      </w:ins>
      <w:ins w:id="318" w:author="Gen-Chang Hsu" w:date="2024-05-28T20:19:00Z" w16du:dateUtc="2024-05-29T00:19:00Z">
        <w:r w:rsidR="008A6222">
          <w:rPr>
            <w:rFonts w:cs="Arial"/>
            <w:bCs/>
            <w:sz w:val="24"/>
            <w:szCs w:val="24"/>
          </w:rPr>
          <w:t xml:space="preserve">tissue </w:t>
        </w:r>
      </w:ins>
      <w:ins w:id="319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protein content, </w:t>
        </w:r>
      </w:ins>
      <w:ins w:id="320" w:author="Gen-Chang Hsu" w:date="2024-05-28T20:36:00Z" w16du:dateUtc="2024-05-29T00:36:00Z">
        <w:r w:rsidR="006266F1">
          <w:rPr>
            <w:rFonts w:cs="Arial"/>
            <w:bCs/>
            <w:sz w:val="24"/>
            <w:szCs w:val="24"/>
          </w:rPr>
          <w:t xml:space="preserve">larval growth </w:t>
        </w:r>
      </w:ins>
      <w:ins w:id="321" w:author="Gen-Chang Hsu" w:date="2024-05-28T20:48:00Z" w16du:dateUtc="2024-05-29T00:48:00Z">
        <w:r w:rsidR="00552F54">
          <w:rPr>
            <w:rFonts w:cs="Arial"/>
            <w:bCs/>
            <w:sz w:val="24"/>
            <w:szCs w:val="24"/>
          </w:rPr>
          <w:t xml:space="preserve">in the feeding experiments </w:t>
        </w:r>
      </w:ins>
      <w:ins w:id="322" w:author="Gen-Chang Hsu" w:date="2024-05-28T20:36:00Z" w16du:dateUtc="2024-05-29T00:36:00Z">
        <w:r w:rsidR="006266F1" w:rsidRPr="00C61926">
          <w:rPr>
            <w:rFonts w:cs="Arial"/>
            <w:bCs/>
            <w:sz w:val="24"/>
            <w:szCs w:val="24"/>
          </w:rPr>
          <w:t xml:space="preserve">did </w:t>
        </w:r>
        <w:r w:rsidR="006266F1">
          <w:rPr>
            <w:rFonts w:cs="Arial"/>
            <w:bCs/>
            <w:sz w:val="24"/>
            <w:szCs w:val="24"/>
          </w:rPr>
          <w:t>not</w:t>
        </w:r>
      </w:ins>
      <w:ins w:id="323" w:author="Gen-Chang Hsu" w:date="2024-05-28T20:44:00Z" w16du:dateUtc="2024-05-29T00:44:00Z">
        <w:r w:rsidR="00782546">
          <w:rPr>
            <w:rFonts w:cs="Arial"/>
            <w:bCs/>
            <w:sz w:val="24"/>
            <w:szCs w:val="24"/>
          </w:rPr>
          <w:t xml:space="preserve"> vary</w:t>
        </w:r>
      </w:ins>
      <w:ins w:id="324" w:author="Gen-Chang Hsu" w:date="2024-05-28T20:36:00Z" w16du:dateUtc="2024-05-29T00:36:00Z">
        <w:r w:rsidR="006266F1">
          <w:rPr>
            <w:rFonts w:cs="Arial"/>
            <w:bCs/>
            <w:sz w:val="24"/>
            <w:szCs w:val="24"/>
          </w:rPr>
          <w:t xml:space="preserve"> significantly among the </w:t>
        </w:r>
        <w:r w:rsidR="006266F1" w:rsidRPr="00C61926">
          <w:rPr>
            <w:rFonts w:cs="Arial"/>
            <w:bCs/>
            <w:sz w:val="24"/>
            <w:szCs w:val="24"/>
          </w:rPr>
          <w:t>wild</w:t>
        </w:r>
        <w:r w:rsidR="006266F1">
          <w:rPr>
            <w:rFonts w:cs="Arial"/>
            <w:bCs/>
            <w:sz w:val="24"/>
            <w:szCs w:val="24"/>
          </w:rPr>
          <w:t xml:space="preserve"> carcass taxa</w:t>
        </w:r>
      </w:ins>
      <w:ins w:id="325" w:author="Gen-Chang Hsu" w:date="2024-05-28T20:37:00Z" w16du:dateUtc="2024-05-29T00:37:00Z">
        <w:r w:rsidR="006266F1">
          <w:rPr>
            <w:rFonts w:cs="Arial"/>
            <w:bCs/>
            <w:sz w:val="24"/>
            <w:szCs w:val="24"/>
          </w:rPr>
          <w:t xml:space="preserve">. </w:t>
        </w:r>
        <w:r w:rsidR="006266F1" w:rsidRPr="00C61926">
          <w:rPr>
            <w:rFonts w:cs="Arial"/>
            <w:bCs/>
            <w:sz w:val="24"/>
            <w:szCs w:val="24"/>
          </w:rPr>
          <w:t xml:space="preserve">In fact, we found that </w:t>
        </w:r>
      </w:ins>
      <w:ins w:id="326" w:author="Gen-Chang Hsu" w:date="2024-05-28T20:45:00Z" w16du:dateUtc="2024-05-29T00:45:00Z">
        <w:r w:rsidR="00552F54">
          <w:rPr>
            <w:rFonts w:cs="Arial"/>
            <w:bCs/>
            <w:sz w:val="24"/>
            <w:szCs w:val="24"/>
          </w:rPr>
          <w:t xml:space="preserve">it was </w:t>
        </w:r>
      </w:ins>
      <w:ins w:id="327" w:author="Gen-Chang Hsu" w:date="2024-05-28T20:37:00Z" w16du:dateUtc="2024-05-29T00:37:00Z">
        <w:r w:rsidR="006266F1" w:rsidRPr="00C61926">
          <w:rPr>
            <w:rFonts w:cs="Arial"/>
            <w:bCs/>
            <w:sz w:val="24"/>
            <w:szCs w:val="24"/>
          </w:rPr>
          <w:t xml:space="preserve">fat content, not protein content, </w:t>
        </w:r>
      </w:ins>
      <w:ins w:id="328" w:author="Gen-Chang Hsu" w:date="2024-05-28T20:46:00Z" w16du:dateUtc="2024-05-29T00:46:00Z">
        <w:r w:rsidR="00552F54">
          <w:rPr>
            <w:rFonts w:cs="Arial"/>
            <w:bCs/>
            <w:sz w:val="24"/>
            <w:szCs w:val="24"/>
          </w:rPr>
          <w:t>that affected</w:t>
        </w:r>
      </w:ins>
      <w:ins w:id="329" w:author="Gen-Chang Hsu" w:date="2024-05-28T20:37:00Z" w16du:dateUtc="2024-05-29T00:37:00Z">
        <w:r w:rsidR="006266F1" w:rsidRPr="00C61926">
          <w:rPr>
            <w:rFonts w:cs="Arial"/>
            <w:bCs/>
            <w:sz w:val="24"/>
            <w:szCs w:val="24"/>
          </w:rPr>
          <w:t xml:space="preserve"> larval growth on wild carcasses.</w:t>
        </w:r>
        <w:r w:rsidR="006266F1">
          <w:rPr>
            <w:rFonts w:cs="Arial"/>
            <w:bCs/>
            <w:sz w:val="24"/>
            <w:szCs w:val="24"/>
          </w:rPr>
          <w:t xml:space="preserve"> </w:t>
        </w:r>
        <w:r w:rsidR="006266F1" w:rsidRPr="00C61926">
          <w:rPr>
            <w:rFonts w:cs="Arial"/>
            <w:bCs/>
            <w:sz w:val="24"/>
            <w:szCs w:val="24"/>
          </w:rPr>
          <w:t xml:space="preserve">Since fat content did not </w:t>
        </w:r>
        <w:r w:rsidR="006266F1">
          <w:rPr>
            <w:rFonts w:cs="Arial"/>
            <w:bCs/>
            <w:sz w:val="24"/>
            <w:szCs w:val="24"/>
          </w:rPr>
          <w:t>vary</w:t>
        </w:r>
        <w:r w:rsidR="006266F1" w:rsidRPr="00C61926">
          <w:rPr>
            <w:rFonts w:cs="Arial"/>
            <w:bCs/>
            <w:sz w:val="24"/>
            <w:szCs w:val="24"/>
          </w:rPr>
          <w:t xml:space="preserve"> among the three wild carcass </w:t>
        </w:r>
        <w:r w:rsidR="006266F1" w:rsidRPr="00C61926">
          <w:rPr>
            <w:rFonts w:cs="Arial"/>
            <w:bCs/>
            <w:sz w:val="24"/>
            <w:szCs w:val="24"/>
          </w:rPr>
          <w:lastRenderedPageBreak/>
          <w:t xml:space="preserve">taxa, </w:t>
        </w:r>
      </w:ins>
      <w:ins w:id="330" w:author="Gen-Chang Hsu" w:date="2024-05-28T20:39:00Z" w16du:dateUtc="2024-05-29T00:39:00Z">
        <w:r w:rsidR="006266F1">
          <w:rPr>
            <w:rFonts w:cs="Arial"/>
            <w:bCs/>
            <w:sz w:val="24"/>
            <w:szCs w:val="24"/>
          </w:rPr>
          <w:t xml:space="preserve">we did not observe </w:t>
        </w:r>
      </w:ins>
      <w:ins w:id="331" w:author="Gen-Chang Hsu" w:date="2024-05-28T20:40:00Z" w16du:dateUtc="2024-05-29T00:40:00Z">
        <w:r w:rsidR="006266F1">
          <w:rPr>
            <w:rFonts w:cs="Arial"/>
            <w:bCs/>
            <w:sz w:val="24"/>
            <w:szCs w:val="24"/>
          </w:rPr>
          <w:t>major difference in larval growth. T</w:t>
        </w:r>
      </w:ins>
      <w:ins w:id="332" w:author="Gen-Chang Hsu" w:date="2024-05-28T20:37:00Z" w16du:dateUtc="2024-05-29T00:37:00Z">
        <w:r w:rsidR="006266F1">
          <w:rPr>
            <w:rFonts w:cs="Arial"/>
            <w:bCs/>
            <w:sz w:val="24"/>
            <w:szCs w:val="24"/>
          </w:rPr>
          <w:t xml:space="preserve">his may also partially explain </w:t>
        </w:r>
        <w:r w:rsidR="006266F1" w:rsidRPr="00847028">
          <w:rPr>
            <w:rFonts w:cs="Arial"/>
            <w:bCs/>
            <w:sz w:val="24"/>
            <w:szCs w:val="24"/>
          </w:rPr>
          <w:t>why larval traits and carcass use efficiency</w:t>
        </w:r>
      </w:ins>
      <w:ins w:id="333" w:author="Gen-Chang Hsu" w:date="2024-05-28T20:38:00Z" w16du:dateUtc="2024-05-29T00:38:00Z">
        <w:r w:rsidR="006266F1">
          <w:rPr>
            <w:rFonts w:cs="Arial"/>
            <w:bCs/>
            <w:sz w:val="24"/>
            <w:szCs w:val="24"/>
          </w:rPr>
          <w:t xml:space="preserve"> </w:t>
        </w:r>
      </w:ins>
      <w:ins w:id="334" w:author="Gen-Chang Hsu" w:date="2024-05-28T20:41:00Z" w16du:dateUtc="2024-05-29T00:41:00Z">
        <w:r w:rsidR="006266F1">
          <w:rPr>
            <w:rFonts w:cs="Arial"/>
            <w:bCs/>
            <w:sz w:val="24"/>
            <w:szCs w:val="24"/>
          </w:rPr>
          <w:t>were similar among</w:t>
        </w:r>
      </w:ins>
      <w:ins w:id="335" w:author="Gen-Chang Hsu" w:date="2024-05-28T20:37:00Z" w16du:dateUtc="2024-05-29T00:37:00Z">
        <w:r w:rsidR="006266F1">
          <w:rPr>
            <w:rFonts w:cs="Arial"/>
            <w:bCs/>
            <w:sz w:val="24"/>
            <w:szCs w:val="24"/>
          </w:rPr>
          <w:t xml:space="preserve"> the three wild carcass taxa in our breeding experiments</w:t>
        </w:r>
        <w:r w:rsidR="006266F1" w:rsidRPr="00583A95">
          <w:rPr>
            <w:rFonts w:cs="Arial"/>
            <w:bCs/>
            <w:sz w:val="24"/>
            <w:szCs w:val="24"/>
          </w:rPr>
          <w:t>.</w:t>
        </w:r>
      </w:ins>
      <w:ins w:id="336" w:author="Gen-Chang Hsu" w:date="2024-05-28T20:42:00Z" w16du:dateUtc="2024-05-29T00:42:00Z">
        <w:r w:rsidR="009E6F9E">
          <w:rPr>
            <w:rFonts w:cs="Arial"/>
            <w:bCs/>
            <w:sz w:val="24"/>
            <w:szCs w:val="24"/>
          </w:rPr>
          <w:t xml:space="preserve"> Interestingly, larvae did tend to grow better on</w:t>
        </w:r>
        <w:r w:rsidR="009E6F9E" w:rsidRPr="00C61926">
          <w:rPr>
            <w:rFonts w:cs="Arial"/>
            <w:bCs/>
            <w:sz w:val="24"/>
            <w:szCs w:val="24"/>
          </w:rPr>
          <w:t xml:space="preserve"> bird carcasses</w:t>
        </w:r>
        <w:r w:rsidR="009E6F9E">
          <w:rPr>
            <w:rFonts w:cs="Arial"/>
            <w:bCs/>
            <w:sz w:val="24"/>
            <w:szCs w:val="24"/>
          </w:rPr>
          <w:t xml:space="preserve"> in the feeding experiment</w:t>
        </w:r>
      </w:ins>
      <w:ins w:id="337" w:author="Gen-Chang Hsu" w:date="2024-05-28T20:48:00Z" w16du:dateUtc="2024-05-29T00:48:00Z">
        <w:r w:rsidR="00552F54">
          <w:rPr>
            <w:rFonts w:cs="Arial"/>
            <w:bCs/>
            <w:sz w:val="24"/>
            <w:szCs w:val="24"/>
          </w:rPr>
          <w:t>s</w:t>
        </w:r>
      </w:ins>
      <w:ins w:id="338" w:author="Gen-Chang Hsu" w:date="2024-05-28T20:49:00Z" w16du:dateUtc="2024-05-29T00:49:00Z">
        <w:r w:rsidR="00552F54">
          <w:rPr>
            <w:rFonts w:cs="Arial"/>
            <w:bCs/>
            <w:sz w:val="24"/>
            <w:szCs w:val="24"/>
          </w:rPr>
          <w:t xml:space="preserve"> without parents</w:t>
        </w:r>
      </w:ins>
      <w:ins w:id="339" w:author="Gen-Chang Hsu" w:date="2024-05-28T20:42:00Z" w16du:dateUtc="2024-05-29T00:42:00Z">
        <w:r w:rsidR="009E6F9E">
          <w:rPr>
            <w:rFonts w:cs="Arial"/>
            <w:bCs/>
            <w:sz w:val="24"/>
            <w:szCs w:val="24"/>
          </w:rPr>
          <w:t xml:space="preserve">. </w:t>
        </w:r>
      </w:ins>
      <w:del w:id="340" w:author="Gen-Chang Hsu" w:date="2024-05-28T13:07:00Z" w16du:dateUtc="2024-05-28T17:07:00Z">
        <w:r w:rsidRPr="00583A95" w:rsidDel="00583A95">
          <w:rPr>
            <w:rFonts w:cs="Arial"/>
            <w:bCs/>
            <w:sz w:val="24"/>
            <w:szCs w:val="24"/>
          </w:rPr>
          <w:delText xml:space="preserve"> </w:delText>
        </w:r>
      </w:del>
      <w:del w:id="341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>larval</w:delText>
        </w:r>
      </w:del>
      <w:del w:id="342" w:author="Gen-Chang Hsu" w:date="2024-05-28T12:50:00Z" w16du:dateUtc="2024-05-28T16:50:00Z">
        <w:r w:rsidRPr="00583A95" w:rsidDel="00E74987">
          <w:rPr>
            <w:rFonts w:cs="Arial"/>
            <w:bCs/>
            <w:sz w:val="24"/>
            <w:szCs w:val="24"/>
          </w:rPr>
          <w:delText xml:space="preserve"> breeding outcomes and</w:delText>
        </w:r>
      </w:del>
      <w:del w:id="343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 xml:space="preserve"> carcass use efficiency</w:delText>
        </w:r>
      </w:del>
      <w:del w:id="344" w:author="Gen-Chang Hsu" w:date="2024-05-28T12:52:00Z" w16du:dateUtc="2024-05-28T16:52:00Z">
        <w:r w:rsidRPr="00583A95" w:rsidDel="00E74987">
          <w:rPr>
            <w:rFonts w:cs="Arial"/>
            <w:bCs/>
            <w:sz w:val="24"/>
            <w:szCs w:val="24"/>
          </w:rPr>
          <w:delText xml:space="preserve"> </w:delText>
        </w:r>
      </w:del>
      <w:del w:id="345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 xml:space="preserve">were generally similar </w:delText>
        </w:r>
      </w:del>
      <w:del w:id="346" w:author="Gen-Chang Hsu" w:date="2024-05-28T20:20:00Z" w16du:dateUtc="2024-05-29T00:20:00Z">
        <w:r w:rsidRPr="00583A95" w:rsidDel="008A6222">
          <w:rPr>
            <w:rFonts w:cs="Arial"/>
            <w:bCs/>
            <w:sz w:val="24"/>
            <w:szCs w:val="24"/>
          </w:rPr>
          <w:delText>among these three taxa</w:delText>
        </w:r>
      </w:del>
      <w:del w:id="347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>.</w:delText>
        </w:r>
      </w:del>
      <w:del w:id="348" w:author="Gen-Chang Hsu" w:date="2024-05-28T20:41:00Z" w16du:dateUtc="2024-05-29T00:41:00Z">
        <w:r w:rsidRPr="00583A95" w:rsidDel="009E6F9E">
          <w:rPr>
            <w:rFonts w:cs="Arial"/>
            <w:bCs/>
            <w:sz w:val="24"/>
            <w:szCs w:val="24"/>
          </w:rPr>
          <w:delText xml:space="preserve"> </w:delText>
        </w:r>
      </w:del>
      <w:del w:id="349" w:author="Gen-Chang Hsu" w:date="2024-05-28T12:56:00Z" w16du:dateUtc="2024-05-28T16:56:00Z">
        <w:r w:rsidRPr="00583A95" w:rsidDel="00C750D7">
          <w:rPr>
            <w:rFonts w:cs="Arial"/>
            <w:bCs/>
            <w:sz w:val="24"/>
            <w:szCs w:val="24"/>
          </w:rPr>
          <w:delText xml:space="preserve">However, 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when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the 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>larv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ae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were reared individually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without parents,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growth rates were higher for those feeding on the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diet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s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from wild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 xml:space="preserve"> bird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 carcasses, which had a higher protein content compared to wild 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>mammal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 and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 xml:space="preserve"> reptile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 carcasses.</w:delText>
        </w:r>
        <w:r w:rsidR="00750BED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</w:del>
      <w:del w:id="350" w:author="Gen-Chang Hsu" w:date="2024-05-28T12:57:00Z" w16du:dateUtc="2024-05-28T16:57:00Z">
        <w:r w:rsidRPr="00583A95" w:rsidDel="00C750D7">
          <w:rPr>
            <w:rFonts w:cs="Arial"/>
            <w:bCs/>
            <w:sz w:val="24"/>
            <w:szCs w:val="24"/>
          </w:rPr>
          <w:delText xml:space="preserve">These results 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suggest that </w:delText>
        </w:r>
        <w:r w:rsidRPr="00583A95" w:rsidDel="00C750D7">
          <w:rPr>
            <w:rFonts w:cs="Arial"/>
            <w:bCs/>
            <w:sz w:val="24"/>
            <w:szCs w:val="24"/>
          </w:rPr>
          <w:delText>parent</w:delText>
        </w:r>
        <w:r w:rsidR="00F37261" w:rsidRPr="00583A95" w:rsidDel="00C750D7">
          <w:rPr>
            <w:rFonts w:cs="Arial"/>
            <w:bCs/>
            <w:sz w:val="24"/>
            <w:szCs w:val="24"/>
          </w:rPr>
          <w:delText>al care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 in burying beetles</w:delText>
        </w:r>
        <w:r w:rsidR="009413B5" w:rsidRPr="00583A95" w:rsidDel="00C750D7">
          <w:rPr>
            <w:rFonts w:cs="Arial"/>
            <w:bCs/>
            <w:sz w:val="24"/>
            <w:szCs w:val="24"/>
          </w:rPr>
          <w:delText xml:space="preserve"> (carcass preparation,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9413B5" w:rsidRPr="00583A95" w:rsidDel="00C750D7">
          <w:rPr>
            <w:rFonts w:cs="Arial"/>
            <w:bCs/>
            <w:sz w:val="24"/>
            <w:szCs w:val="24"/>
          </w:rPr>
          <w:delText>food provisioning, etc.)</w:delText>
        </w:r>
        <w:r w:rsidR="006577BB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>may buffer against variable nutritional quality of carcasses in the wild</w:delText>
        </w:r>
        <w:r w:rsidR="001C53AC" w:rsidRPr="00583A95" w:rsidDel="00C750D7">
          <w:rPr>
            <w:rFonts w:cs="Arial"/>
            <w:bCs/>
            <w:sz w:val="24"/>
            <w:szCs w:val="24"/>
          </w:rPr>
          <w:delText xml:space="preserve">. 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>W</w:delText>
        </w:r>
        <w:r w:rsidRPr="00583A95" w:rsidDel="00C750D7">
          <w:rPr>
            <w:rFonts w:cs="Arial"/>
            <w:bCs/>
            <w:sz w:val="24"/>
            <w:szCs w:val="24"/>
          </w:rPr>
          <w:delText>ithout paren</w:delText>
        </w:r>
        <w:r w:rsidR="005648AD" w:rsidRPr="00583A95" w:rsidDel="00C750D7">
          <w:rPr>
            <w:rFonts w:cs="Arial"/>
            <w:bCs/>
            <w:sz w:val="24"/>
            <w:szCs w:val="24"/>
          </w:rPr>
          <w:delText>tal care and intraspecific</w:delText>
        </w:r>
        <w:r w:rsidR="00354C43" w:rsidRPr="00583A95" w:rsidDel="00C750D7">
          <w:rPr>
            <w:rFonts w:cs="Arial"/>
            <w:bCs/>
            <w:sz w:val="24"/>
            <w:szCs w:val="24"/>
          </w:rPr>
          <w:delText xml:space="preserve"> interactions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 xml:space="preserve"> among</w:delText>
        </w:r>
        <w:r w:rsidR="00354C43" w:rsidRPr="00583A95" w:rsidDel="00C750D7">
          <w:rPr>
            <w:rFonts w:cs="Arial"/>
            <w:bCs/>
            <w:sz w:val="24"/>
            <w:szCs w:val="24"/>
          </w:rPr>
          <w:delText xml:space="preserve"> larvae</w:delText>
        </w:r>
        <w:r w:rsidRPr="00583A95" w:rsidDel="00C750D7">
          <w:rPr>
            <w:rFonts w:cs="Arial"/>
            <w:bCs/>
            <w:sz w:val="24"/>
            <w:szCs w:val="24"/>
          </w:rPr>
          <w:delText>,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 xml:space="preserve"> the 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carcass 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>nutritional quality</w:delText>
        </w:r>
        <w:r w:rsidRPr="00583A95" w:rsidDel="00C750D7">
          <w:rPr>
            <w:rFonts w:cs="Arial"/>
            <w:bCs/>
            <w:sz w:val="24"/>
            <w:szCs w:val="24"/>
          </w:rPr>
          <w:delText xml:space="preserve"> may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 xml:space="preserve"> become a critical determinant of</w:delText>
        </w:r>
        <w:r w:rsidR="005648AD" w:rsidRPr="00583A95" w:rsidDel="00C750D7">
          <w:rPr>
            <w:rFonts w:cs="Arial"/>
            <w:bCs/>
            <w:sz w:val="24"/>
            <w:szCs w:val="24"/>
          </w:rPr>
          <w:delText xml:space="preserve"> individual</w:delText>
        </w:r>
        <w:r w:rsidRPr="00583A95" w:rsidDel="00C750D7">
          <w:rPr>
            <w:rFonts w:cs="Arial"/>
            <w:bCs/>
            <w:sz w:val="24"/>
            <w:szCs w:val="24"/>
          </w:rPr>
          <w:delText xml:space="preserve"> larval performance.</w:delText>
        </w:r>
      </w:del>
      <w:ins w:id="351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Th</w:t>
        </w:r>
      </w:ins>
      <w:ins w:id="352" w:author="Gen-Chang Hsu" w:date="2024-05-28T20:25:00Z" w16du:dateUtc="2024-05-29T00:25:00Z">
        <w:r w:rsidR="003147DA">
          <w:rPr>
            <w:rFonts w:cs="Arial"/>
            <w:bCs/>
            <w:sz w:val="24"/>
            <w:szCs w:val="24"/>
          </w:rPr>
          <w:t xml:space="preserve">is </w:t>
        </w:r>
      </w:ins>
      <w:ins w:id="353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suggest</w:t>
        </w:r>
      </w:ins>
      <w:ins w:id="354" w:author="Gen-Chang Hsu" w:date="2024-05-28T20:25:00Z" w16du:dateUtc="2024-05-29T00:25:00Z">
        <w:r w:rsidR="003147DA">
          <w:rPr>
            <w:rFonts w:cs="Arial"/>
            <w:bCs/>
            <w:sz w:val="24"/>
            <w:szCs w:val="24"/>
          </w:rPr>
          <w:t>s</w:t>
        </w:r>
      </w:ins>
      <w:ins w:id="355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that parental care in burying beetles (</w:t>
        </w:r>
      </w:ins>
      <w:ins w:id="356" w:author="Gen-Chang Hsu" w:date="2024-05-28T13:21:00Z" w16du:dateUtc="2024-05-28T17:21:00Z">
        <w:r w:rsidR="008E2ECA" w:rsidRPr="005F3FFC">
          <w:rPr>
            <w:rFonts w:cs="Arial"/>
            <w:bCs/>
            <w:sz w:val="24"/>
            <w:szCs w:val="24"/>
          </w:rPr>
          <w:t xml:space="preserve">e.g., </w:t>
        </w:r>
      </w:ins>
      <w:ins w:id="357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carcass preparation</w:t>
        </w:r>
      </w:ins>
      <w:ins w:id="358" w:author="Gen-Chang Hsu" w:date="2024-05-28T13:21:00Z" w16du:dateUtc="2024-05-28T17:21:00Z">
        <w:r w:rsidR="008E2ECA" w:rsidRPr="005F3FFC">
          <w:rPr>
            <w:rFonts w:cs="Arial"/>
            <w:bCs/>
            <w:sz w:val="24"/>
            <w:szCs w:val="24"/>
          </w:rPr>
          <w:t xml:space="preserve"> and</w:t>
        </w:r>
      </w:ins>
      <w:ins w:id="359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food provisioning) may</w:t>
        </w:r>
      </w:ins>
      <w:ins w:id="360" w:author="Gen-Chang Hsu" w:date="2024-05-28T20:27:00Z" w16du:dateUtc="2024-05-29T00:27:00Z">
        <w:r w:rsidR="003147DA">
          <w:rPr>
            <w:rFonts w:cs="Arial"/>
            <w:bCs/>
            <w:sz w:val="24"/>
            <w:szCs w:val="24"/>
          </w:rPr>
          <w:t xml:space="preserve"> help</w:t>
        </w:r>
      </w:ins>
      <w:ins w:id="361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362" w:author="Gen-Chang Hsu" w:date="2024-05-28T20:31:00Z" w16du:dateUtc="2024-05-29T00:31:00Z">
        <w:r w:rsidR="003147DA">
          <w:rPr>
            <w:rFonts w:cs="Arial"/>
            <w:bCs/>
            <w:sz w:val="24"/>
            <w:szCs w:val="24"/>
          </w:rPr>
          <w:t>maintain breeding performance</w:t>
        </w:r>
      </w:ins>
      <w:ins w:id="363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364" w:author="Gen-Chang Hsu" w:date="2024-05-28T20:31:00Z" w16du:dateUtc="2024-05-29T00:31:00Z">
        <w:r w:rsidR="003147DA">
          <w:rPr>
            <w:rFonts w:cs="Arial"/>
            <w:bCs/>
            <w:sz w:val="24"/>
            <w:szCs w:val="24"/>
          </w:rPr>
          <w:t>on a variety of</w:t>
        </w:r>
      </w:ins>
      <w:ins w:id="365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carcasses in the wild. </w:t>
        </w:r>
      </w:ins>
      <w:ins w:id="366" w:author="Gen-Chang Hsu" w:date="2024-05-28T20:50:00Z" w16du:dateUtc="2024-05-29T00:50:00Z">
        <w:r w:rsidR="00552F54">
          <w:rPr>
            <w:rFonts w:cs="Arial"/>
            <w:bCs/>
            <w:sz w:val="24"/>
            <w:szCs w:val="24"/>
          </w:rPr>
          <w:t>But w</w:t>
        </w:r>
      </w:ins>
      <w:ins w:id="367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ithout parental care</w:t>
        </w:r>
      </w:ins>
      <w:ins w:id="368" w:author="Gen-Chang Hsu" w:date="2024-05-28T13:21:00Z" w16du:dateUtc="2024-05-28T17:21:00Z">
        <w:r w:rsidR="008E2ECA" w:rsidRPr="005F3FFC">
          <w:rPr>
            <w:rFonts w:cs="Arial"/>
            <w:bCs/>
            <w:sz w:val="24"/>
            <w:szCs w:val="24"/>
          </w:rPr>
          <w:t xml:space="preserve">, </w:t>
        </w:r>
      </w:ins>
      <w:ins w:id="369" w:author="Gen-Chang Hsu" w:date="2024-05-28T20:32:00Z" w16du:dateUtc="2024-05-29T00:32:00Z">
        <w:r w:rsidR="003147DA">
          <w:rPr>
            <w:rFonts w:cs="Arial"/>
            <w:bCs/>
            <w:sz w:val="24"/>
            <w:szCs w:val="24"/>
          </w:rPr>
          <w:t xml:space="preserve">carcass taxon </w:t>
        </w:r>
      </w:ins>
      <w:ins w:id="370" w:author="Gen-Chang Hsu" w:date="2024-05-28T13:22:00Z" w16du:dateUtc="2024-05-28T17:22:00Z">
        <w:r w:rsidR="008E2ECA" w:rsidRPr="005F3FFC">
          <w:rPr>
            <w:rFonts w:cs="Arial"/>
            <w:bCs/>
            <w:sz w:val="24"/>
            <w:szCs w:val="24"/>
          </w:rPr>
          <w:t>may</w:t>
        </w:r>
      </w:ins>
      <w:ins w:id="371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372" w:author="Gen-Chang Hsu" w:date="2024-05-28T13:22:00Z" w16du:dateUtc="2024-05-28T17:22:00Z">
        <w:r w:rsidR="008E2ECA" w:rsidRPr="005F3FFC">
          <w:rPr>
            <w:rFonts w:cs="Arial"/>
            <w:bCs/>
            <w:sz w:val="24"/>
            <w:szCs w:val="24"/>
          </w:rPr>
          <w:t>potentially</w:t>
        </w:r>
      </w:ins>
      <w:ins w:id="373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374" w:author="Gen-Chang Hsu" w:date="2024-05-28T13:22:00Z" w16du:dateUtc="2024-05-28T17:22:00Z">
        <w:r w:rsidR="008E2ECA" w:rsidRPr="005F3FFC">
          <w:rPr>
            <w:rFonts w:cs="Arial"/>
            <w:bCs/>
            <w:sz w:val="24"/>
            <w:szCs w:val="24"/>
          </w:rPr>
          <w:t>influence</w:t>
        </w:r>
      </w:ins>
      <w:ins w:id="375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individual larval performance.</w:t>
        </w:r>
      </w:ins>
    </w:p>
    <w:p w14:paraId="533B8452" w14:textId="6ACE47BF" w:rsidR="00C750D7" w:rsidRPr="0081512B" w:rsidDel="00522F31" w:rsidRDefault="00C750D7" w:rsidP="00B03B7C">
      <w:pPr>
        <w:spacing w:line="480" w:lineRule="auto"/>
        <w:rPr>
          <w:del w:id="376" w:author="Gen-Chang Hsu" w:date="2024-05-28T13:25:00Z" w16du:dateUtc="2024-05-28T17:25:00Z"/>
          <w:rFonts w:cs="Arial"/>
          <w:bCs/>
          <w:color w:val="FF0000"/>
          <w:sz w:val="24"/>
          <w:szCs w:val="24"/>
        </w:rPr>
      </w:pP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3B83CA1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ins w:id="377" w:author="Gen-Chang Hsu" w:date="2024-05-28T22:01:00Z" w16du:dateUtc="2024-05-29T02:01:00Z">
        <w:r w:rsidR="00FF66E8" w:rsidRPr="00695E3E">
          <w:rPr>
            <w:rFonts w:cs="Arial"/>
            <w:bCs/>
            <w:sz w:val="24"/>
            <w:szCs w:val="24"/>
          </w:rPr>
          <w:t xml:space="preserve"> in burying beetles</w:t>
        </w:r>
      </w:ins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del w:id="378" w:author="Gen-Chang Hsu" w:date="2024-05-28T22:14:00Z" w16du:dateUtc="2024-05-29T02:14:00Z">
        <w:r w:rsidR="00740BED" w:rsidRPr="00BE74DA" w:rsidDel="00BE74DA">
          <w:rPr>
            <w:rFonts w:cs="Arial"/>
            <w:bCs/>
            <w:sz w:val="24"/>
            <w:szCs w:val="24"/>
          </w:rPr>
          <w:delText>.</w:delText>
        </w:r>
      </w:del>
      <w:ins w:id="379" w:author="Gen-Chang Hsu" w:date="2024-05-28T22:14:00Z" w16du:dateUtc="2024-05-29T02:14:00Z">
        <w:r w:rsidR="005F0E52" w:rsidRPr="00BE74DA">
          <w:rPr>
            <w:rFonts w:cs="Arial"/>
            <w:bCs/>
            <w:sz w:val="24"/>
            <w:szCs w:val="24"/>
          </w:rPr>
          <w:t xml:space="preserve"> </w:t>
        </w:r>
      </w:ins>
      <w:del w:id="380" w:author="Gen-Chang Hsu" w:date="2024-05-28T22:14:00Z" w16du:dateUtc="2024-05-29T02:14:00Z">
        <w:r w:rsidR="00740BED" w:rsidRPr="00BE74DA" w:rsidDel="005F0E52">
          <w:rPr>
            <w:rFonts w:cs="Arial"/>
            <w:bCs/>
            <w:sz w:val="24"/>
            <w:szCs w:val="24"/>
          </w:rPr>
          <w:delText xml:space="preserve"> </w:delText>
        </w:r>
      </w:del>
      <w:ins w:id="381" w:author="Gen-Chang Hsu" w:date="2024-05-28T22:15:00Z" w16du:dateUtc="2024-05-29T02:15:00Z">
        <w:r w:rsidR="00BE74DA" w:rsidRPr="00695E3E">
          <w:rPr>
            <w:rFonts w:cs="Arial"/>
            <w:bCs/>
            <w:sz w:val="24"/>
            <w:szCs w:val="24"/>
          </w:rPr>
          <w:t>B</w:t>
        </w:r>
      </w:ins>
      <w:ins w:id="382" w:author="Gen-Chang Hsu" w:date="2024-05-28T22:09:00Z" w16du:dateUtc="2024-05-29T02:09:00Z">
        <w:r w:rsidR="005F0E52" w:rsidRPr="00695E3E">
          <w:rPr>
            <w:rFonts w:cs="Arial"/>
            <w:bCs/>
            <w:sz w:val="24"/>
            <w:szCs w:val="24"/>
          </w:rPr>
          <w:t xml:space="preserve">reeding outcomes </w:t>
        </w:r>
      </w:ins>
      <w:ins w:id="383" w:author="Gen-Chang Hsu" w:date="2024-05-28T22:16:00Z" w16du:dateUtc="2024-05-29T02:16:00Z">
        <w:r w:rsidR="00BE74DA" w:rsidRPr="00695E3E">
          <w:rPr>
            <w:rFonts w:cs="Arial"/>
            <w:bCs/>
            <w:sz w:val="24"/>
            <w:szCs w:val="24"/>
          </w:rPr>
          <w:t xml:space="preserve">did not differ </w:t>
        </w:r>
      </w:ins>
      <w:ins w:id="384" w:author="Gen-Chang Hsu" w:date="2024-05-28T22:09:00Z" w16du:dateUtc="2024-05-29T02:09:00Z">
        <w:r w:rsidR="005F0E52" w:rsidRPr="00695E3E">
          <w:rPr>
            <w:rFonts w:cs="Arial"/>
            <w:bCs/>
            <w:sz w:val="24"/>
            <w:szCs w:val="24"/>
          </w:rPr>
          <w:t>between lab and wild carcasses</w:t>
        </w:r>
      </w:ins>
      <w:ins w:id="385" w:author="Gen-Chang Hsu" w:date="2024-05-28T22:10:00Z" w16du:dateUtc="2024-05-29T02:10:00Z">
        <w:r w:rsidR="005F0E52" w:rsidRPr="00695E3E">
          <w:rPr>
            <w:rFonts w:cs="Arial"/>
            <w:bCs/>
            <w:sz w:val="24"/>
            <w:szCs w:val="24"/>
          </w:rPr>
          <w:t xml:space="preserve">. </w:t>
        </w:r>
      </w:ins>
      <w:ins w:id="386" w:author="Gen-Chang Hsu" w:date="2024-05-28T22:15:00Z" w16du:dateUtc="2024-05-29T02:15:00Z">
        <w:r w:rsidR="00BE74DA" w:rsidRPr="00695E3E">
          <w:rPr>
            <w:rFonts w:cs="Arial"/>
            <w:bCs/>
            <w:sz w:val="24"/>
            <w:szCs w:val="24"/>
          </w:rPr>
          <w:t>Furthermore, d</w:t>
        </w:r>
      </w:ins>
      <w:del w:id="387" w:author="Gen-Chang Hsu" w:date="2024-05-28T22:08:00Z" w16du:dateUtc="2024-05-29T02:08:00Z">
        <w:r w:rsidR="009B6DA8" w:rsidRPr="00BE74DA" w:rsidDel="005F0E52">
          <w:rPr>
            <w:rFonts w:cs="Arial"/>
            <w:bCs/>
            <w:sz w:val="24"/>
            <w:szCs w:val="24"/>
          </w:rPr>
          <w:delText>D</w:delText>
        </w:r>
      </w:del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ins w:id="388" w:author="Gen-Chang Hsu" w:date="2024-05-28T22:14:00Z" w16du:dateUtc="2024-05-29T02:14:00Z">
        <w:r w:rsidR="005F0E52" w:rsidRPr="00695E3E">
          <w:rPr>
            <w:rFonts w:cs="Arial"/>
            <w:bCs/>
            <w:sz w:val="24"/>
            <w:szCs w:val="24"/>
          </w:rPr>
          <w:t xml:space="preserve"> (particularly protein content)</w:t>
        </w:r>
      </w:ins>
      <w:r w:rsidR="009B6DA8" w:rsidRPr="00BE74DA">
        <w:rPr>
          <w:rFonts w:cs="Arial"/>
          <w:bCs/>
          <w:sz w:val="24"/>
          <w:szCs w:val="24"/>
        </w:rPr>
        <w:t xml:space="preserve"> </w:t>
      </w:r>
      <w:ins w:id="389" w:author="Gen-Chang Hsu" w:date="2024-05-28T22:06:00Z" w16du:dateUtc="2024-05-29T02:06:00Z">
        <w:r w:rsidR="00600A41" w:rsidRPr="00695E3E">
          <w:rPr>
            <w:rFonts w:cs="Arial"/>
            <w:bCs/>
            <w:sz w:val="24"/>
            <w:szCs w:val="24"/>
          </w:rPr>
          <w:t xml:space="preserve">among </w:t>
        </w:r>
      </w:ins>
      <w:del w:id="390" w:author="Gen-Chang Hsu" w:date="2024-05-28T22:06:00Z" w16du:dateUtc="2024-05-29T02:06:00Z">
        <w:r w:rsidR="009B6DA8" w:rsidRPr="00BE74DA" w:rsidDel="00600A41">
          <w:rPr>
            <w:rFonts w:cs="Arial"/>
            <w:bCs/>
            <w:sz w:val="24"/>
            <w:szCs w:val="24"/>
          </w:rPr>
          <w:delText xml:space="preserve">of lab and wild carcasses as well as </w:delText>
        </w:r>
      </w:del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del w:id="391" w:author="Gen-Chang Hsu" w:date="2024-05-28T22:15:00Z" w16du:dateUtc="2024-05-29T02:15:00Z">
        <w:r w:rsidR="009B6DA8" w:rsidRPr="00BE74DA" w:rsidDel="00BE74DA">
          <w:rPr>
            <w:rFonts w:cs="Arial"/>
            <w:bCs/>
            <w:sz w:val="24"/>
            <w:szCs w:val="24"/>
          </w:rPr>
          <w:delText>w</w:delText>
        </w:r>
        <w:r w:rsidRPr="00BE74DA" w:rsidDel="00BE74DA">
          <w:rPr>
            <w:rFonts w:cs="Arial"/>
            <w:bCs/>
            <w:sz w:val="24"/>
            <w:szCs w:val="24"/>
          </w:rPr>
          <w:delText xml:space="preserve">e found no major difference in </w:delText>
        </w:r>
      </w:del>
      <w:del w:id="392" w:author="Gen-Chang Hsu" w:date="2024-05-28T22:05:00Z" w16du:dateUtc="2024-05-29T02:05:00Z">
        <w:r w:rsidRPr="00BE74DA" w:rsidDel="00600A41">
          <w:rPr>
            <w:rFonts w:cs="Arial"/>
            <w:bCs/>
            <w:sz w:val="24"/>
            <w:szCs w:val="24"/>
          </w:rPr>
          <w:delText xml:space="preserve">breeding </w:delText>
        </w:r>
      </w:del>
      <w:ins w:id="393" w:author="Gen-Chang Hsu" w:date="2024-05-28T22:05:00Z" w16du:dateUtc="2024-05-29T02:05:00Z">
        <w:r w:rsidR="00600A41" w:rsidRPr="00695E3E">
          <w:rPr>
            <w:rFonts w:cs="Arial"/>
            <w:bCs/>
            <w:sz w:val="24"/>
            <w:szCs w:val="24"/>
          </w:rPr>
          <w:t xml:space="preserve">larval </w:t>
        </w:r>
      </w:ins>
      <w:ins w:id="394" w:author="Gen-Chang Hsu" w:date="2024-05-28T22:11:00Z" w16du:dateUtc="2024-05-29T02:11:00Z">
        <w:r w:rsidR="005F0E52" w:rsidRPr="00695E3E">
          <w:rPr>
            <w:rFonts w:cs="Arial"/>
            <w:bCs/>
            <w:sz w:val="24"/>
            <w:szCs w:val="24"/>
          </w:rPr>
          <w:t>traits</w:t>
        </w:r>
      </w:ins>
      <w:ins w:id="395" w:author="Gen-Chang Hsu" w:date="2024-05-28T22:10:00Z" w16du:dateUtc="2024-05-29T02:10:00Z">
        <w:r w:rsidR="005F0E52" w:rsidRPr="00695E3E">
          <w:rPr>
            <w:rFonts w:cs="Arial"/>
            <w:bCs/>
            <w:sz w:val="24"/>
            <w:szCs w:val="24"/>
          </w:rPr>
          <w:t>,</w:t>
        </w:r>
      </w:ins>
      <w:del w:id="396" w:author="Gen-Chang Hsu" w:date="2024-05-28T22:05:00Z" w16du:dateUtc="2024-05-29T02:05:00Z">
        <w:r w:rsidRPr="00BE74DA" w:rsidDel="00600A41">
          <w:rPr>
            <w:rFonts w:cs="Arial"/>
            <w:bCs/>
            <w:sz w:val="24"/>
            <w:szCs w:val="24"/>
          </w:rPr>
          <w:delText xml:space="preserve">outcomes and </w:delText>
        </w:r>
      </w:del>
      <w:ins w:id="397" w:author="Gen-Chang Hsu" w:date="2024-05-28T22:10:00Z" w16du:dateUtc="2024-05-29T02:10:00Z">
        <w:r w:rsidR="005F0E52" w:rsidRPr="00695E3E">
          <w:rPr>
            <w:rFonts w:cs="Arial"/>
            <w:bCs/>
            <w:sz w:val="24"/>
            <w:szCs w:val="24"/>
          </w:rPr>
          <w:t xml:space="preserve"> </w:t>
        </w:r>
      </w:ins>
      <w:r w:rsidRPr="00BE74DA">
        <w:rPr>
          <w:rFonts w:cs="Arial"/>
          <w:bCs/>
          <w:sz w:val="24"/>
          <w:szCs w:val="24"/>
        </w:rPr>
        <w:t>carcass use efficiency</w:t>
      </w:r>
      <w:ins w:id="398" w:author="Gen-Chang Hsu" w:date="2024-05-28T22:07:00Z" w16du:dateUtc="2024-05-29T02:07:00Z">
        <w:r w:rsidR="005F0E52" w:rsidRPr="00695E3E">
          <w:rPr>
            <w:rFonts w:cs="Arial"/>
            <w:bCs/>
            <w:sz w:val="24"/>
            <w:szCs w:val="24"/>
          </w:rPr>
          <w:t>,</w:t>
        </w:r>
      </w:ins>
      <w:ins w:id="399" w:author="Gen-Chang Hsu" w:date="2024-05-28T22:05:00Z" w16du:dateUtc="2024-05-29T02:05:00Z">
        <w:r w:rsidR="00600A41" w:rsidRPr="00695E3E">
          <w:rPr>
            <w:rFonts w:cs="Arial"/>
            <w:bCs/>
            <w:sz w:val="24"/>
            <w:szCs w:val="24"/>
          </w:rPr>
          <w:t xml:space="preserve"> and larval growth</w:t>
        </w:r>
      </w:ins>
      <w:r w:rsidRPr="00BE74DA">
        <w:rPr>
          <w:rFonts w:cs="Arial"/>
          <w:bCs/>
          <w:sz w:val="24"/>
          <w:szCs w:val="24"/>
        </w:rPr>
        <w:t xml:space="preserve"> </w:t>
      </w:r>
      <w:ins w:id="400" w:author="Gen-Chang Hsu" w:date="2024-05-28T22:16:00Z" w16du:dateUtc="2024-05-29T02:16:00Z">
        <w:r w:rsidR="00BE74DA" w:rsidRPr="00695E3E">
          <w:rPr>
            <w:rFonts w:cs="Arial"/>
            <w:bCs/>
            <w:sz w:val="24"/>
            <w:szCs w:val="24"/>
          </w:rPr>
          <w:t xml:space="preserve">were generally similar </w:t>
        </w:r>
      </w:ins>
      <w:del w:id="401" w:author="Gen-Chang Hsu" w:date="2024-05-28T22:05:00Z" w16du:dateUtc="2024-05-29T02:05:00Z">
        <w:r w:rsidRPr="00BE74DA" w:rsidDel="00600A41">
          <w:rPr>
            <w:rFonts w:cs="Arial"/>
            <w:bCs/>
            <w:sz w:val="24"/>
            <w:szCs w:val="24"/>
          </w:rPr>
          <w:delText>between</w:delText>
        </w:r>
        <w:r w:rsidR="009B6DA8" w:rsidRPr="00BE74DA" w:rsidDel="00600A41">
          <w:rPr>
            <w:rFonts w:cs="Arial"/>
            <w:bCs/>
            <w:sz w:val="24"/>
            <w:szCs w:val="24"/>
          </w:rPr>
          <w:delText xml:space="preserve"> carcass sources or </w:delText>
        </w:r>
      </w:del>
      <w:r w:rsidR="009B6DA8" w:rsidRPr="00BE74DA">
        <w:rPr>
          <w:rFonts w:cs="Arial"/>
          <w:bCs/>
          <w:sz w:val="24"/>
          <w:szCs w:val="24"/>
        </w:rPr>
        <w:t xml:space="preserve">among </w:t>
      </w:r>
      <w:ins w:id="402" w:author="Gen-Chang Hsu" w:date="2024-05-28T22:07:00Z" w16du:dateUtc="2024-05-29T02:07:00Z">
        <w:r w:rsidR="005F0E52" w:rsidRPr="00695E3E">
          <w:rPr>
            <w:rFonts w:cs="Arial"/>
            <w:bCs/>
            <w:sz w:val="24"/>
            <w:szCs w:val="24"/>
          </w:rPr>
          <w:t xml:space="preserve">these wild </w:t>
        </w:r>
      </w:ins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ins w:id="403" w:author="Gen-Chang Hsu" w:date="2024-05-28T22:14:00Z" w16du:dateUtc="2024-05-29T02:14:00Z">
        <w:r w:rsidR="005F0E52" w:rsidRPr="00695E3E">
          <w:rPr>
            <w:rFonts w:cs="Arial"/>
            <w:bCs/>
            <w:sz w:val="24"/>
            <w:szCs w:val="24"/>
          </w:rPr>
          <w:t xml:space="preserve"> </w:t>
        </w:r>
      </w:ins>
      <w:del w:id="404" w:author="Gen-Chang Hsu" w:date="2024-05-28T22:14:00Z" w16du:dateUtc="2024-05-29T02:14:00Z">
        <w:r w:rsidR="00BC1D38" w:rsidRPr="00BE74DA" w:rsidDel="005F0E52">
          <w:rPr>
            <w:rFonts w:cs="Arial"/>
            <w:bCs/>
            <w:sz w:val="24"/>
            <w:szCs w:val="24"/>
          </w:rPr>
          <w:delText xml:space="preserve"> </w:delText>
        </w:r>
      </w:del>
      <w:del w:id="405" w:author="Gen-Chang Hsu" w:date="2024-05-28T22:04:00Z" w16du:dateUtc="2024-05-29T02:04:00Z">
        <w:r w:rsidR="00BC1D38" w:rsidRPr="00BE74DA" w:rsidDel="00FF66E8">
          <w:rPr>
            <w:rFonts w:cs="Arial"/>
            <w:bCs/>
            <w:sz w:val="24"/>
            <w:szCs w:val="24"/>
          </w:rPr>
          <w:delText xml:space="preserve">However, individual larvae </w:delText>
        </w:r>
        <w:r w:rsidR="009B6DA8" w:rsidRPr="00BE74DA" w:rsidDel="00FF66E8">
          <w:rPr>
            <w:rFonts w:cs="Arial"/>
            <w:bCs/>
            <w:sz w:val="24"/>
            <w:szCs w:val="24"/>
          </w:rPr>
          <w:delText xml:space="preserve">growing 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>without parents did perform better when fe</w:delText>
        </w:r>
        <w:r w:rsidR="00473C72" w:rsidRPr="00BE74DA" w:rsidDel="00FF66E8">
          <w:rPr>
            <w:rFonts w:cs="Arial"/>
            <w:bCs/>
            <w:sz w:val="24"/>
            <w:szCs w:val="24"/>
          </w:rPr>
          <w:delText>eding on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 diets </w:delText>
        </w:r>
        <w:r w:rsidR="00C5419F" w:rsidRPr="00BE74DA" w:rsidDel="00FF66E8">
          <w:rPr>
            <w:rFonts w:cs="Arial"/>
            <w:bCs/>
            <w:sz w:val="24"/>
            <w:szCs w:val="24"/>
          </w:rPr>
          <w:delText xml:space="preserve">from wild carcasses 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with higher </w:delText>
        </w:r>
        <w:r w:rsidR="00C5419F" w:rsidRPr="00BE74DA" w:rsidDel="00FF66E8">
          <w:rPr>
            <w:rFonts w:cs="Arial"/>
            <w:bCs/>
            <w:sz w:val="24"/>
            <w:szCs w:val="24"/>
          </w:rPr>
          <w:delText xml:space="preserve">tissue 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>nutritional quality. Th</w:delText>
        </w:r>
        <w:r w:rsidR="00A57AD6" w:rsidRPr="00BE74DA" w:rsidDel="00FF66E8">
          <w:rPr>
            <w:rFonts w:cs="Arial"/>
            <w:bCs/>
            <w:sz w:val="24"/>
            <w:szCs w:val="24"/>
          </w:rPr>
          <w:delText>ese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A57AD6" w:rsidRPr="00BE74DA" w:rsidDel="00FF66E8">
          <w:rPr>
            <w:rFonts w:cs="Arial"/>
            <w:bCs/>
            <w:sz w:val="24"/>
            <w:szCs w:val="24"/>
          </w:rPr>
          <w:delText>suggest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 that 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>parental care may</w:delText>
        </w:r>
        <w:r w:rsidR="000B1C0E" w:rsidRPr="00BE74DA" w:rsidDel="00FF66E8">
          <w:rPr>
            <w:rFonts w:cs="Arial"/>
            <w:bCs/>
            <w:sz w:val="24"/>
            <w:szCs w:val="24"/>
          </w:rPr>
          <w:delText xml:space="preserve"> help dampen the effects of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 xml:space="preserve"> variable</w:delText>
        </w:r>
        <w:r w:rsidR="002C5D92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0B1C0E" w:rsidRPr="00BE74DA" w:rsidDel="00FF66E8">
          <w:rPr>
            <w:rFonts w:cs="Arial"/>
            <w:bCs/>
            <w:sz w:val="24"/>
            <w:szCs w:val="24"/>
          </w:rPr>
          <w:delText xml:space="preserve">carcass </w:delText>
        </w:r>
        <w:r w:rsidR="002C5D92" w:rsidRPr="00BE74DA" w:rsidDel="00FF66E8">
          <w:rPr>
            <w:rFonts w:cs="Arial"/>
            <w:bCs/>
            <w:sz w:val="24"/>
            <w:szCs w:val="24"/>
          </w:rPr>
          <w:delText>nutri</w:delText>
        </w:r>
        <w:r w:rsidR="003D0947" w:rsidRPr="00BE74DA" w:rsidDel="00FF66E8">
          <w:rPr>
            <w:rFonts w:cs="Arial"/>
            <w:bCs/>
            <w:sz w:val="24"/>
            <w:szCs w:val="24"/>
          </w:rPr>
          <w:delText>tion</w:delText>
        </w:r>
        <w:r w:rsidR="002C5D92" w:rsidRPr="00BE74DA" w:rsidDel="00FF66E8">
          <w:rPr>
            <w:rFonts w:cs="Arial"/>
            <w:bCs/>
            <w:sz w:val="24"/>
            <w:szCs w:val="24"/>
          </w:rPr>
          <w:delText>al quality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3D0947" w:rsidRPr="00BE74DA" w:rsidDel="00FF66E8">
          <w:rPr>
            <w:rFonts w:cs="Arial"/>
            <w:bCs/>
            <w:sz w:val="24"/>
            <w:szCs w:val="24"/>
          </w:rPr>
          <w:delText>in the wild</w:delText>
        </w:r>
        <w:r w:rsidR="00EF7BB7" w:rsidRPr="00BE74DA" w:rsidDel="00FF66E8">
          <w:rPr>
            <w:rFonts w:cs="Arial"/>
            <w:bCs/>
            <w:sz w:val="24"/>
            <w:szCs w:val="24"/>
          </w:rPr>
          <w:delText>. But</w:delText>
        </w:r>
        <w:r w:rsidR="0074621E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EF7BB7" w:rsidRPr="00BE74DA" w:rsidDel="00FF66E8">
          <w:rPr>
            <w:rFonts w:cs="Arial"/>
            <w:bCs/>
            <w:sz w:val="24"/>
            <w:szCs w:val="24"/>
          </w:rPr>
          <w:delText xml:space="preserve">without parental care, 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>diet</w:delText>
        </w:r>
        <w:r w:rsidR="0074621E" w:rsidRPr="00BE74DA" w:rsidDel="00FF66E8">
          <w:rPr>
            <w:rFonts w:cs="Arial"/>
            <w:bCs/>
            <w:sz w:val="24"/>
            <w:szCs w:val="24"/>
          </w:rPr>
          <w:delText xml:space="preserve"> quality play</w:delText>
        </w:r>
        <w:r w:rsidR="00EF7BB7" w:rsidRPr="00BE74DA" w:rsidDel="00FF66E8">
          <w:rPr>
            <w:rFonts w:cs="Arial"/>
            <w:bCs/>
            <w:sz w:val="24"/>
            <w:szCs w:val="24"/>
          </w:rPr>
          <w:delText>s</w:delText>
        </w:r>
        <w:r w:rsidR="0074621E" w:rsidRPr="00BE74DA" w:rsidDel="00FF66E8">
          <w:rPr>
            <w:rFonts w:cs="Arial"/>
            <w:bCs/>
            <w:sz w:val="24"/>
            <w:szCs w:val="24"/>
          </w:rPr>
          <w:delText xml:space="preserve"> an important role in larval performance</w:delText>
        </w:r>
        <w:r w:rsidR="003D0947" w:rsidRPr="00BE74DA" w:rsidDel="00FF66E8">
          <w:rPr>
            <w:rFonts w:cs="Arial"/>
            <w:bCs/>
            <w:sz w:val="24"/>
            <w:szCs w:val="24"/>
          </w:rPr>
          <w:delText>.</w:delText>
        </w:r>
        <w:r w:rsidR="00EE202E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</w:del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ins w:id="406" w:author="Gen-Chang Hsu" w:date="2024-05-28T22:07:00Z" w16du:dateUtc="2024-05-29T02:07:00Z">
        <w:r w:rsidR="005F0E52">
          <w:rPr>
            <w:rFonts w:cs="Arial"/>
            <w:bCs/>
            <w:sz w:val="24"/>
            <w:szCs w:val="24"/>
          </w:rPr>
          <w:t xml:space="preserve">lab and wild </w:t>
        </w:r>
      </w:ins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</w:t>
      </w:r>
      <w:del w:id="407" w:author="Gen-Chang Hsu" w:date="2024-05-28T22:02:00Z" w16du:dateUtc="2024-05-29T02:02:00Z">
        <w:r w:rsidR="004E6E54" w:rsidRPr="00FF66E8" w:rsidDel="00FF66E8">
          <w:rPr>
            <w:rFonts w:cs="Arial"/>
            <w:bCs/>
            <w:sz w:val="24"/>
            <w:szCs w:val="24"/>
          </w:rPr>
          <w:delText xml:space="preserve"> the</w:delText>
        </w:r>
      </w:del>
      <w:r w:rsidR="004E6E54" w:rsidRPr="00FF66E8">
        <w:rPr>
          <w:rFonts w:cs="Arial"/>
          <w:bCs/>
          <w:sz w:val="24"/>
          <w:szCs w:val="24"/>
        </w:rPr>
        <w:t xml:space="preserve">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del w:id="408" w:author="Gen-Chang Hsu" w:date="2024-05-28T22:26:00Z" w16du:dateUtc="2024-05-29T02:26:00Z">
        <w:r w:rsidR="0093568E" w:rsidRPr="00FF66E8" w:rsidDel="00062D48">
          <w:rPr>
            <w:rFonts w:cs="Arial"/>
            <w:bCs/>
            <w:sz w:val="24"/>
            <w:szCs w:val="24"/>
          </w:rPr>
          <w:delText>various carcass attributes</w:delText>
        </w:r>
      </w:del>
      <w:ins w:id="409" w:author="Gen-Chang Hsu" w:date="2024-05-28T22:26:00Z" w16du:dateUtc="2024-05-29T02:26:00Z">
        <w:r w:rsidR="00062D48">
          <w:rPr>
            <w:rFonts w:cs="Arial"/>
            <w:bCs/>
            <w:sz w:val="24"/>
            <w:szCs w:val="24"/>
          </w:rPr>
          <w:t>carcass resource</w:t>
        </w:r>
      </w:ins>
      <w:r w:rsidR="0093568E" w:rsidRPr="00FF66E8">
        <w:rPr>
          <w:rFonts w:cs="Arial"/>
          <w:bCs/>
          <w:sz w:val="24"/>
          <w:szCs w:val="24"/>
        </w:rPr>
        <w:t xml:space="preserve"> shape</w:t>
      </w:r>
      <w:ins w:id="410" w:author="Gen-Chang Hsu" w:date="2024-05-28T22:26:00Z" w16du:dateUtc="2024-05-29T02:26:00Z">
        <w:r w:rsidR="00062D48">
          <w:rPr>
            <w:rFonts w:cs="Arial"/>
            <w:bCs/>
            <w:sz w:val="24"/>
            <w:szCs w:val="24"/>
          </w:rPr>
          <w:t>s</w:t>
        </w:r>
      </w:ins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72EE71A0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 xml:space="preserve">We thank </w:t>
      </w:r>
      <w:commentRangeStart w:id="411"/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members of the Sun Lab, particularly Mu-Tzu Tsai, </w:t>
      </w:r>
      <w:commentRangeEnd w:id="411"/>
      <w:r w:rsidR="00E31BD9">
        <w:rPr>
          <w:rStyle w:val="CommentReference"/>
        </w:rPr>
        <w:commentReference w:id="411"/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would like to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at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as well as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 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commentRangeStart w:id="412"/>
    <w:p w14:paraId="60B145FD" w14:textId="77777777" w:rsidR="0085441E" w:rsidRPr="00E63430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E63430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commentRangeEnd w:id="412"/>
      <w:r w:rsidR="00F62B79">
        <w:rPr>
          <w:rStyle w:val="CommentReference"/>
        </w:rPr>
        <w:commentReference w:id="412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19F3632C">
            <wp:extent cx="5036012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2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10B0844D" w14:textId="23473EE5" w:rsidR="00602DE3" w:rsidRPr="006D468F" w:rsidRDefault="00602DE3" w:rsidP="00602DE3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1ECE5D93" w14:textId="07A5EF6B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413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413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ins w:id="414" w:author="Gen-Chang Hsu" w:date="2024-05-28T13:01:00Z" w16du:dateUtc="2024-05-28T17:01:00Z">
        <w:r w:rsidR="00C750D7" w:rsidRPr="0070288D">
          <w:rPr>
            <w:rFonts w:cs="Arial"/>
            <w:sz w:val="24"/>
            <w:szCs w:val="24"/>
          </w:rPr>
          <w:t xml:space="preserve"> Letters denote</w:t>
        </w:r>
      </w:ins>
      <w:ins w:id="415" w:author="Gen-Chang Hsu" w:date="2024-05-28T13:02:00Z" w16du:dateUtc="2024-05-28T17:02:00Z">
        <w:r w:rsidR="00C750D7" w:rsidRPr="0070288D">
          <w:rPr>
            <w:rFonts w:cs="Arial"/>
            <w:sz w:val="24"/>
            <w:szCs w:val="24"/>
          </w:rPr>
          <w:t xml:space="preserve"> </w:t>
        </w:r>
      </w:ins>
      <w:ins w:id="416" w:author="Gen-Chang Hsu" w:date="2024-05-28T13:01:00Z" w16du:dateUtc="2024-05-28T17:01:00Z">
        <w:r w:rsidR="00C750D7" w:rsidRPr="0070288D">
          <w:rPr>
            <w:rFonts w:cs="Arial"/>
            <w:sz w:val="24"/>
            <w:szCs w:val="24"/>
          </w:rPr>
          <w:t>significant difference</w:t>
        </w:r>
      </w:ins>
      <w:ins w:id="417" w:author="Gen-Chang Hsu" w:date="2024-05-28T20:12:00Z" w16du:dateUtc="2024-05-29T00:12:00Z">
        <w:r w:rsidR="00A46E5C">
          <w:rPr>
            <w:rFonts w:cs="Arial"/>
            <w:sz w:val="24"/>
            <w:szCs w:val="24"/>
          </w:rPr>
          <w:t xml:space="preserve"> </w:t>
        </w:r>
      </w:ins>
      <w:ins w:id="418" w:author="Gen-Chang Hsu" w:date="2024-05-28T20:14:00Z" w16du:dateUtc="2024-05-29T00:14:00Z">
        <w:r w:rsidR="00A46E5C">
          <w:rPr>
            <w:rFonts w:cs="Arial"/>
            <w:sz w:val="24"/>
            <w:szCs w:val="24"/>
          </w:rPr>
          <w:t>with</w:t>
        </w:r>
      </w:ins>
      <w:ins w:id="419" w:author="Gen-Chang Hsu" w:date="2024-05-28T20:12:00Z" w16du:dateUtc="2024-05-29T00:12:00Z">
        <w:r w:rsidR="00A46E5C">
          <w:rPr>
            <w:rFonts w:cs="Arial"/>
            <w:sz w:val="24"/>
            <w:szCs w:val="24"/>
          </w:rPr>
          <w:t xml:space="preserve"> Tukey multiplicity adjustment</w:t>
        </w:r>
      </w:ins>
      <w:ins w:id="420" w:author="Gen-Chang Hsu" w:date="2024-05-28T13:01:00Z" w16du:dateUtc="2024-05-28T17:01:00Z">
        <w:r w:rsidR="00C750D7" w:rsidRPr="0070288D">
          <w:rPr>
            <w:rFonts w:cs="Arial"/>
            <w:sz w:val="24"/>
            <w:szCs w:val="24"/>
          </w:rPr>
          <w:t xml:space="preserve"> (</w:t>
        </w:r>
        <w:r w:rsidR="00C750D7" w:rsidRPr="00BA6FB4">
          <w:rPr>
            <w:rFonts w:cs="Arial"/>
            <w:i/>
            <w:iCs/>
            <w:sz w:val="24"/>
            <w:szCs w:val="24"/>
          </w:rPr>
          <w:t>α</w:t>
        </w:r>
        <w:r w:rsidR="00C750D7" w:rsidRPr="0070288D">
          <w:rPr>
            <w:rFonts w:cs="Arial"/>
            <w:sz w:val="24"/>
            <w:szCs w:val="24"/>
          </w:rPr>
          <w:t xml:space="preserve"> = 0.05).</w:t>
        </w:r>
      </w:ins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03BD70CD" w14:textId="1C21ECE2" w:rsidR="007B6816" w:rsidRDefault="0077082A" w:rsidP="005109A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C7836E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experiments. Observations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7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Gen-Chang Hsu" w:date="2024-05-29T14:25:00Z" w:initials="GH">
    <w:p w14:paraId="40B02256" w14:textId="77777777" w:rsidR="00600195" w:rsidRDefault="00600195" w:rsidP="00600195">
      <w:pPr>
        <w:pStyle w:val="CommentText"/>
      </w:pPr>
      <w:r>
        <w:rPr>
          <w:rStyle w:val="CommentReference"/>
        </w:rPr>
        <w:annotationRef/>
      </w:r>
      <w:proofErr w:type="gramStart"/>
      <w:r>
        <w:t>SJ</w:t>
      </w:r>
      <w:proofErr w:type="gramEnd"/>
      <w:r>
        <w:t xml:space="preserve"> please add the info here. Eco Let asks for it.</w:t>
      </w:r>
    </w:p>
  </w:comment>
  <w:comment w:id="3" w:author="Gen-Chang Hsu" w:date="2024-05-29T14:28:00Z" w:initials="GH">
    <w:p w14:paraId="58FA23CC" w14:textId="77777777" w:rsidR="001A323E" w:rsidRDefault="001A323E" w:rsidP="001A323E">
      <w:pPr>
        <w:pStyle w:val="CommentText"/>
      </w:pPr>
      <w:r>
        <w:rPr>
          <w:rStyle w:val="CommentReference"/>
        </w:rPr>
        <w:annotationRef/>
      </w:r>
      <w:r>
        <w:t>Please add your preferred email address here.</w:t>
      </w:r>
    </w:p>
  </w:comment>
  <w:comment w:id="4" w:author="Gen-Chang Hsu" w:date="2024-05-27T19:15:00Z" w:initials="GH">
    <w:p w14:paraId="00CD8776" w14:textId="5E4801F4" w:rsidR="00953F66" w:rsidRDefault="00953F66" w:rsidP="00953F66">
      <w:pPr>
        <w:pStyle w:val="CommentText"/>
      </w:pPr>
      <w:r>
        <w:rPr>
          <w:rStyle w:val="CommentReference"/>
        </w:rPr>
        <w:annotationRef/>
      </w:r>
      <w:r>
        <w:t>Will update this after we finalize the draft.</w:t>
      </w:r>
    </w:p>
  </w:comment>
  <w:comment w:id="5" w:author="Gen-Chang Hsu" w:date="2024-05-29T22:39:00Z" w:initials="GH">
    <w:p w14:paraId="70C02D08" w14:textId="77777777" w:rsidR="00CB7324" w:rsidRDefault="00CB7324" w:rsidP="00CB7324">
      <w:pPr>
        <w:pStyle w:val="CommentText"/>
      </w:pPr>
      <w:r>
        <w:rPr>
          <w:rStyle w:val="CommentReference"/>
        </w:rPr>
        <w:annotationRef/>
      </w:r>
      <w:r>
        <w:t>I’ll upload them later.</w:t>
      </w:r>
    </w:p>
  </w:comment>
  <w:comment w:id="6" w:author="Gen-Chang Hsu" w:date="2024-05-28T22:50:00Z" w:initials="GH">
    <w:p w14:paraId="3C7C12CC" w14:textId="59E1A179" w:rsidR="00CD3900" w:rsidRDefault="00CD3900" w:rsidP="00CD3900">
      <w:pPr>
        <w:pStyle w:val="CommentText"/>
      </w:pPr>
      <w:r>
        <w:rPr>
          <w:rStyle w:val="CommentReference"/>
        </w:rPr>
        <w:annotationRef/>
      </w:r>
      <w:r>
        <w:t>Eco Letter’s word limit for abstract is 150.</w:t>
      </w:r>
    </w:p>
  </w:comment>
  <w:comment w:id="250" w:author="Gen-Chang Hsu" w:date="2024-05-25T19:10:00Z" w:initials="GH">
    <w:p w14:paraId="401488DE" w14:textId="0D94FD01" w:rsidR="008D4A22" w:rsidRDefault="001E1E73" w:rsidP="008D4A22">
      <w:pPr>
        <w:pStyle w:val="CommentText"/>
      </w:pPr>
      <w:r>
        <w:rPr>
          <w:rStyle w:val="CommentReference"/>
        </w:rPr>
        <w:annotationRef/>
      </w:r>
      <w:r w:rsidR="008D4A22">
        <w:t>I split the original section into two: nutritional analysis and feeding experiments. I also made some edits to your original paragraphs so please check again if I misunderstood anything.</w:t>
      </w:r>
    </w:p>
  </w:comment>
  <w:comment w:id="251" w:author="Gen-Chang Hsu" w:date="2024-05-25T19:13:00Z" w:initials="GH">
    <w:p w14:paraId="6EE02DDE" w14:textId="4502CFB0" w:rsidR="001E1E73" w:rsidRDefault="001E1E73" w:rsidP="001E1E73">
      <w:pPr>
        <w:pStyle w:val="CommentText"/>
      </w:pPr>
      <w:r>
        <w:rPr>
          <w:rStyle w:val="CommentReference"/>
        </w:rPr>
        <w:annotationRef/>
      </w:r>
      <w:r>
        <w:t>Are these numbers the averages of all the dissected carcasses? Actually I think it’s fine to not mention this here.</w:t>
      </w:r>
    </w:p>
  </w:comment>
  <w:comment w:id="252" w:author="Gen-Chang Hsu" w:date="2024-05-26T21:38:00Z" w:initials="GH">
    <w:p w14:paraId="672B7BFF" w14:textId="77777777" w:rsidR="006A1E96" w:rsidRDefault="00CE3F5C" w:rsidP="006A1E96">
      <w:pPr>
        <w:pStyle w:val="CommentText"/>
      </w:pPr>
      <w:r>
        <w:rPr>
          <w:rStyle w:val="CommentReference"/>
        </w:rPr>
        <w:annotationRef/>
      </w:r>
      <w:r w:rsidR="006A1E96">
        <w:t>I added a subtitle for each analysis so that it’s easier to read and navigate. I’ve also updated your part so please check again if everything looks fine!</w:t>
      </w:r>
    </w:p>
    <w:p w14:paraId="0A40D06A" w14:textId="77777777" w:rsidR="006A1E96" w:rsidRDefault="006A1E96" w:rsidP="006A1E96">
      <w:pPr>
        <w:pStyle w:val="CommentText"/>
      </w:pPr>
    </w:p>
    <w:p w14:paraId="2E383121" w14:textId="77777777" w:rsidR="006A1E96" w:rsidRDefault="006A1E96" w:rsidP="006A1E96">
      <w:pPr>
        <w:pStyle w:val="CommentText"/>
      </w:pPr>
      <w:r>
        <w:t>(I didn’t use track changes for this as I think you’ll read through everything again anyway.)</w:t>
      </w:r>
    </w:p>
  </w:comment>
  <w:comment w:id="253" w:author="Gen-Chang Hsu" w:date="2024-05-26T21:41:00Z" w:initials="GH">
    <w:p w14:paraId="52895E1F" w14:textId="483770F4" w:rsidR="00CE3F5C" w:rsidRDefault="00CE3F5C" w:rsidP="00CE3F5C">
      <w:pPr>
        <w:pStyle w:val="CommentText"/>
      </w:pPr>
      <w:r>
        <w:rPr>
          <w:rStyle w:val="CommentReference"/>
        </w:rPr>
        <w:annotationRef/>
      </w:r>
      <w:r>
        <w:t>Originally you used carcass ID nested within block (explicit nesting), but here I used the new carcass ID (which uniquely identify each carcass-block combination) (implicit nesting). I’ve also removed the “rep” from the random effect structure cuz rep numbers do not mean the same for all the carcasses (rep 1 for carcass 1 has nothing to do with rep 1 for carcass 2, even though they share the same label).</w:t>
      </w:r>
    </w:p>
  </w:comment>
  <w:comment w:id="254" w:author="Gen-Chang Hsu" w:date="2024-05-26T21:44:00Z" w:initials="GH">
    <w:p w14:paraId="1A288097" w14:textId="77777777" w:rsidR="006A1E96" w:rsidRDefault="007B2719" w:rsidP="006A1E96">
      <w:pPr>
        <w:pStyle w:val="CommentText"/>
      </w:pPr>
      <w:r>
        <w:rPr>
          <w:rStyle w:val="CommentReference"/>
        </w:rPr>
        <w:annotationRef/>
      </w:r>
      <w:r w:rsidR="006A1E96">
        <w:t>I’ve updated the results for nutritional analysis and larval growth based on the modified models. The numbers changed a bit, but the overall conclusions were the same.</w:t>
      </w:r>
    </w:p>
    <w:p w14:paraId="1ED9DED3" w14:textId="77777777" w:rsidR="006A1E96" w:rsidRDefault="006A1E96" w:rsidP="006A1E96">
      <w:pPr>
        <w:pStyle w:val="CommentText"/>
      </w:pPr>
    </w:p>
    <w:p w14:paraId="044BC1B8" w14:textId="77777777" w:rsidR="006A1E96" w:rsidRDefault="006A1E96" w:rsidP="006A1E96">
      <w:pPr>
        <w:pStyle w:val="CommentText"/>
      </w:pPr>
      <w:r>
        <w:t>(I didn’t use track changes for this as I think you’ll read through everything again  anyway.)</w:t>
      </w:r>
    </w:p>
  </w:comment>
  <w:comment w:id="281" w:author="Gen-Chang Hsu" w:date="2024-05-25T23:14:00Z" w:initials="GH">
    <w:p w14:paraId="649EA1A9" w14:textId="438BED4E" w:rsidR="00D864A2" w:rsidRDefault="00D864A2" w:rsidP="00D864A2">
      <w:pPr>
        <w:pStyle w:val="CommentText"/>
      </w:pPr>
      <w:r>
        <w:rPr>
          <w:rStyle w:val="CommentReference"/>
        </w:rPr>
        <w:annotationRef/>
      </w:r>
      <w:r>
        <w:t>Great point and yes, when the two large wild carcasses were removed, the interaction became non-significant!</w:t>
      </w:r>
    </w:p>
  </w:comment>
  <w:comment w:id="411" w:author="Gen-Chang Hsu" w:date="2024-05-29T15:38:00Z" w:initials="GH">
    <w:p w14:paraId="49F2EEA4" w14:textId="77777777" w:rsidR="00E31BD9" w:rsidRDefault="00E31BD9" w:rsidP="00E31BD9">
      <w:pPr>
        <w:pStyle w:val="CommentText"/>
      </w:pPr>
      <w:r>
        <w:rPr>
          <w:rStyle w:val="CommentReference"/>
        </w:rPr>
        <w:annotationRef/>
      </w:r>
      <w:r>
        <w:t>Maybe just write out all the members’ names instead?</w:t>
      </w:r>
    </w:p>
  </w:comment>
  <w:comment w:id="412" w:author="Gen-Chang Hsu" w:date="2024-05-29T21:03:00Z" w:initials="GH">
    <w:p w14:paraId="2B6243E7" w14:textId="77777777" w:rsidR="00F62B79" w:rsidRDefault="00F62B79" w:rsidP="00F62B79">
      <w:pPr>
        <w:pStyle w:val="CommentText"/>
      </w:pPr>
      <w:r>
        <w:rPr>
          <w:rStyle w:val="CommentReference"/>
        </w:rPr>
        <w:annotationRef/>
      </w:r>
      <w:r>
        <w:t>I’ll format this upon submission.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0B02256" w15:done="0"/>
  <w15:commentEx w15:paraId="58FA23CC" w15:done="0"/>
  <w15:commentEx w15:paraId="00CD8776" w15:done="0"/>
  <w15:commentEx w15:paraId="70C02D08" w15:done="0"/>
  <w15:commentEx w15:paraId="3C7C12CC" w15:done="0"/>
  <w15:commentEx w15:paraId="401488DE" w15:done="0"/>
  <w15:commentEx w15:paraId="6EE02DDE" w15:done="0"/>
  <w15:commentEx w15:paraId="2E383121" w15:done="0"/>
  <w15:commentEx w15:paraId="52895E1F" w15:done="0"/>
  <w15:commentEx w15:paraId="044BC1B8" w15:done="0"/>
  <w15:commentEx w15:paraId="649EA1A9" w15:done="0"/>
  <w15:commentEx w15:paraId="49F2EEA4" w15:done="0"/>
  <w15:commentEx w15:paraId="2B6243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9C9441A" w16cex:dateUtc="2024-05-29T18:25:00Z"/>
  <w16cex:commentExtensible w16cex:durableId="488AD411" w16cex:dateUtc="2024-05-29T18:28:00Z"/>
  <w16cex:commentExtensible w16cex:durableId="7E8DDC96" w16cex:dateUtc="2024-05-27T23:15:00Z"/>
  <w16cex:commentExtensible w16cex:durableId="14514874" w16cex:dateUtc="2024-05-30T02:39:00Z"/>
  <w16cex:commentExtensible w16cex:durableId="772124E7" w16cex:dateUtc="2024-05-29T02:50:00Z"/>
  <w16cex:commentExtensible w16cex:durableId="5AF24D63" w16cex:dateUtc="2024-05-25T23:10:00Z"/>
  <w16cex:commentExtensible w16cex:durableId="6A4EE6CD" w16cex:dateUtc="2024-05-25T23:13:00Z"/>
  <w16cex:commentExtensible w16cex:durableId="750B6580" w16cex:dateUtc="2024-05-27T01:38:00Z"/>
  <w16cex:commentExtensible w16cex:durableId="4E38315D" w16cex:dateUtc="2024-05-27T01:41:00Z"/>
  <w16cex:commentExtensible w16cex:durableId="1FC80589" w16cex:dateUtc="2024-05-27T01:44:00Z"/>
  <w16cex:commentExtensible w16cex:durableId="453B07AE" w16cex:dateUtc="2024-05-26T03:14:00Z"/>
  <w16cex:commentExtensible w16cex:durableId="107DCB27" w16cex:dateUtc="2024-05-29T19:38:00Z"/>
  <w16cex:commentExtensible w16cex:durableId="34251EA8" w16cex:dateUtc="2024-05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0B02256" w16cid:durableId="39C9441A"/>
  <w16cid:commentId w16cid:paraId="58FA23CC" w16cid:durableId="488AD411"/>
  <w16cid:commentId w16cid:paraId="00CD8776" w16cid:durableId="7E8DDC96"/>
  <w16cid:commentId w16cid:paraId="70C02D08" w16cid:durableId="14514874"/>
  <w16cid:commentId w16cid:paraId="3C7C12CC" w16cid:durableId="772124E7"/>
  <w16cid:commentId w16cid:paraId="401488DE" w16cid:durableId="5AF24D63"/>
  <w16cid:commentId w16cid:paraId="6EE02DDE" w16cid:durableId="6A4EE6CD"/>
  <w16cid:commentId w16cid:paraId="2E383121" w16cid:durableId="750B6580"/>
  <w16cid:commentId w16cid:paraId="52895E1F" w16cid:durableId="4E38315D"/>
  <w16cid:commentId w16cid:paraId="044BC1B8" w16cid:durableId="1FC80589"/>
  <w16cid:commentId w16cid:paraId="649EA1A9" w16cid:durableId="453B07AE"/>
  <w16cid:commentId w16cid:paraId="49F2EEA4" w16cid:durableId="107DCB27"/>
  <w16cid:commentId w16cid:paraId="2B6243E7" w16cid:durableId="34251E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F394BF" w14:textId="77777777" w:rsidR="00E07194" w:rsidRDefault="00E07194">
      <w:pPr>
        <w:spacing w:line="240" w:lineRule="auto"/>
      </w:pPr>
      <w:r>
        <w:separator/>
      </w:r>
    </w:p>
  </w:endnote>
  <w:endnote w:type="continuationSeparator" w:id="0">
    <w:p w14:paraId="29238EC6" w14:textId="77777777" w:rsidR="00E07194" w:rsidRDefault="00E071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0548EF" w:rsidRPr="00DC5066" w:rsidRDefault="00431D31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0548EF" w:rsidRDefault="00054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95AA8" w14:textId="77777777" w:rsidR="00E07194" w:rsidRDefault="00E07194">
      <w:pPr>
        <w:spacing w:after="0"/>
      </w:pPr>
      <w:r>
        <w:separator/>
      </w:r>
    </w:p>
  </w:footnote>
  <w:footnote w:type="continuationSeparator" w:id="0">
    <w:p w14:paraId="63F4BA72" w14:textId="77777777" w:rsidR="00E07194" w:rsidRDefault="00E071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019266">
    <w:abstractNumId w:val="17"/>
  </w:num>
  <w:num w:numId="2" w16cid:durableId="1849708776">
    <w:abstractNumId w:val="18"/>
  </w:num>
  <w:num w:numId="3" w16cid:durableId="1532035653">
    <w:abstractNumId w:val="19"/>
  </w:num>
  <w:num w:numId="4" w16cid:durableId="2021198562">
    <w:abstractNumId w:val="33"/>
  </w:num>
  <w:num w:numId="5" w16cid:durableId="2064868772">
    <w:abstractNumId w:val="3"/>
  </w:num>
  <w:num w:numId="6" w16cid:durableId="750542711">
    <w:abstractNumId w:val="1"/>
  </w:num>
  <w:num w:numId="7" w16cid:durableId="563419700">
    <w:abstractNumId w:val="30"/>
  </w:num>
  <w:num w:numId="8" w16cid:durableId="1076243999">
    <w:abstractNumId w:val="37"/>
  </w:num>
  <w:num w:numId="9" w16cid:durableId="604654075">
    <w:abstractNumId w:val="16"/>
  </w:num>
  <w:num w:numId="10" w16cid:durableId="891693470">
    <w:abstractNumId w:val="8"/>
  </w:num>
  <w:num w:numId="11" w16cid:durableId="763259112">
    <w:abstractNumId w:val="14"/>
  </w:num>
  <w:num w:numId="12" w16cid:durableId="135069992">
    <w:abstractNumId w:val="20"/>
  </w:num>
  <w:num w:numId="13" w16cid:durableId="901217618">
    <w:abstractNumId w:val="5"/>
  </w:num>
  <w:num w:numId="14" w16cid:durableId="512843521">
    <w:abstractNumId w:val="25"/>
  </w:num>
  <w:num w:numId="15" w16cid:durableId="1709407932">
    <w:abstractNumId w:val="26"/>
  </w:num>
  <w:num w:numId="16" w16cid:durableId="1428769048">
    <w:abstractNumId w:val="0"/>
  </w:num>
  <w:num w:numId="17" w16cid:durableId="1723863679">
    <w:abstractNumId w:val="24"/>
  </w:num>
  <w:num w:numId="18" w16cid:durableId="1036851139">
    <w:abstractNumId w:val="31"/>
  </w:num>
  <w:num w:numId="19" w16cid:durableId="1130509999">
    <w:abstractNumId w:val="7"/>
  </w:num>
  <w:num w:numId="20" w16cid:durableId="1297683631">
    <w:abstractNumId w:val="9"/>
  </w:num>
  <w:num w:numId="21" w16cid:durableId="1345354376">
    <w:abstractNumId w:val="23"/>
  </w:num>
  <w:num w:numId="22" w16cid:durableId="989216643">
    <w:abstractNumId w:val="21"/>
  </w:num>
  <w:num w:numId="23" w16cid:durableId="347756589">
    <w:abstractNumId w:val="11"/>
  </w:num>
  <w:num w:numId="24" w16cid:durableId="2039811099">
    <w:abstractNumId w:val="32"/>
  </w:num>
  <w:num w:numId="25" w16cid:durableId="817916284">
    <w:abstractNumId w:val="2"/>
  </w:num>
  <w:num w:numId="26" w16cid:durableId="483661665">
    <w:abstractNumId w:val="34"/>
  </w:num>
  <w:num w:numId="27" w16cid:durableId="89088628">
    <w:abstractNumId w:val="10"/>
  </w:num>
  <w:num w:numId="28" w16cid:durableId="1400860148">
    <w:abstractNumId w:val="36"/>
  </w:num>
  <w:num w:numId="29" w16cid:durableId="2138637947">
    <w:abstractNumId w:val="22"/>
  </w:num>
  <w:num w:numId="30" w16cid:durableId="811559548">
    <w:abstractNumId w:val="28"/>
  </w:num>
  <w:num w:numId="31" w16cid:durableId="564947281">
    <w:abstractNumId w:val="12"/>
  </w:num>
  <w:num w:numId="32" w16cid:durableId="1577546462">
    <w:abstractNumId w:val="15"/>
  </w:num>
  <w:num w:numId="33" w16cid:durableId="1037435216">
    <w:abstractNumId w:val="4"/>
  </w:num>
  <w:num w:numId="34" w16cid:durableId="1544636499">
    <w:abstractNumId w:val="13"/>
  </w:num>
  <w:num w:numId="35" w16cid:durableId="1483698596">
    <w:abstractNumId w:val="35"/>
  </w:num>
  <w:num w:numId="36" w16cid:durableId="399795680">
    <w:abstractNumId w:val="6"/>
  </w:num>
  <w:num w:numId="37" w16cid:durableId="344207779">
    <w:abstractNumId w:val="29"/>
  </w:num>
  <w:num w:numId="38" w16cid:durableId="1811432902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n-Chang Hsu">
    <w15:presenceInfo w15:providerId="Windows Live" w15:userId="a7788e04cdabcc57"/>
  </w15:person>
  <w15:person w15:author="Syuan-Jyun Sun">
    <w15:presenceInfo w15:providerId="Windows Live" w15:userId="18aa50c6659d629b"/>
  </w15:person>
  <w15:person w15:author="Syuan-Jyun Sun [2]">
    <w15:presenceInfo w15:providerId="None" w15:userId="Syuan-Jyun Su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BF7"/>
    <w:rsid w:val="00130EA0"/>
    <w:rsid w:val="00134066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6956"/>
    <w:rsid w:val="003C7DF5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4A3F"/>
    <w:rsid w:val="00494C25"/>
    <w:rsid w:val="00495AB7"/>
    <w:rsid w:val="00495B7C"/>
    <w:rsid w:val="00495CF7"/>
    <w:rsid w:val="00495DCC"/>
    <w:rsid w:val="00497FF9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77D3"/>
    <w:rsid w:val="00571D14"/>
    <w:rsid w:val="005725FE"/>
    <w:rsid w:val="005729C0"/>
    <w:rsid w:val="00573BF1"/>
    <w:rsid w:val="00575D93"/>
    <w:rsid w:val="00576A46"/>
    <w:rsid w:val="005803B1"/>
    <w:rsid w:val="00580897"/>
    <w:rsid w:val="00581768"/>
    <w:rsid w:val="005834BF"/>
    <w:rsid w:val="00583A95"/>
    <w:rsid w:val="00583ABB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277"/>
    <w:rsid w:val="005E16A7"/>
    <w:rsid w:val="005E3ECB"/>
    <w:rsid w:val="005E3FA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83BCD"/>
    <w:rsid w:val="00883D96"/>
    <w:rsid w:val="008847C1"/>
    <w:rsid w:val="00884CC3"/>
    <w:rsid w:val="00885600"/>
    <w:rsid w:val="00885AA6"/>
    <w:rsid w:val="0088628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7CB"/>
    <w:rsid w:val="008B78FC"/>
    <w:rsid w:val="008C518E"/>
    <w:rsid w:val="008C5199"/>
    <w:rsid w:val="008C56E6"/>
    <w:rsid w:val="008C58F6"/>
    <w:rsid w:val="008C5D5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34FF"/>
    <w:rsid w:val="00966585"/>
    <w:rsid w:val="009667CC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920"/>
    <w:rsid w:val="009A04CC"/>
    <w:rsid w:val="009A0A21"/>
    <w:rsid w:val="009A1180"/>
    <w:rsid w:val="009A1723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6901"/>
    <w:rsid w:val="00B21846"/>
    <w:rsid w:val="00B21B12"/>
    <w:rsid w:val="00B24079"/>
    <w:rsid w:val="00B24147"/>
    <w:rsid w:val="00B263E1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43AE"/>
    <w:rsid w:val="00C34DF1"/>
    <w:rsid w:val="00C3683F"/>
    <w:rsid w:val="00C36893"/>
    <w:rsid w:val="00C37538"/>
    <w:rsid w:val="00C37764"/>
    <w:rsid w:val="00C408EF"/>
    <w:rsid w:val="00C41C6E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60279"/>
    <w:rsid w:val="00C61451"/>
    <w:rsid w:val="00C625AC"/>
    <w:rsid w:val="00C631C4"/>
    <w:rsid w:val="00C66652"/>
    <w:rsid w:val="00C66BF5"/>
    <w:rsid w:val="00C66FAD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7B99"/>
    <w:rsid w:val="00E01DF9"/>
    <w:rsid w:val="00E04021"/>
    <w:rsid w:val="00E0405C"/>
    <w:rsid w:val="00E04A96"/>
    <w:rsid w:val="00E04E47"/>
    <w:rsid w:val="00E055D4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3349"/>
    <w:rsid w:val="00EB3BC8"/>
    <w:rsid w:val="00EB3F05"/>
    <w:rsid w:val="00EB636D"/>
    <w:rsid w:val="00EB667F"/>
    <w:rsid w:val="00EC0F85"/>
    <w:rsid w:val="00EC3CA4"/>
    <w:rsid w:val="00EC56E2"/>
    <w:rsid w:val="00EC71A4"/>
    <w:rsid w:val="00EC7459"/>
    <w:rsid w:val="00EC7B74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896"/>
    <w:rsid w:val="00FB3BFA"/>
    <w:rsid w:val="00FB4248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650C9-E0D8-4076-B182-FD9818DC2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</TotalTime>
  <Pages>31</Pages>
  <Words>11296</Words>
  <Characters>64388</Characters>
  <Application>Microsoft Office Word</Application>
  <DocSecurity>0</DocSecurity>
  <Lines>536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513</cp:revision>
  <dcterms:created xsi:type="dcterms:W3CDTF">2024-05-23T00:12:00Z</dcterms:created>
  <dcterms:modified xsi:type="dcterms:W3CDTF">2024-05-30T02:39:00Z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