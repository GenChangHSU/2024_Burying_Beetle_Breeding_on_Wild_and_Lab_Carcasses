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69B57" w14:textId="77777777" w:rsidR="00B90EEF" w:rsidRPr="0027597E" w:rsidRDefault="00B90EEF" w:rsidP="00B90EEF">
      <w:pPr>
        <w:spacing w:line="480" w:lineRule="auto"/>
        <w:jc w:val="left"/>
        <w:rPr>
          <w:rFonts w:ascii="Times New Roman" w:hAnsi="Times New Roman" w:cs="Times New Roman"/>
          <w:b/>
        </w:rPr>
      </w:pPr>
      <w:r w:rsidRPr="0027597E">
        <w:rPr>
          <w:rFonts w:ascii="Times New Roman" w:hAnsi="Times New Roman" w:cs="Times New Roman"/>
          <w:bCs/>
          <w:i/>
          <w:iCs/>
          <w:sz w:val="24"/>
          <w:szCs w:val="24"/>
        </w:rPr>
        <w:t xml:space="preserve">For submission to </w:t>
      </w:r>
      <w:r w:rsidRPr="00C22A3B">
        <w:rPr>
          <w:rFonts w:ascii="Times New Roman" w:hAnsi="Times New Roman" w:cs="Times New Roman"/>
          <w:bCs/>
          <w:i/>
          <w:iCs/>
          <w:sz w:val="24"/>
          <w:szCs w:val="24"/>
        </w:rPr>
        <w:t>Royal Society Open Science</w:t>
      </w:r>
    </w:p>
    <w:p w14:paraId="1EA24D6C" w14:textId="77777777" w:rsidR="00B90EEF" w:rsidRPr="0027597E" w:rsidRDefault="00B90EEF" w:rsidP="00B90EEF">
      <w:pPr>
        <w:spacing w:line="480" w:lineRule="auto"/>
        <w:rPr>
          <w:rFonts w:ascii="Times New Roman" w:hAnsi="Times New Roman" w:cs="Times New Roman"/>
          <w:b/>
        </w:rPr>
      </w:pPr>
      <w:r w:rsidRPr="0027597E">
        <w:rPr>
          <w:rFonts w:ascii="Times New Roman" w:hAnsi="Times New Roman" w:cs="Times New Roman"/>
          <w:b/>
        </w:rPr>
        <w:t>Carcass size, not source or taxon, dictates breeding performance and carcass use in burying beetle</w:t>
      </w:r>
    </w:p>
    <w:p w14:paraId="5380E29A" w14:textId="77777777" w:rsidR="00B90EEF" w:rsidRPr="0027597E" w:rsidRDefault="00B90EEF" w:rsidP="00B90EEF">
      <w:pPr>
        <w:spacing w:line="480" w:lineRule="auto"/>
        <w:rPr>
          <w:rFonts w:ascii="Times New Roman" w:eastAsia="PMingLiU" w:hAnsi="Times New Roman" w:cs="Times New Roman"/>
          <w:sz w:val="24"/>
          <w:szCs w:val="24"/>
        </w:rPr>
      </w:pPr>
    </w:p>
    <w:p w14:paraId="12821AE5" w14:textId="77777777" w:rsidR="00B90EEF" w:rsidRPr="0027597E" w:rsidRDefault="00B90EEF" w:rsidP="00B90EEF">
      <w:pPr>
        <w:spacing w:line="480" w:lineRule="auto"/>
        <w:rPr>
          <w:rFonts w:ascii="Times New Roman" w:hAnsi="Times New Roman" w:cs="Times New Roman"/>
          <w:sz w:val="24"/>
          <w:szCs w:val="24"/>
          <w:vertAlign w:val="superscript"/>
        </w:rPr>
      </w:pPr>
      <w:r w:rsidRPr="0027597E">
        <w:rPr>
          <w:rFonts w:ascii="Times New Roman" w:hAnsi="Times New Roman" w:cs="Times New Roman"/>
          <w:sz w:val="24"/>
          <w:szCs w:val="24"/>
        </w:rPr>
        <w:t>Gen-Chang Hsu</w:t>
      </w: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 Wei-Jiun Lin</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Chi-Heng Hsieh</w:t>
      </w: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 Yue-Jia Lee</w:t>
      </w: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w:t>
      </w:r>
      <w:r w:rsidRPr="0027597E">
        <w:rPr>
          <w:rFonts w:ascii="Times New Roman" w:hAnsi="Times New Roman" w:cs="Times New Roman"/>
          <w:sz w:val="24"/>
          <w:szCs w:val="24"/>
          <w:vertAlign w:val="superscript"/>
        </w:rPr>
        <w:t xml:space="preserve"> </w:t>
      </w:r>
      <w:r w:rsidRPr="0027597E">
        <w:rPr>
          <w:rFonts w:ascii="Times New Roman" w:hAnsi="Times New Roman" w:cs="Times New Roman"/>
          <w:sz w:val="24"/>
          <w:szCs w:val="24"/>
        </w:rPr>
        <w:t>Syuan-Jyun Sun</w:t>
      </w:r>
      <w:r w:rsidRPr="0027597E">
        <w:rPr>
          <w:rFonts w:ascii="Times New Roman" w:hAnsi="Times New Roman" w:cs="Times New Roman"/>
          <w:sz w:val="24"/>
          <w:szCs w:val="24"/>
          <w:vertAlign w:val="superscript"/>
        </w:rPr>
        <w:t>4,*</w:t>
      </w:r>
    </w:p>
    <w:p w14:paraId="244E7AB7" w14:textId="77777777" w:rsidR="00B90EEF" w:rsidRPr="0027597E" w:rsidRDefault="00B90EEF" w:rsidP="00B90EEF">
      <w:pPr>
        <w:spacing w:line="480" w:lineRule="auto"/>
        <w:jc w:val="left"/>
        <w:rPr>
          <w:rFonts w:ascii="Times New Roman" w:hAnsi="Times New Roman" w:cs="Times New Roman"/>
          <w:sz w:val="24"/>
          <w:szCs w:val="24"/>
        </w:rPr>
      </w:pPr>
    </w:p>
    <w:p w14:paraId="71C688CE"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1</w:t>
      </w:r>
      <w:r w:rsidRPr="0027597E">
        <w:rPr>
          <w:rFonts w:ascii="Times New Roman" w:hAnsi="Times New Roman" w:cs="Times New Roman"/>
          <w:sz w:val="24"/>
          <w:szCs w:val="24"/>
        </w:rPr>
        <w:t>Department of Entomology, Cornell University, Ithaca, New York, USA</w:t>
      </w:r>
    </w:p>
    <w:p w14:paraId="687B4E3B"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2</w:t>
      </w:r>
      <w:r w:rsidRPr="0027597E">
        <w:rPr>
          <w:rFonts w:ascii="Times New Roman" w:hAnsi="Times New Roman" w:cs="Times New Roman"/>
          <w:sz w:val="24"/>
          <w:szCs w:val="24"/>
        </w:rPr>
        <w:t>Institute of Ecology and Evolutionary Biology, National Taiwan University, Taipei, Taiwan</w:t>
      </w:r>
    </w:p>
    <w:p w14:paraId="5D750FF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3</w:t>
      </w:r>
      <w:r w:rsidRPr="0027597E">
        <w:rPr>
          <w:rFonts w:ascii="Times New Roman" w:hAnsi="Times New Roman" w:cs="Times New Roman"/>
          <w:sz w:val="24"/>
          <w:szCs w:val="24"/>
        </w:rPr>
        <w:t>Institute of Food Science and Technology, National Taiwan University, Taipei, Taiwan</w:t>
      </w:r>
    </w:p>
    <w:p w14:paraId="6EF24B1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vertAlign w:val="superscript"/>
        </w:rPr>
        <w:t>4</w:t>
      </w:r>
      <w:r w:rsidRPr="0027597E">
        <w:rPr>
          <w:rFonts w:ascii="Times New Roman" w:hAnsi="Times New Roman" w:cs="Times New Roman"/>
          <w:sz w:val="24"/>
          <w:szCs w:val="24"/>
        </w:rPr>
        <w:t>International Degree Program in Climate Change and Sustainable Development, National Taiwan University, Taipei, Taiwan</w:t>
      </w:r>
    </w:p>
    <w:p w14:paraId="6037EC26" w14:textId="77777777" w:rsidR="00B90EEF" w:rsidRPr="0027597E" w:rsidRDefault="00B90EEF" w:rsidP="00B90EEF">
      <w:pPr>
        <w:spacing w:line="480" w:lineRule="auto"/>
        <w:rPr>
          <w:rFonts w:ascii="Times New Roman" w:hAnsi="Times New Roman" w:cs="Times New Roman"/>
          <w:sz w:val="24"/>
          <w:szCs w:val="24"/>
        </w:rPr>
      </w:pPr>
    </w:p>
    <w:p w14:paraId="5C6B6790" w14:textId="77777777" w:rsidR="00B90EEF" w:rsidRPr="0027597E" w:rsidRDefault="00B90EEF" w:rsidP="00B90EEF">
      <w:pPr>
        <w:spacing w:line="480" w:lineRule="auto"/>
        <w:rPr>
          <w:rFonts w:ascii="Times New Roman" w:hAnsi="Times New Roman" w:cs="Times New Roman"/>
          <w:bCs/>
          <w:sz w:val="24"/>
          <w:szCs w:val="24"/>
        </w:rPr>
      </w:pPr>
      <w:r w:rsidRPr="0027597E">
        <w:rPr>
          <w:rFonts w:ascii="Times New Roman" w:hAnsi="Times New Roman" w:cs="Times New Roman"/>
          <w:sz w:val="24"/>
          <w:szCs w:val="24"/>
          <w:vertAlign w:val="superscript"/>
        </w:rPr>
        <w:t>†</w:t>
      </w:r>
      <w:r w:rsidRPr="0027597E">
        <w:rPr>
          <w:rFonts w:ascii="Times New Roman" w:hAnsi="Times New Roman" w:cs="Times New Roman"/>
          <w:bCs/>
          <w:sz w:val="24"/>
          <w:szCs w:val="24"/>
        </w:rPr>
        <w:t>These authors contributed equally to this study.</w:t>
      </w:r>
    </w:p>
    <w:p w14:paraId="1F70DF86"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b/>
          <w:sz w:val="24"/>
          <w:szCs w:val="24"/>
        </w:rPr>
        <w:t>*</w:t>
      </w:r>
      <w:r w:rsidRPr="0027597E">
        <w:rPr>
          <w:rFonts w:ascii="Times New Roman" w:hAnsi="Times New Roman" w:cs="Times New Roman"/>
          <w:bCs/>
          <w:sz w:val="24"/>
          <w:szCs w:val="24"/>
        </w:rPr>
        <w:t>Corresponding author: Syuan</w:t>
      </w:r>
      <w:r w:rsidRPr="0027597E">
        <w:rPr>
          <w:rFonts w:ascii="Times New Roman" w:hAnsi="Times New Roman" w:cs="Times New Roman"/>
          <w:sz w:val="24"/>
          <w:szCs w:val="24"/>
        </w:rPr>
        <w:t>-Jyun Sun</w:t>
      </w:r>
    </w:p>
    <w:p w14:paraId="483BD3D9"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Email: sjs243@ntu.edu.tw</w:t>
      </w:r>
    </w:p>
    <w:p w14:paraId="3A3B0034"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Phone: +886-2-33664475</w:t>
      </w:r>
    </w:p>
    <w:p w14:paraId="0483929A" w14:textId="77777777" w:rsidR="00B90EEF" w:rsidRPr="0027597E" w:rsidRDefault="00B90EEF" w:rsidP="00B90EEF">
      <w:pPr>
        <w:spacing w:line="480" w:lineRule="auto"/>
        <w:rPr>
          <w:rFonts w:ascii="Times New Roman" w:hAnsi="Times New Roman" w:cs="Times New Roman"/>
          <w:sz w:val="24"/>
          <w:szCs w:val="24"/>
        </w:rPr>
      </w:pPr>
      <w:r w:rsidRPr="0027597E">
        <w:rPr>
          <w:rFonts w:ascii="Times New Roman" w:hAnsi="Times New Roman" w:cs="Times New Roman"/>
          <w:sz w:val="24"/>
          <w:szCs w:val="24"/>
        </w:rPr>
        <w:t>Address: International Degree Program in Climate Change and Sustainable Development, National Taiwan University, Taipei, Taiwan</w:t>
      </w:r>
    </w:p>
    <w:p w14:paraId="469BCAE7" w14:textId="77777777" w:rsidR="00B90EEF" w:rsidRPr="0027597E" w:rsidRDefault="00B90EEF" w:rsidP="00B90EEF">
      <w:pPr>
        <w:spacing w:line="480" w:lineRule="auto"/>
        <w:rPr>
          <w:rFonts w:ascii="Times New Roman" w:hAnsi="Times New Roman" w:cs="Times New Roman"/>
          <w:sz w:val="24"/>
          <w:szCs w:val="24"/>
        </w:rPr>
      </w:pPr>
    </w:p>
    <w:p w14:paraId="61C3D928" w14:textId="77777777" w:rsidR="00B90EEF" w:rsidRPr="0027597E" w:rsidRDefault="00B90EEF" w:rsidP="00B90EEF">
      <w:pPr>
        <w:spacing w:line="480" w:lineRule="auto"/>
        <w:rPr>
          <w:rFonts w:ascii="Times New Roman" w:hAnsi="Times New Roman" w:cs="Times New Roman"/>
          <w:b/>
          <w:bCs/>
          <w:sz w:val="24"/>
          <w:szCs w:val="24"/>
        </w:rPr>
      </w:pPr>
      <w:r w:rsidRPr="0027597E">
        <w:rPr>
          <w:rFonts w:ascii="Times New Roman" w:hAnsi="Times New Roman" w:cs="Times New Roman"/>
          <w:b/>
          <w:bCs/>
          <w:sz w:val="24"/>
          <w:szCs w:val="24"/>
        </w:rPr>
        <w:lastRenderedPageBreak/>
        <w:t>Email addresses</w:t>
      </w:r>
    </w:p>
    <w:p w14:paraId="316EBA2F"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Gen-Chang Hsu: gh443@cornell.edu</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0000-0002-6607-4382</w:t>
      </w:r>
      <w:r>
        <w:rPr>
          <w:rFonts w:ascii="Times New Roman" w:hAnsi="Times New Roman" w:cs="Times New Roman"/>
          <w:color w:val="000000" w:themeColor="text1"/>
          <w:sz w:val="24"/>
          <w:szCs w:val="24"/>
        </w:rPr>
        <w:t>)</w:t>
      </w:r>
    </w:p>
    <w:p w14:paraId="7FE9711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Wei-Jiun Lin: bnw16238@gmail.com</w:t>
      </w:r>
    </w:p>
    <w:p w14:paraId="39A38AC5"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Chi-Heng Hsieh: b06b01018@gmail.com</w:t>
      </w:r>
    </w:p>
    <w:p w14:paraId="520F6921" w14:textId="77777777" w:rsidR="00B90EEF" w:rsidRPr="0027597E"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Yue-Jia Lee: yuejialee7@ntu.edu.tw</w:t>
      </w:r>
    </w:p>
    <w:p w14:paraId="3440EE5B" w14:textId="77777777" w:rsidR="00B90EEF" w:rsidRPr="00FE2C5C" w:rsidRDefault="00B90EEF" w:rsidP="00B90EEF">
      <w:pPr>
        <w:spacing w:line="480" w:lineRule="auto"/>
        <w:rPr>
          <w:rFonts w:ascii="Times New Roman" w:hAnsi="Times New Roman" w:cs="Times New Roman"/>
          <w:color w:val="000000" w:themeColor="text1"/>
          <w:sz w:val="24"/>
          <w:szCs w:val="24"/>
        </w:rPr>
      </w:pPr>
      <w:r w:rsidRPr="0027597E">
        <w:rPr>
          <w:rFonts w:ascii="Times New Roman" w:hAnsi="Times New Roman" w:cs="Times New Roman"/>
          <w:color w:val="000000" w:themeColor="text1"/>
          <w:sz w:val="24"/>
          <w:szCs w:val="24"/>
        </w:rPr>
        <w:t>Syuan-Jyun Sun: sjs243@ntu.edu.tw</w:t>
      </w:r>
      <w:r>
        <w:rPr>
          <w:rFonts w:ascii="Times New Roman" w:hAnsi="Times New Roman" w:cs="Times New Roman"/>
          <w:color w:val="000000" w:themeColor="text1"/>
          <w:sz w:val="24"/>
          <w:szCs w:val="24"/>
        </w:rPr>
        <w:t xml:space="preserve"> (ORCID: </w:t>
      </w:r>
      <w:r w:rsidRPr="00FE2C5C">
        <w:rPr>
          <w:rFonts w:ascii="Times New Roman" w:hAnsi="Times New Roman" w:cs="Times New Roman"/>
          <w:color w:val="000000" w:themeColor="text1"/>
          <w:sz w:val="24"/>
          <w:szCs w:val="24"/>
        </w:rPr>
        <w:t>0000-0002-7859-9346</w:t>
      </w:r>
      <w:r>
        <w:rPr>
          <w:rFonts w:ascii="Times New Roman" w:hAnsi="Times New Roman" w:cs="Times New Roman"/>
          <w:color w:val="000000" w:themeColor="text1"/>
          <w:sz w:val="24"/>
          <w:szCs w:val="24"/>
        </w:rPr>
        <w:t>)</w:t>
      </w:r>
    </w:p>
    <w:p w14:paraId="67C23395" w14:textId="77777777" w:rsidR="00B90EEF" w:rsidRDefault="00B90EEF">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564E1A7D" w14:textId="6A6CB755"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lastRenderedPageBreak/>
        <w:t>Abstract</w:t>
      </w:r>
    </w:p>
    <w:p w14:paraId="663A96A8" w14:textId="4094C009" w:rsidR="0076705E" w:rsidRPr="00B878C6" w:rsidRDefault="00227557" w:rsidP="00FB53DC">
      <w:pPr>
        <w:spacing w:line="480" w:lineRule="auto"/>
        <w:rPr>
          <w:rFonts w:ascii="Times New Roman" w:hAnsi="Times New Roman" w:cs="Times New Roman"/>
          <w:b/>
          <w:sz w:val="24"/>
          <w:szCs w:val="24"/>
        </w:rPr>
      </w:pPr>
      <w:ins w:id="0" w:author="Gen-Chang Hsu" w:date="2024-09-18T20:22:00Z" w16du:dateUtc="2024-09-19T00:22:00Z">
        <w:r>
          <w:rPr>
            <w:rFonts w:ascii="Times New Roman" w:hAnsi="Times New Roman" w:cs="Times New Roman"/>
            <w:bCs/>
            <w:sz w:val="24"/>
            <w:szCs w:val="24"/>
          </w:rPr>
          <w:t>Small vertebrate c</w:t>
        </w:r>
      </w:ins>
      <w:del w:id="1" w:author="Gen-Chang Hsu" w:date="2024-09-18T20:22:00Z" w16du:dateUtc="2024-09-19T00:22:00Z">
        <w:r w:rsidR="007113A1" w:rsidRPr="00B878C6" w:rsidDel="00227557">
          <w:rPr>
            <w:rFonts w:ascii="Times New Roman" w:hAnsi="Times New Roman" w:cs="Times New Roman"/>
            <w:bCs/>
            <w:sz w:val="24"/>
            <w:szCs w:val="24"/>
          </w:rPr>
          <w:delText>C</w:delText>
        </w:r>
      </w:del>
      <w:r w:rsidR="007113A1" w:rsidRPr="00B878C6">
        <w:rPr>
          <w:rFonts w:ascii="Times New Roman" w:hAnsi="Times New Roman" w:cs="Times New Roman"/>
          <w:bCs/>
          <w:sz w:val="24"/>
          <w:szCs w:val="24"/>
        </w:rPr>
        <w:t xml:space="preserve">arcasses </w:t>
      </w:r>
      <w:r w:rsidR="00E94BF5" w:rsidRPr="00B878C6">
        <w:rPr>
          <w:rFonts w:ascii="Times New Roman" w:hAnsi="Times New Roman" w:cs="Times New Roman"/>
          <w:bCs/>
          <w:sz w:val="24"/>
          <w:szCs w:val="24"/>
        </w:rPr>
        <w:t>represent</w:t>
      </w:r>
      <w:r w:rsidR="007113A1"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007113A1"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007113A1"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007113A1"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007113A1"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007113A1"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007113A1" w:rsidRPr="00B878C6">
        <w:rPr>
          <w:rFonts w:ascii="Times New Roman" w:hAnsi="Times New Roman" w:cs="Times New Roman"/>
          <w:bCs/>
          <w:sz w:val="24"/>
          <w:szCs w:val="24"/>
        </w:rPr>
        <w:t xml:space="preserve">the burying beetle </w:t>
      </w:r>
      <w:r w:rsidR="007113A1"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007113A1"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007113A1"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007113A1"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007113A1"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007113A1"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007113A1"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007113A1"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007113A1"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007113A1"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007113A1"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007113A1"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64950816" w:rsidR="00E442BE" w:rsidRPr="0018685F" w:rsidRDefault="00227557" w:rsidP="00671240">
      <w:pPr>
        <w:spacing w:line="480" w:lineRule="auto"/>
        <w:rPr>
          <w:rFonts w:ascii="Times New Roman" w:hAnsi="Times New Roman" w:cs="Times New Roman"/>
          <w:bCs/>
          <w:sz w:val="24"/>
          <w:szCs w:val="24"/>
        </w:rPr>
      </w:pPr>
      <w:ins w:id="2" w:author="Gen-Chang Hsu" w:date="2024-09-18T20:22:00Z" w16du:dateUtc="2024-09-19T00:22:00Z">
        <w:r>
          <w:rPr>
            <w:rFonts w:ascii="Times New Roman" w:hAnsi="Times New Roman" w:cs="Times New Roman"/>
            <w:bCs/>
            <w:sz w:val="24"/>
            <w:szCs w:val="24"/>
          </w:rPr>
          <w:t>Small vertebr</w:t>
        </w:r>
      </w:ins>
      <w:ins w:id="3" w:author="Gen-Chang Hsu" w:date="2024-09-18T20:23:00Z" w16du:dateUtc="2024-09-19T00:23:00Z">
        <w:r>
          <w:rPr>
            <w:rFonts w:ascii="Times New Roman" w:hAnsi="Times New Roman" w:cs="Times New Roman"/>
            <w:bCs/>
            <w:sz w:val="24"/>
            <w:szCs w:val="24"/>
          </w:rPr>
          <w:t>ate c</w:t>
        </w:r>
      </w:ins>
      <w:del w:id="4" w:author="Gen-Chang Hsu" w:date="2024-09-18T20:23:00Z" w16du:dateUtc="2024-09-19T00:23:00Z">
        <w:r w:rsidR="0010486D" w:rsidRPr="0018685F" w:rsidDel="00227557">
          <w:rPr>
            <w:rFonts w:ascii="Times New Roman" w:hAnsi="Times New Roman" w:cs="Times New Roman"/>
            <w:bCs/>
            <w:sz w:val="24"/>
            <w:szCs w:val="24"/>
          </w:rPr>
          <w:delText>C</w:delText>
        </w:r>
      </w:del>
      <w:r w:rsidR="0010486D" w:rsidRPr="0018685F">
        <w:rPr>
          <w:rFonts w:ascii="Times New Roman" w:hAnsi="Times New Roman" w:cs="Times New Roman"/>
          <w:bCs/>
          <w:sz w:val="24"/>
          <w:szCs w:val="24"/>
        </w:rPr>
        <w:t>arcasses</w:t>
      </w:r>
      <w:r w:rsidR="00A90077"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0010486D"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0010486D"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0010486D"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0010486D"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0010486D"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5457673A"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ins w:id="5" w:author="Gen-Chang Hsu" w:date="2024-09-22T17:04:00Z" w16du:dateUtc="2024-09-22T21:04:00Z">
        <w:r w:rsidR="00274A53">
          <w:rPr>
            <w:rFonts w:ascii="Times New Roman" w:hAnsi="Times New Roman" w:cs="Times New Roman"/>
            <w:bCs/>
            <w:sz w:val="24"/>
            <w:szCs w:val="24"/>
          </w:rPr>
          <w:t xml:space="preserve"> because of </w:t>
        </w:r>
      </w:ins>
      <w:ins w:id="6" w:author="Gen-Chang Hsu" w:date="2024-09-22T17:05:00Z" w16du:dateUtc="2024-09-22T21:05:00Z">
        <w:r w:rsidR="0046207A">
          <w:rPr>
            <w:rFonts w:ascii="Times New Roman" w:hAnsi="Times New Roman" w:cs="Times New Roman"/>
            <w:bCs/>
            <w:sz w:val="24"/>
            <w:szCs w:val="24"/>
          </w:rPr>
          <w:t xml:space="preserve">greater </w:t>
        </w:r>
      </w:ins>
      <w:ins w:id="7" w:author="Gen-Chang Hsu" w:date="2024-09-22T17:04:00Z" w16du:dateUtc="2024-09-22T21:04:00Z">
        <w:r w:rsidR="00274A53">
          <w:rPr>
            <w:rFonts w:ascii="Times New Roman" w:hAnsi="Times New Roman" w:cs="Times New Roman"/>
            <w:bCs/>
            <w:sz w:val="24"/>
            <w:szCs w:val="24"/>
          </w:rPr>
          <w:t xml:space="preserve">competition from </w:t>
        </w:r>
        <w:r w:rsidR="0046207A">
          <w:rPr>
            <w:rFonts w:ascii="Times New Roman" w:hAnsi="Times New Roman" w:cs="Times New Roman"/>
            <w:bCs/>
            <w:sz w:val="24"/>
            <w:szCs w:val="24"/>
          </w:rPr>
          <w:t xml:space="preserve">other </w:t>
        </w:r>
      </w:ins>
      <w:ins w:id="8" w:author="Gen-Chang Hsu" w:date="2024-09-22T17:05:00Z" w16du:dateUtc="2024-09-22T21:05:00Z">
        <w:r w:rsidR="0046207A">
          <w:rPr>
            <w:rFonts w:ascii="Times New Roman" w:hAnsi="Times New Roman" w:cs="Times New Roman"/>
            <w:bCs/>
            <w:sz w:val="24"/>
            <w:szCs w:val="24"/>
          </w:rPr>
          <w:t xml:space="preserve">carcass-feeding </w:t>
        </w:r>
      </w:ins>
      <w:ins w:id="9" w:author="Gen-Chang Hsu" w:date="2024-09-22T17:06:00Z" w16du:dateUtc="2024-09-22T21:06:00Z">
        <w:r w:rsidR="007439DD">
          <w:rPr>
            <w:rFonts w:ascii="Times New Roman" w:hAnsi="Times New Roman" w:cs="Times New Roman"/>
            <w:bCs/>
            <w:sz w:val="24"/>
            <w:szCs w:val="24"/>
          </w:rPr>
          <w:t>organisms</w:t>
        </w:r>
      </w:ins>
      <w:del w:id="10" w:author="Gen-Chang Hsu" w:date="2024-09-22T17:04:00Z" w16du:dateUtc="2024-09-22T21:04:00Z">
        <w:r w:rsidR="00423B72" w:rsidRPr="0018685F" w:rsidDel="0046207A">
          <w:rPr>
            <w:rFonts w:ascii="Times New Roman" w:hAnsi="Times New Roman" w:cs="Times New Roman"/>
            <w:bCs/>
            <w:sz w:val="24"/>
            <w:szCs w:val="24"/>
          </w:rPr>
          <w:delText xml:space="preserve"> </w:delText>
        </w:r>
      </w:del>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ins w:id="11" w:author="Gen-Chang Hsu" w:date="2024-09-21T13:50:00Z" w16du:dateUtc="2024-09-21T17:50:00Z">
        <w:r w:rsidR="00F73270">
          <w:rPr>
            <w:rFonts w:ascii="Times New Roman" w:hAnsi="Times New Roman" w:cs="Times New Roman"/>
            <w:bCs/>
            <w:sz w:val="24"/>
            <w:szCs w:val="24"/>
          </w:rPr>
          <w:t xml:space="preserve"> </w:t>
        </w:r>
      </w:ins>
      <w:r w:rsidR="00F73270">
        <w:rPr>
          <w:rFonts w:ascii="Times New Roman" w:hAnsi="Times New Roman" w:cs="Times New Roman"/>
          <w:bCs/>
          <w:sz w:val="24"/>
          <w:szCs w:val="24"/>
        </w:rPr>
        <w:fldChar w:fldCharType="begin"/>
      </w:r>
      <w:r w:rsidR="00F73270">
        <w:rPr>
          <w:rFonts w:ascii="Times New Roman" w:hAnsi="Times New Roman" w:cs="Times New Roman"/>
          <w:bCs/>
          <w:sz w:val="24"/>
          <w:szCs w:val="24"/>
        </w:rPr>
        <w:instrText xml:space="preserve"> ADDIN EN.CITE &lt;EndNote&gt;&lt;Cite&gt;&lt;Author&gt;Creighton&lt;/Author&gt;&lt;Year&gt;2009&lt;/Year&gt;&lt;RecNum&gt;51&lt;/RecNum&gt;&lt;DisplayText&gt;[13]&lt;/DisplayText&gt;&lt;record&gt;&lt;rec-number&gt;51&lt;/rec-number&gt;&lt;foreign-keys&gt;&lt;key app="EN" db-id="z9xx2w0pverrspedt95pdps0rswpfe0ave99" timestamp="1726941117"&gt;51&lt;/key&gt;&lt;/foreign-keys&gt;&lt;ref-type name="Journal Article"&gt;17&lt;/ref-type&gt;&lt;contributors&gt;&lt;authors&gt;&lt;author&gt;Creighton, J Curtis&lt;/author&gt;&lt;author&gt;Heflin, Nicholas D&lt;/author&gt;&lt;author&gt;Belk, Mark C&lt;/author&gt;&lt;/authors&gt;&lt;/contributors&gt;&lt;titles&gt;&lt;title&gt;Cost of reproduction, resource quality, and terminal investment in a burying beetle&lt;/title&gt;&lt;secondary-title&gt;The American Naturalist&lt;/secondary-title&gt;&lt;/titles&gt;&lt;periodical&gt;&lt;full-title&gt;The American Naturalist&lt;/full-title&gt;&lt;/periodical&gt;&lt;pages&gt;673-684&lt;/pages&gt;&lt;volume&gt;174&lt;/volume&gt;&lt;number&gt;5&lt;/number&gt;&lt;dates&gt;&lt;year&gt;2009&lt;/year&gt;&lt;/dates&gt;&lt;isbn&gt;0003-0147&lt;/isbn&gt;&lt;urls&gt;&lt;/urls&gt;&lt;/record&gt;&lt;/Cite&gt;&lt;/EndNote&gt;</w:instrText>
      </w:r>
      <w:r w:rsidR="00F73270">
        <w:rPr>
          <w:rFonts w:ascii="Times New Roman" w:hAnsi="Times New Roman" w:cs="Times New Roman"/>
          <w:bCs/>
          <w:sz w:val="24"/>
          <w:szCs w:val="24"/>
        </w:rPr>
        <w:fldChar w:fldCharType="separate"/>
      </w:r>
      <w:r w:rsidR="00F73270">
        <w:rPr>
          <w:rFonts w:ascii="Times New Roman" w:hAnsi="Times New Roman" w:cs="Times New Roman"/>
          <w:bCs/>
          <w:noProof/>
          <w:sz w:val="24"/>
          <w:szCs w:val="24"/>
        </w:rPr>
        <w:t>[13]</w:t>
      </w:r>
      <w:r w:rsidR="00F73270">
        <w:rPr>
          <w:rFonts w:ascii="Times New Roman" w:hAnsi="Times New Roman" w:cs="Times New Roman"/>
          <w:bCs/>
          <w:sz w:val="24"/>
          <w:szCs w:val="24"/>
        </w:rPr>
        <w:fldChar w:fldCharType="end"/>
      </w:r>
      <w:ins w:id="12" w:author="Gen-Chang Hsu" w:date="2024-09-21T13:53:00Z" w16du:dateUtc="2024-09-21T17:53:00Z">
        <w:r w:rsidR="00534B16">
          <w:rPr>
            <w:rFonts w:ascii="Times New Roman" w:hAnsi="Times New Roman" w:cs="Times New Roman"/>
            <w:bCs/>
            <w:sz w:val="24"/>
            <w:szCs w:val="24"/>
          </w:rPr>
          <w:t>.</w:t>
        </w:r>
      </w:ins>
      <w:del w:id="13" w:author="Gen-Chang Hsu" w:date="2024-09-21T13:53:00Z" w16du:dateUtc="2024-09-21T17:53:00Z">
        <w:r w:rsidR="00E73CC5" w:rsidRPr="0018685F" w:rsidDel="00534B16">
          <w:rPr>
            <w:rFonts w:ascii="Times New Roman" w:hAnsi="Times New Roman" w:cs="Times New Roman"/>
            <w:bCs/>
            <w:sz w:val="24"/>
            <w:szCs w:val="24"/>
          </w:rPr>
          <w:delText>,</w:delText>
        </w:r>
      </w:del>
      <w:r w:rsidR="00E73CC5" w:rsidRPr="0018685F">
        <w:rPr>
          <w:rFonts w:ascii="Times New Roman" w:hAnsi="Times New Roman" w:cs="Times New Roman"/>
          <w:bCs/>
          <w:sz w:val="24"/>
          <w:szCs w:val="24"/>
        </w:rPr>
        <w:t xml:space="preserve"> </w:t>
      </w:r>
      <w:ins w:id="14" w:author="Gen-Chang Hsu" w:date="2024-09-21T13:54:00Z" w16du:dateUtc="2024-09-21T17:54:00Z">
        <w:r w:rsidR="00534B16">
          <w:rPr>
            <w:rFonts w:ascii="Times New Roman" w:hAnsi="Times New Roman" w:cs="Times New Roman"/>
            <w:bCs/>
            <w:sz w:val="24"/>
            <w:szCs w:val="24"/>
          </w:rPr>
          <w:t>A f</w:t>
        </w:r>
      </w:ins>
      <w:del w:id="15" w:author="Gen-Chang Hsu" w:date="2024-09-21T13:53:00Z" w16du:dateUtc="2024-09-21T17:53:00Z">
        <w:r w:rsidR="00E73CC5" w:rsidRPr="0018685F" w:rsidDel="00534B16">
          <w:rPr>
            <w:rFonts w:ascii="Times New Roman" w:hAnsi="Times New Roman" w:cs="Times New Roman"/>
            <w:bCs/>
            <w:sz w:val="24"/>
            <w:szCs w:val="24"/>
          </w:rPr>
          <w:delText>yet</w:delText>
        </w:r>
      </w:del>
      <w:ins w:id="16" w:author="Gen-Chang Hsu" w:date="2024-09-21T13:53:00Z" w16du:dateUtc="2024-09-21T17:53:00Z">
        <w:r w:rsidR="00534B16">
          <w:rPr>
            <w:rFonts w:ascii="Times New Roman" w:hAnsi="Times New Roman" w:cs="Times New Roman"/>
            <w:bCs/>
            <w:sz w:val="24"/>
            <w:szCs w:val="24"/>
          </w:rPr>
          <w:t>ew</w:t>
        </w:r>
      </w:ins>
      <w:del w:id="17" w:author="Gen-Chang Hsu" w:date="2024-09-21T13:53:00Z" w16du:dateUtc="2024-09-21T17:53:00Z">
        <w:r w:rsidR="00E73CC5" w:rsidRPr="0018685F" w:rsidDel="00534B16">
          <w:rPr>
            <w:rFonts w:ascii="Times New Roman" w:hAnsi="Times New Roman" w:cs="Times New Roman"/>
            <w:bCs/>
            <w:sz w:val="24"/>
            <w:szCs w:val="24"/>
          </w:rPr>
          <w:delText xml:space="preserve"> no</w:delText>
        </w:r>
      </w:del>
      <w:r w:rsidR="00E73CC5" w:rsidRPr="0018685F">
        <w:rPr>
          <w:rFonts w:ascii="Times New Roman" w:hAnsi="Times New Roman" w:cs="Times New Roman"/>
          <w:bCs/>
          <w:sz w:val="24"/>
          <w:szCs w:val="24"/>
        </w:rPr>
        <w:t xml:space="preserve"> stud</w:t>
      </w:r>
      <w:ins w:id="18" w:author="Gen-Chang Hsu" w:date="2024-09-21T13:53:00Z" w16du:dateUtc="2024-09-21T17:53:00Z">
        <w:r w:rsidR="00534B16">
          <w:rPr>
            <w:rFonts w:ascii="Times New Roman" w:hAnsi="Times New Roman" w:cs="Times New Roman"/>
            <w:bCs/>
            <w:sz w:val="24"/>
            <w:szCs w:val="24"/>
          </w:rPr>
          <w:t>ies</w:t>
        </w:r>
      </w:ins>
      <w:del w:id="19" w:author="Gen-Chang Hsu" w:date="2024-09-21T13:53:00Z" w16du:dateUtc="2024-09-21T17:53:00Z">
        <w:r w:rsidR="00E73CC5" w:rsidRPr="0018685F" w:rsidDel="00534B16">
          <w:rPr>
            <w:rFonts w:ascii="Times New Roman" w:hAnsi="Times New Roman" w:cs="Times New Roman"/>
            <w:bCs/>
            <w:sz w:val="24"/>
            <w:szCs w:val="24"/>
          </w:rPr>
          <w:delText>y</w:delText>
        </w:r>
      </w:del>
      <w:r w:rsidR="00E73CC5" w:rsidRPr="0018685F">
        <w:rPr>
          <w:rFonts w:ascii="Times New Roman" w:hAnsi="Times New Roman" w:cs="Times New Roman"/>
          <w:bCs/>
          <w:sz w:val="24"/>
          <w:szCs w:val="24"/>
        </w:rPr>
        <w:t xml:space="preserve"> h</w:t>
      </w:r>
      <w:ins w:id="20" w:author="Gen-Chang Hsu" w:date="2024-09-21T13:54:00Z" w16du:dateUtc="2024-09-21T17:54:00Z">
        <w:r w:rsidR="00534B16">
          <w:rPr>
            <w:rFonts w:ascii="Times New Roman" w:hAnsi="Times New Roman" w:cs="Times New Roman"/>
            <w:bCs/>
            <w:sz w:val="24"/>
            <w:szCs w:val="24"/>
          </w:rPr>
          <w:t>ave</w:t>
        </w:r>
      </w:ins>
      <w:del w:id="21" w:author="Gen-Chang Hsu" w:date="2024-09-21T13:54:00Z" w16du:dateUtc="2024-09-21T17:54:00Z">
        <w:r w:rsidR="00E73CC5" w:rsidRPr="0018685F" w:rsidDel="00534B16">
          <w:rPr>
            <w:rFonts w:ascii="Times New Roman" w:hAnsi="Times New Roman" w:cs="Times New Roman"/>
            <w:bCs/>
            <w:sz w:val="24"/>
            <w:szCs w:val="24"/>
          </w:rPr>
          <w:delText>as</w:delText>
        </w:r>
      </w:del>
      <w:r w:rsidR="00E73CC5" w:rsidRPr="0018685F">
        <w:rPr>
          <w:rFonts w:ascii="Times New Roman" w:hAnsi="Times New Roman" w:cs="Times New Roman"/>
          <w:bCs/>
          <w:sz w:val="24"/>
          <w:szCs w:val="24"/>
        </w:rPr>
        <w:t xml:space="preserve"> empirically examined </w:t>
      </w:r>
      <w:del w:id="22" w:author="Gen-Chang Hsu" w:date="2024-09-21T13:55:00Z" w16du:dateUtc="2024-09-21T17:55:00Z">
        <w:r w:rsidR="003A783F" w:rsidRPr="0018685F" w:rsidDel="00534B16">
          <w:rPr>
            <w:rFonts w:ascii="Times New Roman" w:hAnsi="Times New Roman" w:cs="Times New Roman"/>
            <w:bCs/>
            <w:sz w:val="24"/>
            <w:szCs w:val="24"/>
          </w:rPr>
          <w:delText>whether there is an</w:delText>
        </w:r>
      </w:del>
      <w:ins w:id="23" w:author="Gen-Chang Hsu" w:date="2024-09-21T13:55:00Z" w16du:dateUtc="2024-09-21T17:55:00Z">
        <w:r w:rsidR="00534B16">
          <w:rPr>
            <w:rFonts w:ascii="Times New Roman" w:hAnsi="Times New Roman" w:cs="Times New Roman"/>
            <w:bCs/>
            <w:sz w:val="24"/>
            <w:szCs w:val="24"/>
          </w:rPr>
          <w:t>the</w:t>
        </w:r>
      </w:ins>
      <w:r w:rsidR="003A783F" w:rsidRPr="0018685F">
        <w:rPr>
          <w:rFonts w:ascii="Times New Roman" w:hAnsi="Times New Roman" w:cs="Times New Roman"/>
          <w:bCs/>
          <w:sz w:val="24"/>
          <w:szCs w:val="24"/>
        </w:rPr>
        <w:t xml:space="preserve"> </w:t>
      </w:r>
      <w:ins w:id="24" w:author="Gen-Chang Hsu" w:date="2024-09-21T13:58:00Z" w16du:dateUtc="2024-09-21T17:58:00Z">
        <w:r w:rsidR="00534B16">
          <w:rPr>
            <w:rFonts w:ascii="Times New Roman" w:hAnsi="Times New Roman" w:cs="Times New Roman"/>
            <w:bCs/>
            <w:sz w:val="24"/>
            <w:szCs w:val="24"/>
          </w:rPr>
          <w:t xml:space="preserve">relationship between </w:t>
        </w:r>
      </w:ins>
      <w:r w:rsidR="003A783F" w:rsidRPr="0018685F">
        <w:rPr>
          <w:rFonts w:ascii="Times New Roman" w:hAnsi="Times New Roman" w:cs="Times New Roman"/>
          <w:bCs/>
          <w:sz w:val="24"/>
          <w:szCs w:val="24"/>
        </w:rPr>
        <w:t>optimal carcass size</w:t>
      </w:r>
      <w:ins w:id="25" w:author="Gen-Chang Hsu" w:date="2024-09-21T13:57:00Z" w16du:dateUtc="2024-09-21T17:57:00Z">
        <w:r w:rsidR="00534B16">
          <w:rPr>
            <w:rFonts w:ascii="Times New Roman" w:hAnsi="Times New Roman" w:cs="Times New Roman"/>
            <w:bCs/>
            <w:sz w:val="24"/>
            <w:szCs w:val="24"/>
          </w:rPr>
          <w:t xml:space="preserve"> </w:t>
        </w:r>
      </w:ins>
      <w:ins w:id="26" w:author="Gen-Chang Hsu" w:date="2024-09-21T13:58:00Z" w16du:dateUtc="2024-09-21T17:58:00Z">
        <w:r w:rsidR="00534B16">
          <w:rPr>
            <w:rFonts w:ascii="Times New Roman" w:hAnsi="Times New Roman" w:cs="Times New Roman"/>
            <w:bCs/>
            <w:sz w:val="24"/>
            <w:szCs w:val="24"/>
          </w:rPr>
          <w:t>and</w:t>
        </w:r>
      </w:ins>
      <w:del w:id="27" w:author="Gen-Chang Hsu" w:date="2024-09-21T13:57:00Z" w16du:dateUtc="2024-09-21T17:57:00Z">
        <w:r w:rsidR="003A783F" w:rsidRPr="0018685F" w:rsidDel="00534B16">
          <w:rPr>
            <w:rFonts w:ascii="Times New Roman" w:hAnsi="Times New Roman" w:cs="Times New Roman"/>
            <w:bCs/>
            <w:sz w:val="24"/>
            <w:szCs w:val="24"/>
          </w:rPr>
          <w:delText xml:space="preserve"> for</w:delText>
        </w:r>
      </w:del>
      <w:r w:rsidR="003A783F" w:rsidRPr="0018685F">
        <w:rPr>
          <w:rFonts w:ascii="Times New Roman" w:hAnsi="Times New Roman" w:cs="Times New Roman"/>
          <w:bCs/>
          <w:sz w:val="24"/>
          <w:szCs w:val="24"/>
        </w:rPr>
        <w:t xml:space="preserve"> </w:t>
      </w:r>
      <w:ins w:id="28" w:author="Gen-Chang Hsu" w:date="2024-09-21T13:58:00Z" w16du:dateUtc="2024-09-21T17:58:00Z">
        <w:r w:rsidR="00534B16">
          <w:rPr>
            <w:rFonts w:ascii="Times New Roman" w:hAnsi="Times New Roman" w:cs="Times New Roman"/>
            <w:bCs/>
            <w:sz w:val="24"/>
            <w:szCs w:val="24"/>
          </w:rPr>
          <w:t>reproductive output</w:t>
        </w:r>
      </w:ins>
      <w:del w:id="29" w:author="Gen-Chang Hsu" w:date="2024-09-21T13:58:00Z" w16du:dateUtc="2024-09-21T17:58:00Z">
        <w:r w:rsidR="003A783F" w:rsidRPr="0018685F" w:rsidDel="00534B16">
          <w:rPr>
            <w:rFonts w:ascii="Times New Roman" w:hAnsi="Times New Roman" w:cs="Times New Roman"/>
            <w:bCs/>
            <w:sz w:val="24"/>
            <w:szCs w:val="24"/>
          </w:rPr>
          <w:delText>breeding</w:delText>
        </w:r>
      </w:del>
      <w:ins w:id="30" w:author="Gen-Chang Hsu" w:date="2024-09-21T13:55:00Z" w16du:dateUtc="2024-09-21T17:55:00Z">
        <w:r w:rsidR="00534B16">
          <w:rPr>
            <w:rFonts w:ascii="Times New Roman" w:hAnsi="Times New Roman" w:cs="Times New Roman"/>
            <w:bCs/>
            <w:sz w:val="24"/>
            <w:szCs w:val="24"/>
          </w:rPr>
          <w:t xml:space="preserve"> in burying beetles</w:t>
        </w:r>
      </w:ins>
      <w:ins w:id="31" w:author="Gen-Chang Hsu" w:date="2024-09-21T13:58:00Z" w16du:dateUtc="2024-09-21T17:58:00Z">
        <w:r w:rsidR="00534B16">
          <w:rPr>
            <w:rFonts w:ascii="Times New Roman" w:hAnsi="Times New Roman" w:cs="Times New Roman"/>
            <w:bCs/>
            <w:sz w:val="24"/>
            <w:szCs w:val="24"/>
          </w:rPr>
          <w:t xml:space="preserve"> </w:t>
        </w:r>
      </w:ins>
      <w:r w:rsidR="00534B16">
        <w:rPr>
          <w:rFonts w:ascii="Times New Roman" w:hAnsi="Times New Roman" w:cs="Times New Roman"/>
          <w:bCs/>
          <w:sz w:val="24"/>
          <w:szCs w:val="24"/>
        </w:rPr>
        <w:fldChar w:fldCharType="begin"/>
      </w:r>
      <w:r w:rsidR="000C4EC8">
        <w:rPr>
          <w:rFonts w:ascii="Times New Roman" w:hAnsi="Times New Roman" w:cs="Times New Roman"/>
          <w:bCs/>
          <w:sz w:val="24"/>
          <w:szCs w:val="24"/>
        </w:rPr>
        <w:instrText xml:space="preserve"> ADDIN EN.CITE &lt;EndNote&gt;&lt;Cite&gt;&lt;Author&gt;Belk&lt;/Author&gt;&lt;Year&gt;2021&lt;/Year&gt;&lt;RecNum&gt;6&lt;/RecNum&gt;&lt;Prefix&gt;e.g.`, &lt;/Prefix&gt;&lt;DisplayText&gt;[e.g., 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534B16">
        <w:rPr>
          <w:rFonts w:ascii="Times New Roman" w:hAnsi="Times New Roman" w:cs="Times New Roman"/>
          <w:bCs/>
          <w:sz w:val="24"/>
          <w:szCs w:val="24"/>
        </w:rPr>
        <w:fldChar w:fldCharType="separate"/>
      </w:r>
      <w:r w:rsidR="000C4EC8">
        <w:rPr>
          <w:rFonts w:ascii="Times New Roman" w:hAnsi="Times New Roman" w:cs="Times New Roman"/>
          <w:bCs/>
          <w:noProof/>
          <w:sz w:val="24"/>
          <w:szCs w:val="24"/>
        </w:rPr>
        <w:t>[e.g., 14]</w:t>
      </w:r>
      <w:r w:rsidR="00534B16">
        <w:rPr>
          <w:rFonts w:ascii="Times New Roman" w:hAnsi="Times New Roman" w:cs="Times New Roman"/>
          <w:bCs/>
          <w:sz w:val="24"/>
          <w:szCs w:val="24"/>
        </w:rPr>
        <w:fldChar w:fldCharType="end"/>
      </w:r>
      <w:ins w:id="32" w:author="Gen-Chang Hsu" w:date="2024-09-21T13:53:00Z" w16du:dateUtc="2024-09-21T17:53:00Z">
        <w:r w:rsidR="00534B16">
          <w:rPr>
            <w:rFonts w:ascii="Times New Roman" w:hAnsi="Times New Roman" w:cs="Times New Roman"/>
            <w:bCs/>
            <w:sz w:val="24"/>
            <w:szCs w:val="24"/>
          </w:rPr>
          <w:t>,</w:t>
        </w:r>
      </w:ins>
      <w:ins w:id="33" w:author="Gen-Chang Hsu" w:date="2024-09-21T13:54:00Z" w16du:dateUtc="2024-09-21T17:54:00Z">
        <w:r w:rsidR="00534B16">
          <w:rPr>
            <w:rFonts w:ascii="Times New Roman" w:hAnsi="Times New Roman" w:cs="Times New Roman"/>
            <w:bCs/>
            <w:sz w:val="24"/>
            <w:szCs w:val="24"/>
          </w:rPr>
          <w:t xml:space="preserve"> yet </w:t>
        </w:r>
      </w:ins>
      <w:ins w:id="34" w:author="Gen-Chang Hsu" w:date="2024-09-21T13:59:00Z" w16du:dateUtc="2024-09-21T17:59:00Z">
        <w:r w:rsidR="0035124F">
          <w:rPr>
            <w:rFonts w:ascii="Times New Roman" w:hAnsi="Times New Roman" w:cs="Times New Roman"/>
            <w:bCs/>
            <w:sz w:val="24"/>
            <w:szCs w:val="24"/>
          </w:rPr>
          <w:t>a</w:t>
        </w:r>
      </w:ins>
      <w:ins w:id="35" w:author="Gen-Chang Hsu" w:date="2024-09-21T13:54:00Z" w16du:dateUtc="2024-09-21T17:54:00Z">
        <w:r w:rsidR="00534B16">
          <w:rPr>
            <w:rFonts w:ascii="Times New Roman" w:hAnsi="Times New Roman" w:cs="Times New Roman"/>
            <w:bCs/>
            <w:sz w:val="24"/>
            <w:szCs w:val="24"/>
          </w:rPr>
          <w:t xml:space="preserve"> general understanding is still lacking.</w:t>
        </w:r>
      </w:ins>
      <w:ins w:id="36" w:author="Gen-Chang Hsu" w:date="2024-09-21T13:53:00Z" w16du:dateUtc="2024-09-21T17:53:00Z">
        <w:r w:rsidR="00534B16">
          <w:rPr>
            <w:rFonts w:ascii="Times New Roman" w:hAnsi="Times New Roman" w:cs="Times New Roman"/>
            <w:bCs/>
            <w:sz w:val="24"/>
            <w:szCs w:val="24"/>
          </w:rPr>
          <w:t xml:space="preserve"> </w:t>
        </w:r>
      </w:ins>
      <w:del w:id="37" w:author="Gen-Chang Hsu" w:date="2024-09-21T13:53:00Z" w16du:dateUtc="2024-09-21T17:53:00Z">
        <w:r w:rsidR="00223238" w:rsidRPr="0018685F" w:rsidDel="00534B16">
          <w:rPr>
            <w:rFonts w:ascii="Times New Roman" w:hAnsi="Times New Roman" w:cs="Times New Roman"/>
            <w:bCs/>
            <w:sz w:val="24"/>
            <w:szCs w:val="24"/>
          </w:rPr>
          <w:delText>.</w:delText>
        </w:r>
      </w:del>
    </w:p>
    <w:p w14:paraId="55F0974D" w14:textId="1BC76CA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ins w:id="38" w:author="Gen-Chang Hsu" w:date="2024-09-19T21:51:00Z" w16du:dateUtc="2024-09-20T01:51:00Z">
        <w:r w:rsidR="00236A32" w:rsidRPr="004A7908">
          <w:rPr>
            <w:rFonts w:ascii="Times New Roman" w:hAnsi="Times New Roman" w:cs="Times New Roman"/>
            <w:bCs/>
            <w:sz w:val="24"/>
            <w:szCs w:val="24"/>
          </w:rPr>
          <w:t>While most studies on the reproducti</w:t>
        </w:r>
      </w:ins>
      <w:ins w:id="39" w:author="Gen-Chang Hsu" w:date="2024-09-19T21:52:00Z" w16du:dateUtc="2024-09-20T01:52:00Z">
        <w:r w:rsidR="00236A32">
          <w:rPr>
            <w:rFonts w:ascii="Times New Roman" w:hAnsi="Times New Roman" w:cs="Times New Roman"/>
            <w:bCs/>
            <w:sz w:val="24"/>
            <w:szCs w:val="24"/>
          </w:rPr>
          <w:t xml:space="preserve">on </w:t>
        </w:r>
        <w:r w:rsidR="00236A32" w:rsidRPr="004A7908">
          <w:rPr>
            <w:rFonts w:ascii="Times New Roman" w:hAnsi="Times New Roman" w:cs="Times New Roman"/>
            <w:bCs/>
            <w:sz w:val="24"/>
            <w:szCs w:val="24"/>
          </w:rPr>
          <w:t xml:space="preserve">of burying beetles have focused on </w:t>
        </w:r>
      </w:ins>
      <w:del w:id="40" w:author="Gen-Chang Hsu" w:date="2024-09-19T21:52:00Z" w16du:dateUtc="2024-09-20T01:52:00Z">
        <w:r w:rsidRPr="00236A32" w:rsidDel="00236A32">
          <w:rPr>
            <w:rFonts w:ascii="Times New Roman" w:hAnsi="Times New Roman" w:cs="Times New Roman"/>
            <w:bCs/>
            <w:sz w:val="24"/>
            <w:szCs w:val="24"/>
          </w:rPr>
          <w:delText xml:space="preserve">Besides </w:delText>
        </w:r>
      </w:del>
      <w:r w:rsidRPr="00236A32">
        <w:rPr>
          <w:rFonts w:ascii="Times New Roman" w:hAnsi="Times New Roman" w:cs="Times New Roman"/>
          <w:bCs/>
          <w:sz w:val="24"/>
          <w:szCs w:val="24"/>
        </w:rPr>
        <w:t xml:space="preserve">carcass size, </w:t>
      </w:r>
      <w:r w:rsidR="00D2027E" w:rsidRPr="00236A32">
        <w:rPr>
          <w:rFonts w:ascii="Times New Roman" w:hAnsi="Times New Roman" w:cs="Times New Roman"/>
          <w:bCs/>
          <w:sz w:val="24"/>
          <w:szCs w:val="24"/>
        </w:rPr>
        <w:t xml:space="preserve">the source of </w:t>
      </w:r>
      <w:r w:rsidRPr="00236A32">
        <w:rPr>
          <w:rFonts w:ascii="Times New Roman" w:hAnsi="Times New Roman" w:cs="Times New Roman"/>
          <w:bCs/>
          <w:sz w:val="24"/>
          <w:szCs w:val="24"/>
        </w:rPr>
        <w:t>c</w:t>
      </w:r>
      <w:r w:rsidR="00644562" w:rsidRPr="00236A32">
        <w:rPr>
          <w:rFonts w:ascii="Times New Roman" w:hAnsi="Times New Roman" w:cs="Times New Roman"/>
          <w:bCs/>
          <w:sz w:val="24"/>
          <w:szCs w:val="24"/>
        </w:rPr>
        <w:t>arcass</w:t>
      </w:r>
      <w:r w:rsidR="00D2027E" w:rsidRPr="00236A32">
        <w:rPr>
          <w:rFonts w:ascii="Times New Roman" w:hAnsi="Times New Roman" w:cs="Times New Roman"/>
          <w:bCs/>
          <w:sz w:val="24"/>
          <w:szCs w:val="24"/>
        </w:rPr>
        <w:t xml:space="preserve"> </w:t>
      </w:r>
      <w:ins w:id="41" w:author="Gen-Chang Hsu" w:date="2024-09-19T21:53:00Z" w16du:dateUtc="2024-09-20T01:53:00Z">
        <w:r w:rsidR="00236A32">
          <w:rPr>
            <w:rFonts w:ascii="Times New Roman" w:hAnsi="Times New Roman" w:cs="Times New Roman"/>
            <w:bCs/>
            <w:sz w:val="24"/>
            <w:szCs w:val="24"/>
          </w:rPr>
          <w:t>may</w:t>
        </w:r>
      </w:ins>
      <w:del w:id="42" w:author="Gen-Chang Hsu" w:date="2024-09-19T21:53:00Z" w16du:dateUtc="2024-09-20T01:53:00Z">
        <w:r w:rsidR="00644562" w:rsidRPr="0018685F" w:rsidDel="00236A32">
          <w:rPr>
            <w:rFonts w:ascii="Times New Roman" w:hAnsi="Times New Roman" w:cs="Times New Roman"/>
            <w:bCs/>
            <w:sz w:val="24"/>
            <w:szCs w:val="24"/>
          </w:rPr>
          <w:delText>ca</w:delText>
        </w:r>
        <w:r w:rsidR="00D2027E" w:rsidRPr="0018685F" w:rsidDel="00236A32">
          <w:rPr>
            <w:rFonts w:ascii="Times New Roman" w:hAnsi="Times New Roman" w:cs="Times New Roman"/>
            <w:bCs/>
            <w:sz w:val="24"/>
            <w:szCs w:val="24"/>
          </w:rPr>
          <w:delText>n</w:delText>
        </w:r>
      </w:del>
      <w:r w:rsidR="00D2027E" w:rsidRPr="0018685F">
        <w:rPr>
          <w:rFonts w:ascii="Times New Roman" w:hAnsi="Times New Roman" w:cs="Times New Roman"/>
          <w:bCs/>
          <w:sz w:val="24"/>
          <w:szCs w:val="24"/>
        </w:rPr>
        <w:t xml:space="preserve">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w:t>
      </w:r>
      <w:ins w:id="43" w:author="Gen-Chang Hsu" w:date="2024-09-19T21:53:00Z" w16du:dateUtc="2024-09-20T01:53:00Z">
        <w:r w:rsidR="00236A32">
          <w:rPr>
            <w:rFonts w:ascii="Times New Roman" w:hAnsi="Times New Roman" w:cs="Times New Roman"/>
            <w:bCs/>
            <w:sz w:val="24"/>
            <w:szCs w:val="24"/>
          </w:rPr>
          <w:t>ir</w:t>
        </w:r>
      </w:ins>
      <w:r w:rsidR="00D2027E" w:rsidRPr="0018685F">
        <w:rPr>
          <w:rFonts w:ascii="Times New Roman" w:hAnsi="Times New Roman" w:cs="Times New Roman"/>
          <w:bCs/>
          <w:sz w:val="24"/>
          <w:szCs w:val="24"/>
        </w:rPr>
        <w:t xml:space="preserve"> </w:t>
      </w:r>
      <w:ins w:id="44" w:author="Gen-Chang Hsu" w:date="2024-09-19T21:55:00Z" w16du:dateUtc="2024-09-20T01:55:00Z">
        <w:r w:rsidR="005453CF">
          <w:rPr>
            <w:rFonts w:ascii="Times New Roman" w:hAnsi="Times New Roman" w:cs="Times New Roman"/>
            <w:bCs/>
            <w:sz w:val="24"/>
            <w:szCs w:val="24"/>
          </w:rPr>
          <w:t>breeding outcomes</w:t>
        </w:r>
      </w:ins>
      <w:del w:id="45" w:author="Gen-Chang Hsu" w:date="2024-09-19T21:55:00Z" w16du:dateUtc="2024-09-20T01:55:00Z">
        <w:r w:rsidR="00D2027E" w:rsidRPr="0018685F" w:rsidDel="005453CF">
          <w:rPr>
            <w:rFonts w:ascii="Times New Roman" w:hAnsi="Times New Roman" w:cs="Times New Roman"/>
            <w:bCs/>
            <w:sz w:val="24"/>
            <w:szCs w:val="24"/>
          </w:rPr>
          <w:delText>reproducti</w:delText>
        </w:r>
      </w:del>
      <w:del w:id="46" w:author="Gen-Chang Hsu" w:date="2024-09-19T21:53:00Z" w16du:dateUtc="2024-09-20T01:53:00Z">
        <w:r w:rsidR="00D2027E" w:rsidRPr="0018685F" w:rsidDel="00236A32">
          <w:rPr>
            <w:rFonts w:ascii="Times New Roman" w:hAnsi="Times New Roman" w:cs="Times New Roman"/>
            <w:bCs/>
            <w:sz w:val="24"/>
            <w:szCs w:val="24"/>
          </w:rPr>
          <w:delText>on of</w:delText>
        </w:r>
        <w:r w:rsidR="00644562" w:rsidRPr="0018685F" w:rsidDel="00236A32">
          <w:rPr>
            <w:rFonts w:ascii="Times New Roman" w:hAnsi="Times New Roman" w:cs="Times New Roman"/>
            <w:bCs/>
            <w:sz w:val="24"/>
            <w:szCs w:val="24"/>
          </w:rPr>
          <w:delText xml:space="preserve"> </w:delText>
        </w:r>
        <w:r w:rsidR="00D2027E" w:rsidRPr="0018685F" w:rsidDel="00236A32">
          <w:rPr>
            <w:rFonts w:ascii="Times New Roman" w:hAnsi="Times New Roman" w:cs="Times New Roman"/>
            <w:bCs/>
            <w:sz w:val="24"/>
            <w:szCs w:val="24"/>
          </w:rPr>
          <w:delText>burying beetles</w:delText>
        </w:r>
      </w:del>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lastRenderedPageBreak/>
        <w:t>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&lt;EndNote&gt;&lt;Cite&gt;&lt;Author&gt;Weldon&lt;/Author&gt;&lt;Year&gt;2015&lt;/Year&gt;&lt;RecNum&gt;32&lt;/RecNum&gt;&lt;DisplayText&gt;[15]&lt;/DisplayText&gt;&lt;record&gt;&lt;rec-number&gt;32&lt;/rec-number&gt;&lt;foreign-keys&gt;&lt;key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&lt;EndNote&gt;&lt;Cite&gt;&lt;Author&gt;Rozen&lt;/Author&gt;&lt;Year&gt;2008&lt;/Year&gt;&lt;RecNum&gt;16&lt;/RecNum&gt;&lt;DisplayText&gt;[1, 16]&lt;/DisplayText&gt;&lt;record&gt;&lt;rec-number&gt;16&lt;/rec-number&gt;&lt;foreign-keys&gt;&lt;key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16]</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&lt;EndNote&gt;&lt;Cite&gt;&lt;Author&gt;Hocking&lt;/Author&gt;&lt;Year&gt;2006&lt;/Year&gt;&lt;RecNum&gt;44&lt;/RecNum&gt;&lt;DisplayText&gt;[5, 17]&lt;/DisplayText&gt;&lt;record&gt;&lt;rec-number&gt;44&lt;/rec-number&gt;&lt;foreign-keys&gt;&lt;key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[5, 17]</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ins w:id="47" w:author="Gen-Chang Hsu" w:date="2024-09-19T21:57:00Z" w16du:dateUtc="2024-09-20T01:57:00Z">
        <w:r w:rsidR="005453CF">
          <w:rPr>
            <w:rFonts w:ascii="Times New Roman" w:hAnsi="Times New Roman" w:cs="Times New Roman"/>
            <w:bCs/>
            <w:sz w:val="24"/>
            <w:szCs w:val="24"/>
          </w:rPr>
          <w:t xml:space="preserve"> not only in their abundance but also</w:t>
        </w:r>
      </w:ins>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&lt;EndNote&gt;&lt;Cite&gt;&lt;Author&gt;May&lt;/Author&gt;&lt;Year&gt;2022&lt;/Year&gt;&lt;RecNum&gt;34&lt;/RecNum&gt;&lt;DisplayText&gt;[18]&lt;/DisplayText&gt;&lt;record&gt;&lt;rec-number&gt;34&lt;/rec-number&gt;&lt;foreign-keys&gt;&lt;key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[18]</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which </w:t>
      </w:r>
      <w:del w:id="48" w:author="Gen-Chang Hsu" w:date="2024-09-19T22:01:00Z" w16du:dateUtc="2024-09-20T02:01:00Z">
        <w:r w:rsidR="00D61A19" w:rsidRPr="0018685F" w:rsidDel="00584869">
          <w:rPr>
            <w:rFonts w:ascii="Times New Roman" w:hAnsi="Times New Roman" w:cs="Times New Roman"/>
            <w:bCs/>
            <w:sz w:val="24"/>
            <w:szCs w:val="24"/>
          </w:rPr>
          <w:delText xml:space="preserve">may </w:delText>
        </w:r>
      </w:del>
      <w:r w:rsidR="00D61A19" w:rsidRPr="0018685F">
        <w:rPr>
          <w:rFonts w:ascii="Times New Roman" w:hAnsi="Times New Roman" w:cs="Times New Roman"/>
          <w:bCs/>
          <w:sz w:val="24"/>
          <w:szCs w:val="24"/>
        </w:rPr>
        <w:t>influence</w:t>
      </w:r>
      <w:r w:rsidR="004148F8" w:rsidRPr="0018685F">
        <w:rPr>
          <w:rFonts w:ascii="Times New Roman" w:hAnsi="Times New Roman" w:cs="Times New Roman"/>
          <w:bCs/>
          <w:sz w:val="24"/>
          <w:szCs w:val="24"/>
        </w:rPr>
        <w:t xml:space="preserve"> </w:t>
      </w:r>
      <w:ins w:id="49" w:author="Gen-Chang Hsu" w:date="2024-09-19T22:00:00Z" w16du:dateUtc="2024-09-20T02:00:00Z">
        <w:r w:rsidR="00584869">
          <w:rPr>
            <w:rFonts w:ascii="Times New Roman" w:hAnsi="Times New Roman" w:cs="Times New Roman"/>
            <w:bCs/>
            <w:sz w:val="24"/>
            <w:szCs w:val="24"/>
          </w:rPr>
          <w:t xml:space="preserve">the </w:t>
        </w:r>
      </w:ins>
      <w:ins w:id="50" w:author="Gen-Chang Hsu" w:date="2024-09-19T21:58:00Z" w16du:dateUtc="2024-09-20T01:58:00Z">
        <w:r w:rsidR="00584869">
          <w:rPr>
            <w:rFonts w:ascii="Times New Roman" w:hAnsi="Times New Roman" w:cs="Times New Roman"/>
            <w:bCs/>
            <w:sz w:val="24"/>
            <w:szCs w:val="24"/>
          </w:rPr>
          <w:t>overall</w:t>
        </w:r>
      </w:ins>
      <w:ins w:id="51" w:author="Gen-Chang Hsu" w:date="2024-09-19T21:59:00Z" w16du:dateUtc="2024-09-20T01:59:00Z">
        <w:r w:rsidR="00584869">
          <w:rPr>
            <w:rFonts w:ascii="Times New Roman" w:hAnsi="Times New Roman" w:cs="Times New Roman"/>
            <w:bCs/>
            <w:sz w:val="24"/>
            <w:szCs w:val="24"/>
          </w:rPr>
          <w:t xml:space="preserve"> </w:t>
        </w:r>
      </w:ins>
      <w:ins w:id="52" w:author="Gen-Chang Hsu" w:date="2024-09-19T22:01:00Z" w16du:dateUtc="2024-09-20T02:01:00Z">
        <w:r w:rsidR="00584869">
          <w:rPr>
            <w:rFonts w:ascii="Times New Roman" w:hAnsi="Times New Roman" w:cs="Times New Roman"/>
            <w:bCs/>
            <w:sz w:val="24"/>
            <w:szCs w:val="24"/>
          </w:rPr>
          <w:t>reproductive</w:t>
        </w:r>
      </w:ins>
      <w:ins w:id="53" w:author="Gen-Chang Hsu" w:date="2024-09-19T22:00:00Z" w16du:dateUtc="2024-09-20T02:00:00Z">
        <w:r w:rsidR="00584869">
          <w:rPr>
            <w:rFonts w:ascii="Times New Roman" w:hAnsi="Times New Roman" w:cs="Times New Roman"/>
            <w:bCs/>
            <w:sz w:val="24"/>
            <w:szCs w:val="24"/>
          </w:rPr>
          <w:t xml:space="preserve"> performance of parents </w:t>
        </w:r>
      </w:ins>
      <w:ins w:id="54" w:author="Gen-Chang Hsu" w:date="2024-09-19T21:59:00Z" w16du:dateUtc="2024-09-20T01:59:00Z">
        <w:r w:rsidR="00584869">
          <w:rPr>
            <w:rFonts w:ascii="Times New Roman" w:hAnsi="Times New Roman" w:cs="Times New Roman"/>
            <w:bCs/>
            <w:sz w:val="24"/>
            <w:szCs w:val="24"/>
          </w:rPr>
          <w:t xml:space="preserve">as well as individual </w:t>
        </w:r>
      </w:ins>
      <w:r w:rsidR="004148F8" w:rsidRPr="0018685F">
        <w:rPr>
          <w:rFonts w:ascii="Times New Roman" w:hAnsi="Times New Roman" w:cs="Times New Roman"/>
          <w:bCs/>
          <w:sz w:val="24"/>
          <w:szCs w:val="24"/>
        </w:rPr>
        <w:t xml:space="preserve">larval growth and development </w:t>
      </w:r>
      <w:r w:rsidR="004148F8"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&lt;EndNote&gt;&lt;Cite&gt;&lt;Author&gt;Scriber&lt;/Author&gt;&lt;Year&gt;1981&lt;/Year&gt;&lt;RecNum&gt;35&lt;/RecNum&gt;&lt;DisplayText&gt;[19]&lt;/DisplayText&gt;&lt;record&gt;&lt;rec-number&gt;35&lt;/rec-number&gt;&lt;foreign-keys&gt;&lt;key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[19]</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6799FE6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PjxSZWNOdW0+NzwvUmVjTnVtPjxEaXNwbGF5VGV4dD5bNiwgMTIsIDIwXTwvRGlzcGxheVRleHQ+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12, 20]</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&lt;EndNote&gt;&lt;Cite&gt;&lt;Author&gt;Smiseth&lt;/Author&gt;&lt;Year&gt;2014&lt;/Year&gt;&lt;RecNum&gt;9&lt;/RecNum&gt;&lt;DisplayText&gt;[8, 21]&lt;/DisplayText&gt;&lt;record&gt;&lt;rec-number&gt;9&lt;/rec-number&gt;&lt;foreign-keys&gt;&lt;key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[8, 21]</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cj48UmVjTnVtPjI0PC9SZWNOdW0+PERpc3BsYXlUZXh0PlsyMi0yNF08L0Rpc3BsYXlUZXh0Pjxy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[22-24]</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25]&lt;/DisplayText&gt;&lt;record&gt;&lt;rec-number&gt;27&lt;/rec-number&gt;&lt;foreign-keys&gt;&lt;key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[but see 25]</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w:t>
      </w:r>
      <w:r w:rsidR="00913621" w:rsidRPr="0018685F">
        <w:rPr>
          <w:rFonts w:ascii="Times New Roman" w:hAnsi="Times New Roman" w:cs="Times New Roman"/>
          <w:bCs/>
          <w:i/>
          <w:iCs/>
          <w:sz w:val="24"/>
          <w:szCs w:val="24"/>
        </w:rPr>
        <w:lastRenderedPageBreak/>
        <w:t>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1211D454"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66A1D">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65A4F0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&lt;EndNote&gt;&lt;Cite&gt;&lt;Author&gt;Sun&lt;/Author&gt;&lt;Year&gt;2020&lt;/Year&gt;&lt;RecNum&gt;45&lt;/RecNum&gt;&lt;DisplayText&gt;[26]&lt;/DisplayText&gt;&lt;record&gt;&lt;rec-number&gt;45&lt;/rec-number&gt;&lt;foreign-keys&gt;&lt;key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[26]</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ins w:id="55" w:author="Gen-Chang Hsu" w:date="2024-09-19T20:25:00Z" w16du:dateUtc="2024-09-20T00:25:00Z">
        <w:r w:rsidR="003317F0">
          <w:rPr>
            <w:rFonts w:ascii="Times New Roman" w:hAnsi="Times New Roman" w:cs="Times New Roman"/>
            <w:bCs/>
            <w:sz w:val="24"/>
            <w:szCs w:val="24"/>
          </w:rPr>
          <w:t xml:space="preserve"> All the aforementioned breeding outcomes </w:t>
        </w:r>
      </w:ins>
      <w:ins w:id="56" w:author="Gen-Chang Hsu" w:date="2024-09-19T20:26:00Z" w16du:dateUtc="2024-09-20T00:26:00Z">
        <w:r w:rsidR="003317F0">
          <w:rPr>
            <w:rFonts w:ascii="Times New Roman" w:hAnsi="Times New Roman" w:cs="Times New Roman"/>
            <w:bCs/>
            <w:sz w:val="24"/>
            <w:szCs w:val="24"/>
          </w:rPr>
          <w:t>and car</w:t>
        </w:r>
      </w:ins>
      <w:ins w:id="57" w:author="Gen-Chang Hsu" w:date="2024-09-19T20:27:00Z" w16du:dateUtc="2024-09-20T00:27:00Z">
        <w:r w:rsidR="003317F0">
          <w:rPr>
            <w:rFonts w:ascii="Times New Roman" w:hAnsi="Times New Roman" w:cs="Times New Roman"/>
            <w:bCs/>
            <w:sz w:val="24"/>
            <w:szCs w:val="24"/>
          </w:rPr>
          <w:t xml:space="preserve">cass use </w:t>
        </w:r>
      </w:ins>
      <w:ins w:id="58" w:author="Gen-Chang Hsu" w:date="2024-09-19T20:25:00Z" w16du:dateUtc="2024-09-20T00:25:00Z">
        <w:r w:rsidR="003317F0">
          <w:rPr>
            <w:rFonts w:ascii="Times New Roman" w:hAnsi="Times New Roman" w:cs="Times New Roman"/>
            <w:bCs/>
            <w:sz w:val="24"/>
            <w:szCs w:val="24"/>
          </w:rPr>
          <w:t>were recorded during the first reproductive bout of the breeding pairs.</w:t>
        </w:r>
      </w:ins>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1B60C9F3"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[27]&lt;/DisplayText&gt;&lt;record&gt;&lt;rec-number&gt;47&lt;/rec-number&gt;&lt;foreign-keys&gt;&lt;key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Al Shareefi and Cotter [27]</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 xml:space="preserve">nalysis of </w:t>
      </w:r>
      <w:r w:rsidRPr="0018685F">
        <w:rPr>
          <w:rFonts w:ascii="Times New Roman" w:hAnsi="Times New Roman" w:cs="Times New Roman"/>
          <w:bCs/>
          <w:sz w:val="24"/>
          <w:szCs w:val="24"/>
        </w:rPr>
        <w:lastRenderedPageBreak/>
        <w:t>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w:t>
      </w:r>
      <w:ins w:id="59" w:author="Gen-Chang Hsu" w:date="2024-09-22T16:50:00Z" w16du:dateUtc="2024-09-22T20:50:00Z">
        <w:r w:rsidR="00347776">
          <w:rPr>
            <w:rFonts w:ascii="Times New Roman" w:hAnsi="Times New Roman" w:cs="Times New Roman"/>
            <w:bCs/>
            <w:sz w:val="24"/>
            <w:szCs w:val="24"/>
          </w:rPr>
          <w:t>ix</w:t>
        </w:r>
      </w:ins>
      <w:del w:id="60" w:author="Gen-Chang Hsu" w:date="2024-09-22T16:50:00Z" w16du:dateUtc="2024-09-22T20:50:00Z">
        <w:r w:rsidR="00566231" w:rsidRPr="0018685F" w:rsidDel="00347776">
          <w:rPr>
            <w:rFonts w:ascii="Times New Roman" w:hAnsi="Times New Roman" w:cs="Times New Roman"/>
            <w:bCs/>
            <w:sz w:val="24"/>
            <w:szCs w:val="24"/>
          </w:rPr>
          <w:delText>even</w:delText>
        </w:r>
      </w:del>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w:t>
      </w:r>
      <w:ins w:id="61" w:author="Gen-Chang Hsu" w:date="2024-09-22T16:50:00Z" w16du:dateUtc="2024-09-22T20:50:00Z">
        <w:r w:rsidR="00347776">
          <w:rPr>
            <w:rFonts w:ascii="Times New Roman" w:hAnsi="Times New Roman" w:cs="Times New Roman"/>
            <w:bCs/>
            <w:sz w:val="24"/>
            <w:szCs w:val="24"/>
          </w:rPr>
          <w:t>ix</w:t>
        </w:r>
      </w:ins>
      <w:del w:id="62" w:author="Gen-Chang Hsu" w:date="2024-09-22T16:50:00Z" w16du:dateUtc="2024-09-22T20:50:00Z">
        <w:r w:rsidR="00566231" w:rsidRPr="0018685F" w:rsidDel="00347776">
          <w:rPr>
            <w:rFonts w:ascii="Times New Roman" w:hAnsi="Times New Roman" w:cs="Times New Roman"/>
            <w:bCs/>
            <w:sz w:val="24"/>
            <w:szCs w:val="24"/>
          </w:rPr>
          <w:delText>even</w:delText>
        </w:r>
      </w:del>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0CB05287"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&lt;EndNote&gt;&lt;Cite&gt;&lt;Author&gt;Saini&lt;/Author&gt;&lt;Year&gt;2021&lt;/Year&gt;&lt;RecNum&gt;48&lt;/RecNum&gt;&lt;DisplayText&gt;[28]&lt;/DisplayText&gt;&lt;record&gt;&lt;rec-number&gt;48&lt;/rec-number&gt;&lt;foreign-keys&gt;&lt;key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[28]</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lastRenderedPageBreak/>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 xml:space="preserve">e </w:t>
      </w:r>
      <w:r w:rsidR="00DE4E9C" w:rsidRPr="0018685F">
        <w:rPr>
          <w:rFonts w:ascii="Times New Roman" w:hAnsi="Times New Roman" w:cs="Times New Roman"/>
          <w:sz w:val="24"/>
          <w:szCs w:val="24"/>
        </w:rPr>
        <w:lastRenderedPageBreak/>
        <w:t>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56D1B8"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w:t>
      </w:r>
      <w:r w:rsidR="00CF20A0" w:rsidRPr="002C6763">
        <w:rPr>
          <w:rFonts w:ascii="Times New Roman" w:hAnsi="Times New Roman" w:cs="Times New Roman"/>
          <w:sz w:val="24"/>
          <w:szCs w:val="24"/>
        </w:rPr>
        <w:t>Dead larvae</w:t>
      </w:r>
      <w:ins w:id="63" w:author="Gen-Chang Hsu" w:date="2024-09-21T21:24:00Z" w16du:dateUtc="2024-09-22T01:24:00Z">
        <w:r w:rsidR="00652AD8" w:rsidRPr="002C6763">
          <w:rPr>
            <w:rFonts w:ascii="Times New Roman" w:hAnsi="Times New Roman" w:cs="Times New Roman"/>
            <w:sz w:val="24"/>
            <w:szCs w:val="24"/>
          </w:rPr>
          <w:t xml:space="preserve"> (</w:t>
        </w:r>
        <w:r w:rsidR="00652AD8" w:rsidRPr="002C6763">
          <w:rPr>
            <w:rFonts w:ascii="Times New Roman" w:hAnsi="Times New Roman" w:cs="Times New Roman"/>
            <w:i/>
            <w:iCs/>
            <w:sz w:val="24"/>
            <w:szCs w:val="24"/>
          </w:rPr>
          <w:t>n</w:t>
        </w:r>
        <w:r w:rsidR="00652AD8" w:rsidRPr="002C6763">
          <w:rPr>
            <w:rFonts w:ascii="Times New Roman" w:hAnsi="Times New Roman" w:cs="Times New Roman"/>
            <w:sz w:val="24"/>
            <w:szCs w:val="24"/>
          </w:rPr>
          <w:t xml:space="preserve"> = 146)</w:t>
        </w:r>
      </w:ins>
      <w:r w:rsidR="00CF20A0" w:rsidRPr="002C6763">
        <w:rPr>
          <w:rFonts w:ascii="Times New Roman" w:hAnsi="Times New Roman" w:cs="Times New Roman"/>
          <w:sz w:val="24"/>
          <w:szCs w:val="24"/>
        </w:rPr>
        <w:t xml:space="preserve"> were excluded from the analysis</w:t>
      </w:r>
      <w:ins w:id="64" w:author="Gen-Chang Hsu" w:date="2024-09-21T21:23:00Z" w16du:dateUtc="2024-09-22T01:23:00Z">
        <w:r w:rsidR="00652AD8" w:rsidRPr="002C6763">
          <w:rPr>
            <w:rFonts w:ascii="Times New Roman" w:hAnsi="Times New Roman" w:cs="Times New Roman"/>
            <w:sz w:val="24"/>
            <w:szCs w:val="24"/>
          </w:rPr>
          <w:t xml:space="preserve"> (larval survival</w:t>
        </w:r>
      </w:ins>
      <w:ins w:id="65" w:author="Gen-Chang Hsu" w:date="2024-09-21T21:24:00Z" w16du:dateUtc="2024-09-22T01:24:00Z">
        <w:r w:rsidR="00652AD8" w:rsidRPr="002C6763">
          <w:rPr>
            <w:rFonts w:ascii="Times New Roman" w:hAnsi="Times New Roman" w:cs="Times New Roman"/>
            <w:sz w:val="24"/>
            <w:szCs w:val="24"/>
          </w:rPr>
          <w:t xml:space="preserve"> rate was 22.3%</w:t>
        </w:r>
      </w:ins>
      <w:ins w:id="66" w:author="Gen-Chang Hsu" w:date="2024-09-21T21:25:00Z" w16du:dateUtc="2024-09-22T01:25:00Z">
        <w:r w:rsidR="002C6763">
          <w:rPr>
            <w:rFonts w:ascii="Times New Roman" w:hAnsi="Times New Roman" w:cs="Times New Roman"/>
            <w:sz w:val="24"/>
            <w:szCs w:val="24"/>
          </w:rPr>
          <w:t xml:space="preserve"> in the </w:t>
        </w:r>
      </w:ins>
      <w:ins w:id="67" w:author="Gen-Chang Hsu" w:date="2024-09-21T21:28:00Z" w16du:dateUtc="2024-09-22T01:28:00Z">
        <w:r w:rsidR="00765D29">
          <w:rPr>
            <w:rFonts w:ascii="Times New Roman" w:hAnsi="Times New Roman" w:cs="Times New Roman"/>
            <w:sz w:val="24"/>
            <w:szCs w:val="24"/>
          </w:rPr>
          <w:t xml:space="preserve">five-day </w:t>
        </w:r>
      </w:ins>
      <w:ins w:id="68" w:author="Gen-Chang Hsu" w:date="2024-09-21T21:25:00Z" w16du:dateUtc="2024-09-22T01:25:00Z">
        <w:r w:rsidR="002C6763">
          <w:rPr>
            <w:rFonts w:ascii="Times New Roman" w:hAnsi="Times New Roman" w:cs="Times New Roman"/>
            <w:sz w:val="24"/>
            <w:szCs w:val="24"/>
          </w:rPr>
          <w:t>feeding experiments</w:t>
        </w:r>
      </w:ins>
      <w:ins w:id="69" w:author="Gen-Chang Hsu" w:date="2024-09-21T21:23:00Z" w16du:dateUtc="2024-09-22T01:23:00Z">
        <w:r w:rsidR="00652AD8" w:rsidRPr="002C6763">
          <w:rPr>
            <w:rFonts w:ascii="Times New Roman" w:hAnsi="Times New Roman" w:cs="Times New Roman"/>
            <w:sz w:val="24"/>
            <w:szCs w:val="24"/>
          </w:rPr>
          <w:t>)</w:t>
        </w:r>
      </w:ins>
      <w:r w:rsidR="00CF20A0" w:rsidRPr="002C6763">
        <w:rPr>
          <w:rFonts w:ascii="Times New Roman" w:hAnsi="Times New Roman" w:cs="Times New Roman"/>
          <w:sz w:val="24"/>
          <w:szCs w:val="24"/>
        </w:rPr>
        <w:t>.</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To evaluate the trade-off between offspring quality and quantity on lab and wild carcasses, we fit a linear model with average larval mass as the response and larval density, carcass source, </w:t>
      </w:r>
      <w:r w:rsidRPr="0018685F">
        <w:rPr>
          <w:rFonts w:ascii="Times New Roman" w:hAnsi="Times New Roman" w:cs="Times New Roman"/>
          <w:sz w:val="24"/>
          <w:szCs w:val="24"/>
        </w:rPr>
        <w:lastRenderedPageBreak/>
        <w:t>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052CD108"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&lt;EndNote&gt;&lt;Cite&gt;&lt;Author&gt;Brooks&lt;/Author&gt;&lt;Year&gt;2017&lt;/Year&gt;&lt;RecNum&gt;2&lt;/RecNum&gt;&lt;DisplayText&gt;[29]&lt;/DisplayText&gt;&lt;record&gt;&lt;rec-number&gt;2&lt;/rec-number&gt;&lt;foreign-keys&gt;&lt;key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[29]</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&lt;EndNote&gt;&lt;Cite&gt;&lt;Author&gt;Hartig&lt;/Author&gt;&lt;Year&gt;2022&lt;/Year&gt;&lt;RecNum&gt;3&lt;/RecNum&gt;&lt;DisplayText&gt;[30]&lt;/DisplayText&gt;&lt;record&gt;&lt;rec-number&gt;3&lt;/rec-number&gt;&lt;foreign-keys&gt;&lt;key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[30]</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&lt;EndNote&gt;&lt;Cite&gt;&lt;Author&gt;Fox&lt;/Author&gt;&lt;Year&gt;2019&lt;/Year&gt;&lt;RecNum&gt;4&lt;/RecNum&gt;&lt;DisplayText&gt;[31]&lt;/DisplayText&gt;&lt;record&gt;&lt;rec-number&gt;4&lt;/rec-number&gt;&lt;foreign-keys&gt;&lt;key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&lt;EndNote&gt;&lt;Cite&gt;&lt;Author&gt;Lenth&lt;/Author&gt;&lt;Year&gt;2024&lt;/Year&gt;&lt;RecNum&gt;50&lt;/RecNum&gt;&lt;DisplayText&gt;[32]&lt;/DisplayText&gt;&lt;record&gt;&lt;rec-number&gt;50&lt;/rec-number&gt;&lt;foreign-keys&gt;&lt;key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[32]</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&lt;EndNote&gt;&lt;Cite&gt;&lt;Author&gt;R Core Team&lt;/Author&gt;&lt;Year&gt;2024&lt;/Year&gt;&lt;RecNum&gt;1&lt;/RecNum&gt;&lt;DisplayText&gt;[33]&lt;/DisplayText&gt;&lt;record&gt;&lt;rec-number&gt;1&lt;/rec-number&gt;&lt;foreign-keys&gt;&lt;key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[33]</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7E338B8A"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UmVjTnVtPjU8L1JlY051bT48RGlzcGxheVRleHQ+WzYsIDEwLCAzNF08L0Rpc3BsYXlUZXh0Pjxy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[6, 10, 34]</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9A339F">
        <w:rPr>
          <w:rFonts w:ascii="Times New Roman" w:hAnsi="Times New Roman" w:cs="Times New Roman"/>
          <w:bCs/>
          <w:sz w:val="24"/>
          <w:szCs w:val="24"/>
        </w:rPr>
        <w:t xml:space="preserve">females </w:t>
      </w:r>
      <w:r w:rsidR="00093D21" w:rsidRPr="009A339F">
        <w:rPr>
          <w:rFonts w:ascii="Times New Roman" w:hAnsi="Times New Roman" w:cs="Times New Roman"/>
          <w:bCs/>
          <w:sz w:val="24"/>
          <w:szCs w:val="24"/>
        </w:rPr>
        <w:t xml:space="preserve">may </w:t>
      </w:r>
      <w:r w:rsidR="001E2029" w:rsidRPr="009A339F">
        <w:rPr>
          <w:rFonts w:ascii="Times New Roman" w:hAnsi="Times New Roman" w:cs="Times New Roman"/>
          <w:bCs/>
          <w:sz w:val="24"/>
          <w:szCs w:val="24"/>
        </w:rPr>
        <w:t>lay fewer eggs</w:t>
      </w:r>
      <w:r w:rsidR="00497FF9" w:rsidRPr="009A339F">
        <w:rPr>
          <w:rFonts w:ascii="Times New Roman" w:hAnsi="Times New Roman" w:cs="Times New Roman"/>
          <w:bCs/>
          <w:sz w:val="24"/>
          <w:szCs w:val="24"/>
        </w:rPr>
        <w:t xml:space="preserve"> as a result of </w:t>
      </w:r>
      <w:r w:rsidR="00BA6EDD" w:rsidRPr="009A339F">
        <w:rPr>
          <w:rFonts w:ascii="Times New Roman" w:hAnsi="Times New Roman" w:cs="Times New Roman"/>
          <w:bCs/>
          <w:sz w:val="24"/>
          <w:szCs w:val="24"/>
        </w:rPr>
        <w:t>lower</w:t>
      </w:r>
      <w:r w:rsidR="00497FF9" w:rsidRPr="009A339F">
        <w:rPr>
          <w:rFonts w:ascii="Times New Roman" w:hAnsi="Times New Roman" w:cs="Times New Roman"/>
          <w:bCs/>
          <w:sz w:val="24"/>
          <w:szCs w:val="24"/>
        </w:rPr>
        <w:t xml:space="preserve"> energy storage</w:t>
      </w:r>
      <w:r w:rsidR="00A25929" w:rsidRPr="009A339F">
        <w:rPr>
          <w:rFonts w:ascii="Times New Roman" w:hAnsi="Times New Roman" w:cs="Times New Roman"/>
          <w:bCs/>
          <w:sz w:val="24"/>
          <w:szCs w:val="24"/>
        </w:rPr>
        <w:t>.</w:t>
      </w:r>
      <w:r w:rsidR="009566C6" w:rsidRPr="009A339F">
        <w:rPr>
          <w:rFonts w:ascii="Times New Roman" w:hAnsi="Times New Roman" w:cs="Times New Roman"/>
          <w:bCs/>
          <w:sz w:val="24"/>
          <w:szCs w:val="24"/>
        </w:rPr>
        <w:t xml:space="preserve"> In fact, </w:t>
      </w:r>
      <w:r w:rsidR="00093D21" w:rsidRPr="009A339F">
        <w:rPr>
          <w:rFonts w:ascii="Times New Roman" w:hAnsi="Times New Roman" w:cs="Times New Roman"/>
          <w:bCs/>
          <w:sz w:val="24"/>
          <w:szCs w:val="24"/>
        </w:rPr>
        <w:fldChar w:fldCharType="begin"/>
      </w:r>
      <w:r w:rsidR="00836527" w:rsidRPr="00395477">
        <w:rPr>
          <w:rFonts w:ascii="Times New Roman" w:hAnsi="Times New Roman" w:cs="Times New Roman"/>
          <w:bCs/>
          <w:sz w:val="24"/>
          <w:szCs w:val="24"/>
        </w:rPr>
        <w:instrText xml:space="preserve"> ADDIN EN.CITE &lt;EndNote&gt;&lt;Cite AuthorYear="1"&gt;&lt;Author&gt;Müller&lt;/Author&gt;&lt;Year&gt;1990&lt;/Year&gt;&lt;RecNum&gt;11&lt;/RecNum&gt;&lt;DisplayText&gt;Müller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A339F">
        <w:rPr>
          <w:rFonts w:ascii="Times New Roman" w:hAnsi="Times New Roman" w:cs="Times New Roman"/>
          <w:bCs/>
          <w:sz w:val="24"/>
          <w:szCs w:val="24"/>
        </w:rPr>
        <w:fldChar w:fldCharType="separate"/>
      </w:r>
      <w:r w:rsidR="00836527" w:rsidRPr="00395477">
        <w:rPr>
          <w:rFonts w:ascii="Times New Roman" w:hAnsi="Times New Roman" w:cs="Times New Roman"/>
          <w:bCs/>
          <w:noProof/>
          <w:sz w:val="24"/>
          <w:szCs w:val="24"/>
        </w:rPr>
        <w:t>Müller [11]</w:t>
      </w:r>
      <w:r w:rsidR="00093D21" w:rsidRPr="009A339F">
        <w:rPr>
          <w:rFonts w:ascii="Times New Roman" w:hAnsi="Times New Roman" w:cs="Times New Roman"/>
          <w:bCs/>
          <w:sz w:val="24"/>
          <w:szCs w:val="24"/>
        </w:rPr>
        <w:fldChar w:fldCharType="end"/>
      </w:r>
      <w:r w:rsidR="00093D21" w:rsidRPr="009A339F">
        <w:rPr>
          <w:rFonts w:ascii="Times New Roman" w:hAnsi="Times New Roman" w:cs="Times New Roman"/>
          <w:bCs/>
          <w:sz w:val="24"/>
          <w:szCs w:val="24"/>
        </w:rPr>
        <w:t xml:space="preserve"> </w:t>
      </w:r>
      <w:r w:rsidR="009566C6" w:rsidRPr="009A339F">
        <w:rPr>
          <w:rFonts w:ascii="Times New Roman" w:hAnsi="Times New Roman" w:cs="Times New Roman"/>
          <w:bCs/>
          <w:sz w:val="24"/>
          <w:szCs w:val="24"/>
        </w:rPr>
        <w:t>found</w:t>
      </w:r>
      <w:r w:rsidR="00093D21" w:rsidRPr="009A339F">
        <w:rPr>
          <w:rFonts w:ascii="Times New Roman" w:hAnsi="Times New Roman" w:cs="Times New Roman"/>
          <w:bCs/>
          <w:sz w:val="24"/>
          <w:szCs w:val="24"/>
        </w:rPr>
        <w:t xml:space="preserve"> </w:t>
      </w:r>
      <w:r w:rsidR="00997920" w:rsidRPr="009A339F">
        <w:rPr>
          <w:rFonts w:ascii="Times New Roman" w:hAnsi="Times New Roman" w:cs="Times New Roman"/>
          <w:bCs/>
          <w:sz w:val="24"/>
          <w:szCs w:val="24"/>
        </w:rPr>
        <w:t xml:space="preserve">that clutch </w:t>
      </w:r>
      <w:r w:rsidR="00997920" w:rsidRPr="0018685F">
        <w:rPr>
          <w:rFonts w:ascii="Times New Roman" w:hAnsi="Times New Roman" w:cs="Times New Roman"/>
          <w:bCs/>
          <w:sz w:val="24"/>
          <w:szCs w:val="24"/>
        </w:rPr>
        <w:t xml:space="preserve">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03AA9B3E"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&lt;EndNote&gt;&lt;Cite&gt;&lt;Author&gt;Eggert&lt;/Author&gt;&lt;Year&gt;1998&lt;/Year&gt;&lt;RecNum&gt;36&lt;/RecNum&gt;&lt;DisplayText&gt;[1, 35]&lt;/DisplayText&gt;&lt;record&gt;&lt;rec-number&gt;36&lt;/rec-number&gt;&lt;foreign-keys&gt;&lt;key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 35]</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66A0AFAE" w:rsidR="00C750D7" w:rsidRPr="00413C01" w:rsidRDefault="004D0E5B" w:rsidP="00C750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ins w:id="70" w:author="Gen-Chang Hsu" w:date="2024-09-20T20:12:00Z" w16du:dateUtc="2024-09-21T00:12:00Z">
        <w:r w:rsidR="000545DA">
          <w:rPr>
            <w:rFonts w:ascii="Times New Roman" w:hAnsi="Times New Roman" w:cs="Times New Roman"/>
            <w:bCs/>
            <w:sz w:val="24"/>
            <w:szCs w:val="24"/>
          </w:rPr>
          <w:t xml:space="preserve">larval </w:t>
        </w:r>
      </w:ins>
      <w:ins w:id="71" w:author="Gen-Chang Hsu" w:date="2024-09-20T20:13:00Z" w16du:dateUtc="2024-09-21T00:13:00Z">
        <w:r w:rsidR="000545DA">
          <w:rPr>
            <w:rFonts w:ascii="Times New Roman" w:hAnsi="Times New Roman" w:cs="Times New Roman"/>
            <w:bCs/>
            <w:sz w:val="24"/>
            <w:szCs w:val="24"/>
          </w:rPr>
          <w:t xml:space="preserve">traits and carcass use efficiency in the breeding experiments as well as </w:t>
        </w:r>
      </w:ins>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t>
      </w:r>
      <w:ins w:id="72" w:author="Gen-Chang Hsu" w:date="2024-09-20T20:14:00Z" w16du:dateUtc="2024-09-21T00:14:00Z">
        <w:r w:rsidR="000545DA">
          <w:rPr>
            <w:rFonts w:ascii="Times New Roman" w:hAnsi="Times New Roman" w:cs="Times New Roman"/>
            <w:bCs/>
            <w:sz w:val="24"/>
            <w:szCs w:val="24"/>
          </w:rPr>
          <w:t xml:space="preserve">three </w:t>
        </w:r>
      </w:ins>
      <w:r w:rsidR="006266F1" w:rsidRPr="0018685F">
        <w:rPr>
          <w:rFonts w:ascii="Times New Roman" w:hAnsi="Times New Roman" w:cs="Times New Roman"/>
          <w:bCs/>
          <w:sz w:val="24"/>
          <w:szCs w:val="24"/>
        </w:rPr>
        <w:t xml:space="preserve">wild carcass taxa. In fact, </w:t>
      </w:r>
      <w:del w:id="73" w:author="Gen-Chang Hsu" w:date="2024-09-20T20:14:00Z" w16du:dateUtc="2024-09-21T00:14:00Z">
        <w:r w:rsidR="006266F1" w:rsidRPr="0018685F" w:rsidDel="000545DA">
          <w:rPr>
            <w:rFonts w:ascii="Times New Roman" w:hAnsi="Times New Roman" w:cs="Times New Roman"/>
            <w:bCs/>
            <w:sz w:val="24"/>
            <w:szCs w:val="24"/>
          </w:rPr>
          <w:delText>we found</w:delText>
        </w:r>
      </w:del>
      <w:ins w:id="74" w:author="Gen-Chang Hsu" w:date="2024-09-20T20:14:00Z" w16du:dateUtc="2024-09-21T00:14:00Z">
        <w:r w:rsidR="000545DA">
          <w:rPr>
            <w:rFonts w:ascii="Times New Roman" w:hAnsi="Times New Roman" w:cs="Times New Roman"/>
            <w:bCs/>
            <w:sz w:val="24"/>
            <w:szCs w:val="24"/>
          </w:rPr>
          <w:t>our feeding experiments showed</w:t>
        </w:r>
      </w:ins>
      <w:r w:rsidR="006266F1" w:rsidRPr="0018685F">
        <w:rPr>
          <w:rFonts w:ascii="Times New Roman" w:hAnsi="Times New Roman" w:cs="Times New Roman"/>
          <w:bCs/>
          <w:sz w:val="24"/>
          <w:szCs w:val="24"/>
        </w:rPr>
        <w:t xml:space="preserve">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w:t>
      </w:r>
      <w:ins w:id="75" w:author="Gen-Chang Hsu" w:date="2024-09-20T20:25:00Z" w16du:dateUtc="2024-09-21T00:25:00Z">
        <w:r w:rsidR="00F76DC2">
          <w:rPr>
            <w:rFonts w:ascii="Times New Roman" w:hAnsi="Times New Roman" w:cs="Times New Roman"/>
            <w:bCs/>
            <w:sz w:val="24"/>
            <w:szCs w:val="24"/>
          </w:rPr>
          <w:t>the</w:t>
        </w:r>
      </w:ins>
      <w:del w:id="76" w:author="Gen-Chang Hsu" w:date="2024-09-20T20:25:00Z" w16du:dateUtc="2024-09-21T00:25:00Z">
        <w:r w:rsidR="006266F1" w:rsidRPr="0018685F" w:rsidDel="00F76DC2">
          <w:rPr>
            <w:rFonts w:ascii="Times New Roman" w:hAnsi="Times New Roman" w:cs="Times New Roman"/>
            <w:bCs/>
            <w:sz w:val="24"/>
            <w:szCs w:val="24"/>
          </w:rPr>
          <w:delText>our</w:delText>
        </w:r>
      </w:del>
      <w:r w:rsidR="006266F1" w:rsidRPr="0018685F">
        <w:rPr>
          <w:rFonts w:ascii="Times New Roman" w:hAnsi="Times New Roman" w:cs="Times New Roman"/>
          <w:bCs/>
          <w:sz w:val="24"/>
          <w:szCs w:val="24"/>
        </w:rPr>
        <w:t xml:space="preserve"> breeding experiments.</w:t>
      </w:r>
      <w:r w:rsidR="009E6F9E" w:rsidRPr="0018685F">
        <w:rPr>
          <w:rFonts w:ascii="Times New Roman" w:hAnsi="Times New Roman" w:cs="Times New Roman"/>
          <w:bCs/>
          <w:sz w:val="24"/>
          <w:szCs w:val="24"/>
        </w:rPr>
        <w:t xml:space="preserve"> </w:t>
      </w:r>
      <w:ins w:id="77" w:author="Gen-Chang Hsu" w:date="2024-09-20T20:27:00Z" w16du:dateUtc="2024-09-21T00:27:00Z">
        <w:r w:rsidR="00EE44D9">
          <w:rPr>
            <w:rFonts w:ascii="Times New Roman" w:hAnsi="Times New Roman" w:cs="Times New Roman"/>
            <w:bCs/>
            <w:sz w:val="24"/>
            <w:szCs w:val="24"/>
          </w:rPr>
          <w:t>These results suggest that p</w:t>
        </w:r>
      </w:ins>
      <w:ins w:id="78" w:author="Gen-Chang Hsu" w:date="2024-09-20T20:26:00Z" w16du:dateUtc="2024-09-21T00:26:00Z">
        <w:r w:rsidR="00EE44D9">
          <w:rPr>
            <w:rFonts w:ascii="Times New Roman" w:hAnsi="Times New Roman" w:cs="Times New Roman"/>
            <w:bCs/>
            <w:sz w:val="24"/>
            <w:szCs w:val="24"/>
          </w:rPr>
          <w:t>arents</w:t>
        </w:r>
      </w:ins>
      <w:ins w:id="79" w:author="Gen-Chang Hsu" w:date="2024-09-20T20:27:00Z" w16du:dateUtc="2024-09-21T00:27:00Z">
        <w:r w:rsidR="00EE44D9">
          <w:rPr>
            <w:rFonts w:ascii="Times New Roman" w:hAnsi="Times New Roman" w:cs="Times New Roman"/>
            <w:bCs/>
            <w:sz w:val="24"/>
            <w:szCs w:val="24"/>
          </w:rPr>
          <w:t xml:space="preserve"> can utilize </w:t>
        </w:r>
      </w:ins>
      <w:ins w:id="80" w:author="Gen-Chang Hsu" w:date="2024-09-20T20:29:00Z" w16du:dateUtc="2024-09-21T00:29:00Z">
        <w:r w:rsidR="00F16BCA">
          <w:rPr>
            <w:rFonts w:ascii="Times New Roman" w:hAnsi="Times New Roman" w:cs="Times New Roman"/>
            <w:bCs/>
            <w:sz w:val="24"/>
            <w:szCs w:val="24"/>
          </w:rPr>
          <w:t>carcass resou</w:t>
        </w:r>
      </w:ins>
      <w:ins w:id="81" w:author="Gen-Chang Hsu" w:date="2024-09-20T20:30:00Z" w16du:dateUtc="2024-09-21T00:30:00Z">
        <w:r w:rsidR="00F16BCA">
          <w:rPr>
            <w:rFonts w:ascii="Times New Roman" w:hAnsi="Times New Roman" w:cs="Times New Roman"/>
            <w:bCs/>
            <w:sz w:val="24"/>
            <w:szCs w:val="24"/>
          </w:rPr>
          <w:t>rce</w:t>
        </w:r>
      </w:ins>
      <w:ins w:id="82" w:author="Gen-Chang Hsu" w:date="2024-09-20T20:31:00Z" w16du:dateUtc="2024-09-21T00:31:00Z">
        <w:r w:rsidR="00F16BCA">
          <w:rPr>
            <w:rFonts w:ascii="Times New Roman" w:hAnsi="Times New Roman" w:cs="Times New Roman"/>
            <w:bCs/>
            <w:sz w:val="24"/>
            <w:szCs w:val="24"/>
          </w:rPr>
          <w:t>s</w:t>
        </w:r>
      </w:ins>
      <w:ins w:id="83" w:author="Gen-Chang Hsu" w:date="2024-09-20T20:30:00Z" w16du:dateUtc="2024-09-21T00:30:00Z">
        <w:r w:rsidR="00F16BCA">
          <w:rPr>
            <w:rFonts w:ascii="Times New Roman" w:hAnsi="Times New Roman" w:cs="Times New Roman"/>
            <w:bCs/>
            <w:sz w:val="24"/>
            <w:szCs w:val="24"/>
          </w:rPr>
          <w:t xml:space="preserve"> from different </w:t>
        </w:r>
      </w:ins>
      <w:ins w:id="84" w:author="Gen-Chang Hsu" w:date="2024-09-20T20:27:00Z" w16du:dateUtc="2024-09-21T00:27:00Z">
        <w:r w:rsidR="00F16BCA">
          <w:rPr>
            <w:rFonts w:ascii="Times New Roman" w:hAnsi="Times New Roman" w:cs="Times New Roman"/>
            <w:bCs/>
            <w:sz w:val="24"/>
            <w:szCs w:val="24"/>
          </w:rPr>
          <w:t>vertebrate ta</w:t>
        </w:r>
      </w:ins>
      <w:ins w:id="85" w:author="Gen-Chang Hsu" w:date="2024-09-20T20:28:00Z" w16du:dateUtc="2024-09-21T00:28:00Z">
        <w:r w:rsidR="00F16BCA">
          <w:rPr>
            <w:rFonts w:ascii="Times New Roman" w:hAnsi="Times New Roman" w:cs="Times New Roman"/>
            <w:bCs/>
            <w:sz w:val="24"/>
            <w:szCs w:val="24"/>
          </w:rPr>
          <w:t>xa</w:t>
        </w:r>
      </w:ins>
      <w:ins w:id="86" w:author="Gen-Chang Hsu" w:date="2024-09-20T20:29:00Z" w16du:dateUtc="2024-09-21T00:29:00Z">
        <w:r w:rsidR="00F16BCA">
          <w:rPr>
            <w:rFonts w:ascii="Times New Roman" w:hAnsi="Times New Roman" w:cs="Times New Roman"/>
            <w:bCs/>
            <w:sz w:val="24"/>
            <w:szCs w:val="24"/>
          </w:rPr>
          <w:t xml:space="preserve"> that vary in </w:t>
        </w:r>
      </w:ins>
      <w:ins w:id="87" w:author="Gen-Chang Hsu" w:date="2024-09-20T20:31:00Z" w16du:dateUtc="2024-09-21T00:31:00Z">
        <w:r w:rsidR="00F16BCA">
          <w:rPr>
            <w:rFonts w:ascii="Times New Roman" w:hAnsi="Times New Roman" w:cs="Times New Roman"/>
            <w:bCs/>
            <w:sz w:val="24"/>
            <w:szCs w:val="24"/>
          </w:rPr>
          <w:t xml:space="preserve">their nutritional content and </w:t>
        </w:r>
      </w:ins>
      <w:ins w:id="88" w:author="Gen-Chang Hsu" w:date="2024-09-20T20:35:00Z" w16du:dateUtc="2024-09-21T00:35:00Z">
        <w:r w:rsidR="00F16BCA">
          <w:rPr>
            <w:rFonts w:ascii="Times New Roman" w:hAnsi="Times New Roman" w:cs="Times New Roman"/>
            <w:bCs/>
            <w:sz w:val="24"/>
            <w:szCs w:val="24"/>
          </w:rPr>
          <w:t xml:space="preserve">potentially </w:t>
        </w:r>
      </w:ins>
      <w:ins w:id="89" w:author="Gen-Chang Hsu" w:date="2024-09-20T20:42:00Z" w16du:dateUtc="2024-09-21T00:42:00Z">
        <w:r w:rsidR="007C58C2">
          <w:rPr>
            <w:rFonts w:ascii="Times New Roman" w:hAnsi="Times New Roman" w:cs="Times New Roman"/>
            <w:bCs/>
            <w:sz w:val="24"/>
            <w:szCs w:val="24"/>
          </w:rPr>
          <w:t xml:space="preserve">carcass </w:t>
        </w:r>
      </w:ins>
      <w:ins w:id="90" w:author="Gen-Chang Hsu" w:date="2024-09-20T20:28:00Z" w16du:dateUtc="2024-09-21T00:28:00Z">
        <w:r w:rsidR="00F16BCA">
          <w:rPr>
            <w:rFonts w:ascii="Times New Roman" w:hAnsi="Times New Roman" w:cs="Times New Roman"/>
            <w:bCs/>
            <w:sz w:val="24"/>
            <w:szCs w:val="24"/>
          </w:rPr>
          <w:t>abundance</w:t>
        </w:r>
      </w:ins>
      <w:ins w:id="91" w:author="Gen-Chang Hsu" w:date="2024-09-20T20:30:00Z" w16du:dateUtc="2024-09-21T00:30:00Z">
        <w:r w:rsidR="00F16BCA">
          <w:rPr>
            <w:rFonts w:ascii="Times New Roman" w:hAnsi="Times New Roman" w:cs="Times New Roman"/>
            <w:bCs/>
            <w:sz w:val="24"/>
            <w:szCs w:val="24"/>
          </w:rPr>
          <w:t xml:space="preserve"> in the wild</w:t>
        </w:r>
      </w:ins>
      <w:ins w:id="92" w:author="Gen-Chang Hsu" w:date="2024-09-20T20:33:00Z" w16du:dateUtc="2024-09-21T00:33:00Z">
        <w:r w:rsidR="00F16BCA">
          <w:rPr>
            <w:rFonts w:ascii="Times New Roman" w:hAnsi="Times New Roman" w:cs="Times New Roman"/>
            <w:bCs/>
            <w:sz w:val="24"/>
            <w:szCs w:val="24"/>
          </w:rPr>
          <w:t xml:space="preserve"> </w:t>
        </w:r>
      </w:ins>
      <w:ins w:id="93" w:author="Gen-Chang Hsu" w:date="2024-09-20T20:41:00Z" w16du:dateUtc="2024-09-21T00:41:00Z">
        <w:r w:rsidR="007C58C2">
          <w:rPr>
            <w:rFonts w:ascii="Times New Roman" w:hAnsi="Times New Roman" w:cs="Times New Roman"/>
            <w:bCs/>
            <w:sz w:val="24"/>
            <w:szCs w:val="24"/>
          </w:rPr>
          <w:t>while having</w:t>
        </w:r>
      </w:ins>
      <w:ins w:id="94" w:author="Gen-Chang Hsu" w:date="2024-09-20T20:42:00Z" w16du:dateUtc="2024-09-21T00:42:00Z">
        <w:r w:rsidR="007C58C2">
          <w:rPr>
            <w:rFonts w:ascii="Times New Roman" w:hAnsi="Times New Roman" w:cs="Times New Roman"/>
            <w:bCs/>
            <w:sz w:val="24"/>
            <w:szCs w:val="24"/>
          </w:rPr>
          <w:t xml:space="preserve"> </w:t>
        </w:r>
        <w:r w:rsidR="007C58C2">
          <w:rPr>
            <w:rFonts w:ascii="Times New Roman" w:hAnsi="Times New Roman" w:cs="Times New Roman"/>
            <w:bCs/>
            <w:sz w:val="24"/>
            <w:szCs w:val="24"/>
          </w:rPr>
          <w:lastRenderedPageBreak/>
          <w:t>similar</w:t>
        </w:r>
      </w:ins>
      <w:ins w:id="95" w:author="Gen-Chang Hsu" w:date="2024-09-20T20:33:00Z" w16du:dateUtc="2024-09-21T00:33:00Z">
        <w:r w:rsidR="00F16BCA">
          <w:rPr>
            <w:rFonts w:ascii="Times New Roman" w:hAnsi="Times New Roman" w:cs="Times New Roman"/>
            <w:bCs/>
            <w:sz w:val="24"/>
            <w:szCs w:val="24"/>
          </w:rPr>
          <w:t xml:space="preserve"> breeding</w:t>
        </w:r>
      </w:ins>
      <w:ins w:id="96" w:author="Gen-Chang Hsu" w:date="2024-09-20T20:56:00Z" w16du:dateUtc="2024-09-21T00:56:00Z">
        <w:r w:rsidR="00905085">
          <w:rPr>
            <w:rFonts w:ascii="Times New Roman" w:hAnsi="Times New Roman" w:cs="Times New Roman"/>
            <w:bCs/>
            <w:sz w:val="24"/>
            <w:szCs w:val="24"/>
          </w:rPr>
          <w:t xml:space="preserve"> outcomes</w:t>
        </w:r>
      </w:ins>
      <w:ins w:id="97" w:author="Gen-Chang Hsu" w:date="2024-09-20T20:33:00Z" w16du:dateUtc="2024-09-21T00:33:00Z">
        <w:r w:rsidR="00F16BCA">
          <w:rPr>
            <w:rFonts w:ascii="Times New Roman" w:hAnsi="Times New Roman" w:cs="Times New Roman"/>
            <w:bCs/>
            <w:sz w:val="24"/>
            <w:szCs w:val="24"/>
          </w:rPr>
          <w:t xml:space="preserve">. </w:t>
        </w:r>
      </w:ins>
      <w:ins w:id="98" w:author="Gen-Chang Hsu" w:date="2024-09-21T21:36:00Z" w16du:dateUtc="2024-09-22T01:36:00Z">
        <w:r w:rsidR="007D03D6">
          <w:rPr>
            <w:rFonts w:ascii="Times New Roman" w:hAnsi="Times New Roman" w:cs="Times New Roman"/>
            <w:bCs/>
            <w:sz w:val="24"/>
            <w:szCs w:val="24"/>
          </w:rPr>
          <w:t>W</w:t>
        </w:r>
        <w:r w:rsidR="007D03D6" w:rsidRPr="0018685F">
          <w:rPr>
            <w:rFonts w:ascii="Times New Roman" w:hAnsi="Times New Roman" w:cs="Times New Roman"/>
            <w:bCs/>
            <w:sz w:val="24"/>
            <w:szCs w:val="24"/>
          </w:rPr>
          <w:t>ithout parent</w:t>
        </w:r>
        <w:r w:rsidR="007D03D6">
          <w:rPr>
            <w:rFonts w:ascii="Times New Roman" w:hAnsi="Times New Roman" w:cs="Times New Roman"/>
            <w:bCs/>
            <w:sz w:val="24"/>
            <w:szCs w:val="24"/>
          </w:rPr>
          <w:t>s</w:t>
        </w:r>
        <w:r w:rsidR="007D03D6" w:rsidRPr="0018685F">
          <w:rPr>
            <w:rFonts w:ascii="Times New Roman" w:hAnsi="Times New Roman" w:cs="Times New Roman"/>
            <w:bCs/>
            <w:sz w:val="24"/>
            <w:szCs w:val="24"/>
          </w:rPr>
          <w:t>,</w:t>
        </w:r>
        <w:r w:rsidR="007D03D6">
          <w:rPr>
            <w:rFonts w:ascii="Times New Roman" w:hAnsi="Times New Roman" w:cs="Times New Roman"/>
            <w:bCs/>
            <w:sz w:val="24"/>
            <w:szCs w:val="24"/>
          </w:rPr>
          <w:t xml:space="preserve"> larval survival can be quite low (22.3% in </w:t>
        </w:r>
      </w:ins>
      <w:ins w:id="99" w:author="Gen-Chang Hsu" w:date="2024-09-21T21:40:00Z" w16du:dateUtc="2024-09-22T01:40:00Z">
        <w:r w:rsidR="00156C3E">
          <w:rPr>
            <w:rFonts w:ascii="Times New Roman" w:hAnsi="Times New Roman" w:cs="Times New Roman"/>
            <w:bCs/>
            <w:sz w:val="24"/>
            <w:szCs w:val="24"/>
          </w:rPr>
          <w:t>the</w:t>
        </w:r>
      </w:ins>
      <w:ins w:id="100" w:author="Gen-Chang Hsu" w:date="2024-09-21T21:36:00Z" w16du:dateUtc="2024-09-22T01:36:00Z">
        <w:r w:rsidR="007D03D6">
          <w:rPr>
            <w:rFonts w:ascii="Times New Roman" w:hAnsi="Times New Roman" w:cs="Times New Roman"/>
            <w:bCs/>
            <w:sz w:val="24"/>
            <w:szCs w:val="24"/>
          </w:rPr>
          <w:t xml:space="preserve"> feeding experiments), and</w:t>
        </w:r>
        <w:r w:rsidR="007D03D6" w:rsidRPr="0018685F">
          <w:rPr>
            <w:rFonts w:ascii="Times New Roman" w:hAnsi="Times New Roman" w:cs="Times New Roman"/>
            <w:bCs/>
            <w:sz w:val="24"/>
            <w:szCs w:val="24"/>
          </w:rPr>
          <w:t xml:space="preserve"> carcass taxon may potentially influence individual larval performance</w:t>
        </w:r>
        <w:r w:rsidR="007D03D6">
          <w:rPr>
            <w:rFonts w:ascii="Times New Roman" w:hAnsi="Times New Roman" w:cs="Times New Roman"/>
            <w:bCs/>
            <w:sz w:val="24"/>
            <w:szCs w:val="24"/>
          </w:rPr>
          <w:t>, as</w:t>
        </w:r>
      </w:ins>
      <w:ins w:id="101" w:author="Gen-Chang Hsu" w:date="2024-09-21T21:37:00Z" w16du:dateUtc="2024-09-22T01:37:00Z">
        <w:r w:rsidR="007D03D6">
          <w:rPr>
            <w:rFonts w:ascii="Times New Roman" w:hAnsi="Times New Roman" w:cs="Times New Roman"/>
            <w:bCs/>
            <w:sz w:val="24"/>
            <w:szCs w:val="24"/>
          </w:rPr>
          <w:t xml:space="preserve"> </w:t>
        </w:r>
        <w:r w:rsidR="007D03D6" w:rsidRPr="0018685F">
          <w:rPr>
            <w:rFonts w:ascii="Times New Roman" w:hAnsi="Times New Roman" w:cs="Times New Roman"/>
            <w:bCs/>
            <w:sz w:val="24"/>
            <w:szCs w:val="24"/>
          </w:rPr>
          <w:t>larvae did tend to grow better on bird carcasses in the feeding experiments</w:t>
        </w:r>
        <w:r w:rsidR="007D03D6">
          <w:rPr>
            <w:rFonts w:ascii="Times New Roman" w:hAnsi="Times New Roman" w:cs="Times New Roman"/>
            <w:bCs/>
            <w:sz w:val="24"/>
            <w:szCs w:val="24"/>
          </w:rPr>
          <w:t xml:space="preserve">. </w:t>
        </w:r>
      </w:ins>
      <w:del w:id="102" w:author="Gen-Chang Hsu" w:date="2024-09-21T21:37:00Z" w16du:dateUtc="2024-09-22T01:37:00Z">
        <w:r w:rsidR="009E6F9E" w:rsidRPr="0018685F" w:rsidDel="007D03D6">
          <w:rPr>
            <w:rFonts w:ascii="Times New Roman" w:hAnsi="Times New Roman" w:cs="Times New Roman"/>
            <w:bCs/>
            <w:sz w:val="24"/>
            <w:szCs w:val="24"/>
          </w:rPr>
          <w:delText>Interestingly, larvae did tend to grow better on bird carcasses in the feeding experiment</w:delText>
        </w:r>
        <w:r w:rsidR="00552F54" w:rsidRPr="0018685F" w:rsidDel="007D03D6">
          <w:rPr>
            <w:rFonts w:ascii="Times New Roman" w:hAnsi="Times New Roman" w:cs="Times New Roman"/>
            <w:bCs/>
            <w:sz w:val="24"/>
            <w:szCs w:val="24"/>
          </w:rPr>
          <w:delText>s without parents</w:delText>
        </w:r>
        <w:r w:rsidR="009E6F9E" w:rsidRPr="0018685F" w:rsidDel="007D03D6">
          <w:rPr>
            <w:rFonts w:ascii="Times New Roman" w:hAnsi="Times New Roman" w:cs="Times New Roman"/>
            <w:bCs/>
            <w:sz w:val="24"/>
            <w:szCs w:val="24"/>
          </w:rPr>
          <w:delText xml:space="preserve">. </w:delText>
        </w:r>
      </w:del>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del w:id="103" w:author="Gen-Chang Hsu" w:date="2024-09-21T21:41:00Z" w16du:dateUtc="2024-09-22T01:41:00Z">
        <w:r w:rsidR="00C750D7" w:rsidRPr="0018685F" w:rsidDel="00156C3E">
          <w:rPr>
            <w:rFonts w:ascii="Times New Roman" w:hAnsi="Times New Roman" w:cs="Times New Roman"/>
            <w:bCs/>
            <w:sz w:val="24"/>
            <w:szCs w:val="24"/>
          </w:rPr>
          <w:delText>suggest</w:delText>
        </w:r>
        <w:r w:rsidR="003147DA" w:rsidRPr="0018685F" w:rsidDel="00156C3E">
          <w:rPr>
            <w:rFonts w:ascii="Times New Roman" w:hAnsi="Times New Roman" w:cs="Times New Roman"/>
            <w:bCs/>
            <w:sz w:val="24"/>
            <w:szCs w:val="24"/>
          </w:rPr>
          <w:delText>s</w:delText>
        </w:r>
        <w:r w:rsidR="00C750D7" w:rsidRPr="0018685F" w:rsidDel="00156C3E">
          <w:rPr>
            <w:rFonts w:ascii="Times New Roman" w:hAnsi="Times New Roman" w:cs="Times New Roman"/>
            <w:bCs/>
            <w:sz w:val="24"/>
            <w:szCs w:val="24"/>
          </w:rPr>
          <w:delText xml:space="preserve"> </w:delText>
        </w:r>
      </w:del>
      <w:ins w:id="104" w:author="Gen-Chang Hsu" w:date="2024-09-21T21:42:00Z" w16du:dateUtc="2024-09-22T01:42:00Z">
        <w:r w:rsidR="00156C3E">
          <w:rPr>
            <w:rFonts w:ascii="Times New Roman" w:hAnsi="Times New Roman" w:cs="Times New Roman"/>
            <w:bCs/>
            <w:sz w:val="24"/>
            <w:szCs w:val="24"/>
          </w:rPr>
          <w:t>highlights</w:t>
        </w:r>
      </w:ins>
      <w:ins w:id="105" w:author="Gen-Chang Hsu" w:date="2024-09-21T21:41:00Z" w16du:dateUtc="2024-09-22T01:41:00Z">
        <w:r w:rsidR="00156C3E" w:rsidRPr="0018685F">
          <w:rPr>
            <w:rFonts w:ascii="Times New Roman" w:hAnsi="Times New Roman" w:cs="Times New Roman"/>
            <w:bCs/>
            <w:sz w:val="24"/>
            <w:szCs w:val="24"/>
          </w:rPr>
          <w:t xml:space="preserve"> </w:t>
        </w:r>
      </w:ins>
      <w:r w:rsidR="00C750D7" w:rsidRPr="0018685F">
        <w:rPr>
          <w:rFonts w:ascii="Times New Roman" w:hAnsi="Times New Roman" w:cs="Times New Roman"/>
          <w:bCs/>
          <w:sz w:val="24"/>
          <w:szCs w:val="24"/>
        </w:rPr>
        <w:t>th</w:t>
      </w:r>
      <w:ins w:id="106" w:author="Gen-Chang Hsu" w:date="2024-09-21T21:42:00Z" w16du:dateUtc="2024-09-22T01:42:00Z">
        <w:r w:rsidR="00156C3E">
          <w:rPr>
            <w:rFonts w:ascii="Times New Roman" w:hAnsi="Times New Roman" w:cs="Times New Roman"/>
            <w:bCs/>
            <w:sz w:val="24"/>
            <w:szCs w:val="24"/>
          </w:rPr>
          <w:t>e importance of</w:t>
        </w:r>
      </w:ins>
      <w:del w:id="107" w:author="Gen-Chang Hsu" w:date="2024-09-21T21:42:00Z" w16du:dateUtc="2024-09-22T01:42:00Z">
        <w:r w:rsidR="00C750D7" w:rsidRPr="0018685F" w:rsidDel="00156C3E">
          <w:rPr>
            <w:rFonts w:ascii="Times New Roman" w:hAnsi="Times New Roman" w:cs="Times New Roman"/>
            <w:bCs/>
            <w:sz w:val="24"/>
            <w:szCs w:val="24"/>
          </w:rPr>
          <w:delText>at</w:delText>
        </w:r>
      </w:del>
      <w:r w:rsidR="00C750D7" w:rsidRPr="0018685F">
        <w:rPr>
          <w:rFonts w:ascii="Times New Roman" w:hAnsi="Times New Roman" w:cs="Times New Roman"/>
          <w:bCs/>
          <w:sz w:val="24"/>
          <w:szCs w:val="24"/>
        </w:rPr>
        <w:t xml:space="preserve">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w:t>
      </w:r>
      <w:del w:id="108" w:author="Gen-Chang Hsu" w:date="2024-09-21T21:42:00Z" w16du:dateUtc="2024-09-22T01:42:00Z">
        <w:r w:rsidR="00C750D7" w:rsidRPr="0018685F" w:rsidDel="00156C3E">
          <w:rPr>
            <w:rFonts w:ascii="Times New Roman" w:hAnsi="Times New Roman" w:cs="Times New Roman"/>
            <w:bCs/>
            <w:sz w:val="24"/>
            <w:szCs w:val="24"/>
          </w:rPr>
          <w:delText xml:space="preserve"> may</w:delText>
        </w:r>
      </w:del>
      <w:r w:rsidR="003147DA" w:rsidRPr="0018685F">
        <w:rPr>
          <w:rFonts w:ascii="Times New Roman" w:hAnsi="Times New Roman" w:cs="Times New Roman"/>
          <w:bCs/>
          <w:sz w:val="24"/>
          <w:szCs w:val="24"/>
        </w:rPr>
        <w:t xml:space="preserve"> </w:t>
      </w:r>
      <w:del w:id="109" w:author="Gen-Chang Hsu" w:date="2024-09-21T21:42:00Z" w16du:dateUtc="2024-09-22T01:42:00Z">
        <w:r w:rsidR="003147DA" w:rsidRPr="0018685F" w:rsidDel="00156C3E">
          <w:rPr>
            <w:rFonts w:ascii="Times New Roman" w:hAnsi="Times New Roman" w:cs="Times New Roman"/>
            <w:bCs/>
            <w:sz w:val="24"/>
            <w:szCs w:val="24"/>
          </w:rPr>
          <w:delText>help</w:delText>
        </w:r>
        <w:r w:rsidR="00C750D7" w:rsidRPr="0018685F" w:rsidDel="00156C3E">
          <w:rPr>
            <w:rFonts w:ascii="Times New Roman" w:hAnsi="Times New Roman" w:cs="Times New Roman"/>
            <w:bCs/>
            <w:sz w:val="24"/>
            <w:szCs w:val="24"/>
          </w:rPr>
          <w:delText xml:space="preserve"> </w:delText>
        </w:r>
      </w:del>
      <w:ins w:id="110" w:author="Gen-Chang Hsu" w:date="2024-09-21T21:42:00Z" w16du:dateUtc="2024-09-22T01:42:00Z">
        <w:r w:rsidR="00156C3E">
          <w:rPr>
            <w:rFonts w:ascii="Times New Roman" w:hAnsi="Times New Roman" w:cs="Times New Roman"/>
            <w:bCs/>
            <w:sz w:val="24"/>
            <w:szCs w:val="24"/>
          </w:rPr>
          <w:t xml:space="preserve">in </w:t>
        </w:r>
      </w:ins>
      <w:r w:rsidR="003147DA" w:rsidRPr="0018685F">
        <w:rPr>
          <w:rFonts w:ascii="Times New Roman" w:hAnsi="Times New Roman" w:cs="Times New Roman"/>
          <w:bCs/>
          <w:sz w:val="24"/>
          <w:szCs w:val="24"/>
        </w:rPr>
        <w:t>maintain</w:t>
      </w:r>
      <w:ins w:id="111" w:author="Gen-Chang Hsu" w:date="2024-09-21T21:42:00Z" w16du:dateUtc="2024-09-22T01:42:00Z">
        <w:r w:rsidR="00156C3E">
          <w:rPr>
            <w:rFonts w:ascii="Times New Roman" w:hAnsi="Times New Roman" w:cs="Times New Roman"/>
            <w:bCs/>
            <w:sz w:val="24"/>
            <w:szCs w:val="24"/>
          </w:rPr>
          <w:t>ing</w:t>
        </w:r>
      </w:ins>
      <w:r w:rsidR="003147DA" w:rsidRPr="0018685F">
        <w:rPr>
          <w:rFonts w:ascii="Times New Roman" w:hAnsi="Times New Roman" w:cs="Times New Roman"/>
          <w:bCs/>
          <w:sz w:val="24"/>
          <w:szCs w:val="24"/>
        </w:rPr>
        <w:t xml:space="preserve">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w:t>
      </w:r>
      <w:del w:id="112" w:author="Gen-Chang Hsu" w:date="2024-09-21T21:37:00Z" w16du:dateUtc="2024-09-22T01:37:00Z">
        <w:r w:rsidR="00C750D7" w:rsidRPr="0018685F" w:rsidDel="007D03D6">
          <w:rPr>
            <w:rFonts w:ascii="Times New Roman" w:hAnsi="Times New Roman" w:cs="Times New Roman"/>
            <w:bCs/>
            <w:sz w:val="24"/>
            <w:szCs w:val="24"/>
          </w:rPr>
          <w:delText xml:space="preserve"> </w:delText>
        </w:r>
      </w:del>
      <w:del w:id="113" w:author="Gen-Chang Hsu" w:date="2024-09-21T21:29:00Z" w16du:dateUtc="2024-09-22T01:29:00Z">
        <w:r w:rsidR="00552F54" w:rsidRPr="0018685F" w:rsidDel="007D03D6">
          <w:rPr>
            <w:rFonts w:ascii="Times New Roman" w:hAnsi="Times New Roman" w:cs="Times New Roman"/>
            <w:bCs/>
            <w:sz w:val="24"/>
            <w:szCs w:val="24"/>
          </w:rPr>
          <w:delText>But w</w:delText>
        </w:r>
      </w:del>
      <w:del w:id="114" w:author="Gen-Chang Hsu" w:date="2024-09-21T21:36:00Z" w16du:dateUtc="2024-09-22T01:36:00Z">
        <w:r w:rsidR="00C750D7" w:rsidRPr="0018685F" w:rsidDel="007D03D6">
          <w:rPr>
            <w:rFonts w:ascii="Times New Roman" w:hAnsi="Times New Roman" w:cs="Times New Roman"/>
            <w:bCs/>
            <w:sz w:val="24"/>
            <w:szCs w:val="24"/>
          </w:rPr>
          <w:delText>ithout parental care</w:delText>
        </w:r>
        <w:r w:rsidR="008E2ECA" w:rsidRPr="0018685F" w:rsidDel="007D03D6">
          <w:rPr>
            <w:rFonts w:ascii="Times New Roman" w:hAnsi="Times New Roman" w:cs="Times New Roman"/>
            <w:bCs/>
            <w:sz w:val="24"/>
            <w:szCs w:val="24"/>
          </w:rPr>
          <w:delText xml:space="preserve">, </w:delText>
        </w:r>
        <w:r w:rsidR="003147DA" w:rsidRPr="0018685F" w:rsidDel="007D03D6">
          <w:rPr>
            <w:rFonts w:ascii="Times New Roman" w:hAnsi="Times New Roman" w:cs="Times New Roman"/>
            <w:bCs/>
            <w:sz w:val="24"/>
            <w:szCs w:val="24"/>
          </w:rPr>
          <w:delText xml:space="preserve">carcass taxon </w:delText>
        </w:r>
        <w:r w:rsidR="008E2ECA" w:rsidRPr="0018685F" w:rsidDel="007D03D6">
          <w:rPr>
            <w:rFonts w:ascii="Times New Roman" w:hAnsi="Times New Roman" w:cs="Times New Roman"/>
            <w:bCs/>
            <w:sz w:val="24"/>
            <w:szCs w:val="24"/>
          </w:rPr>
          <w:delText>may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potentially</w:delText>
        </w:r>
        <w:r w:rsidR="00C750D7" w:rsidRPr="0018685F" w:rsidDel="007D03D6">
          <w:rPr>
            <w:rFonts w:ascii="Times New Roman" w:hAnsi="Times New Roman" w:cs="Times New Roman"/>
            <w:bCs/>
            <w:sz w:val="24"/>
            <w:szCs w:val="24"/>
          </w:rPr>
          <w:delText xml:space="preserve"> </w:delText>
        </w:r>
        <w:r w:rsidR="008E2ECA" w:rsidRPr="0018685F" w:rsidDel="007D03D6">
          <w:rPr>
            <w:rFonts w:ascii="Times New Roman" w:hAnsi="Times New Roman" w:cs="Times New Roman"/>
            <w:bCs/>
            <w:sz w:val="24"/>
            <w:szCs w:val="24"/>
          </w:rPr>
          <w:delText>influence</w:delText>
        </w:r>
        <w:r w:rsidR="00C750D7" w:rsidRPr="0018685F" w:rsidDel="007D03D6">
          <w:rPr>
            <w:rFonts w:ascii="Times New Roman" w:hAnsi="Times New Roman" w:cs="Times New Roman"/>
            <w:bCs/>
            <w:sz w:val="24"/>
            <w:szCs w:val="24"/>
          </w:rPr>
          <w:delText xml:space="preserve"> individual larval performance</w:delText>
        </w:r>
      </w:del>
      <w:del w:id="115" w:author="Gen-Chang Hsu" w:date="2024-09-21T21:37:00Z" w16du:dateUtc="2024-09-22T01:37:00Z">
        <w:r w:rsidR="00C750D7" w:rsidRPr="0018685F" w:rsidDel="007D03D6">
          <w:rPr>
            <w:rFonts w:ascii="Times New Roman" w:hAnsi="Times New Roman" w:cs="Times New Roman"/>
            <w:bCs/>
            <w:sz w:val="24"/>
            <w:szCs w:val="24"/>
          </w:rPr>
          <w:delText>.</w:delText>
        </w:r>
      </w:del>
    </w:p>
    <w:p w14:paraId="4AC84A1C" w14:textId="3E75BC9F"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&lt;EndNote&gt;&lt;Cite&gt;&lt;Author&gt;Trumbo&lt;/Author&gt;&lt;Year&gt;1990&lt;/Year&gt;&lt;RecNum&gt;29&lt;/RecNum&gt;&lt;DisplayText&gt;[21, 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[21, 36]</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&lt;EndNote&gt;&lt;Cite&gt;&lt;Author&gt;Trumbo&lt;/Author&gt;&lt;Year&gt;1990&lt;/Year&gt;&lt;RecNum&gt;29&lt;/RecNum&gt;&lt;DisplayText&gt;[36]&lt;/DisplayText&gt;&lt;record&gt;&lt;rec-number&gt;29&lt;/rec-number&gt;&lt;foreign-keys&gt;&lt;key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[36]</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534B16">
        <w:rPr>
          <w:rFonts w:ascii="Times New Roman" w:hAnsi="Times New Roman" w:cs="Times New Roman"/>
          <w:sz w:val="24"/>
          <w:szCs w:val="24"/>
        </w:rPr>
        <w:instrText xml:space="preserve"> ADDIN EN.CITE &lt;EndNote&gt;&lt;Cite&gt;&lt;Author&gt;Trumbo&lt;/Author&gt;&lt;Year&gt;2006&lt;/Year&gt;&lt;RecNum&gt;49&lt;/RecNum&gt;&lt;DisplayText&gt;[37]&lt;/DisplayText&gt;&lt;record&gt;&lt;rec-number&gt;49&lt;/rec-number&gt;&lt;foreign-keys&gt;&lt;key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534B16">
        <w:rPr>
          <w:rFonts w:ascii="Times New Roman" w:hAnsi="Times New Roman" w:cs="Times New Roman"/>
          <w:noProof/>
          <w:sz w:val="24"/>
          <w:szCs w:val="24"/>
        </w:rPr>
        <w:t>[37]</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6D44E05E"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w:t>
      </w:r>
      <w:del w:id="116" w:author="Gen-Chang Hsu" w:date="2024-09-19T14:15:00Z" w16du:dateUtc="2024-09-19T18:15:00Z">
        <w:r w:rsidR="00436FD2"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 xml:space="preserve">This is the most common breeding </w:delText>
        </w:r>
        <w:r w:rsidR="0019028E" w:rsidRPr="0018685F" w:rsidDel="00B5407E">
          <w:rPr>
            <w:rFonts w:ascii="Times New Roman" w:hAnsi="Times New Roman" w:cs="Times New Roman"/>
            <w:bCs/>
            <w:sz w:val="24"/>
            <w:szCs w:val="24"/>
          </w:rPr>
          <w:delText>system</w:delText>
        </w:r>
        <w:r w:rsidR="001568E0" w:rsidRPr="0018685F" w:rsidDel="00B5407E">
          <w:rPr>
            <w:rFonts w:ascii="Times New Roman" w:hAnsi="Times New Roman" w:cs="Times New Roman"/>
            <w:bCs/>
            <w:sz w:val="24"/>
            <w:szCs w:val="24"/>
          </w:rPr>
          <w:delText xml:space="preserve"> </w:delText>
        </w:r>
        <w:r w:rsidR="0019028E" w:rsidRPr="0018685F" w:rsidDel="00B5407E">
          <w:rPr>
            <w:rFonts w:ascii="Times New Roman" w:hAnsi="Times New Roman" w:cs="Times New Roman"/>
            <w:bCs/>
            <w:sz w:val="24"/>
            <w:szCs w:val="24"/>
          </w:rPr>
          <w:delText>in</w:delText>
        </w:r>
        <w:r w:rsidR="001568E0" w:rsidRPr="0018685F" w:rsidDel="00B5407E">
          <w:rPr>
            <w:rFonts w:ascii="Times New Roman" w:hAnsi="Times New Roman" w:cs="Times New Roman"/>
            <w:bCs/>
            <w:sz w:val="24"/>
            <w:szCs w:val="24"/>
          </w:rPr>
          <w:delText xml:space="preserve"> burying beetles</w:delText>
        </w:r>
        <w:r w:rsidR="006F3090" w:rsidRPr="0018685F" w:rsidDel="00B5407E">
          <w:rPr>
            <w:rFonts w:ascii="Times New Roman" w:hAnsi="Times New Roman" w:cs="Times New Roman"/>
            <w:bCs/>
            <w:sz w:val="24"/>
            <w:szCs w:val="24"/>
          </w:rPr>
          <w:delText xml:space="preserve"> </w:delText>
        </w:r>
        <w:r w:rsidR="001568E0" w:rsidRPr="0018685F" w:rsidDel="00B5407E">
          <w:rPr>
            <w:rFonts w:ascii="Times New Roman" w:hAnsi="Times New Roman" w:cs="Times New Roman"/>
            <w:bCs/>
            <w:sz w:val="24"/>
            <w:szCs w:val="24"/>
          </w:rPr>
          <w:delText>on small</w:delText>
        </w:r>
        <w:r w:rsidR="0019028E" w:rsidRPr="0018685F" w:rsidDel="00B5407E">
          <w:rPr>
            <w:rFonts w:ascii="Times New Roman" w:hAnsi="Times New Roman" w:cs="Times New Roman"/>
            <w:bCs/>
            <w:sz w:val="24"/>
            <w:szCs w:val="24"/>
          </w:rPr>
          <w:delText>- and medium-sized</w:delText>
        </w:r>
        <w:r w:rsidR="001568E0" w:rsidRPr="0018685F" w:rsidDel="00B5407E">
          <w:rPr>
            <w:rFonts w:ascii="Times New Roman" w:hAnsi="Times New Roman" w:cs="Times New Roman"/>
            <w:bCs/>
            <w:sz w:val="24"/>
            <w:szCs w:val="24"/>
          </w:rPr>
          <w:delText xml:space="preserve"> carcasses .</w:delText>
        </w:r>
      </w:del>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 xml:space="preserve">to better </w:t>
      </w:r>
      <w:r w:rsidR="00436FD2" w:rsidRPr="0018685F">
        <w:rPr>
          <w:rFonts w:ascii="Times New Roman" w:hAnsi="Times New Roman" w:cs="Times New Roman"/>
          <w:bCs/>
          <w:sz w:val="24"/>
          <w:szCs w:val="24"/>
        </w:rPr>
        <w:lastRenderedPageBreak/>
        <w:t>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&lt;EndNote&gt;&lt;Cite&gt;&lt;Author&gt;Scott&lt;/Author&gt;&lt;Year&gt;2007&lt;/Year&gt;&lt;RecNum&gt;39&lt;/RecNum&gt;&lt;DisplayText&gt;[38]&lt;/DisplayText&gt;&lt;record&gt;&lt;rec-number&gt;39&lt;/rec-number&gt;&lt;foreign-keys&gt;&lt;key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[38]</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 </w:instrText>
      </w:r>
      <w:r w:rsidR="00534B1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UmVjTnVtPjQwPC9SZWNOdW0+PERpc3BsYXlUZXh0PlszOS00MV08L0Rpc3BsYXlUZXh0PjxyZWNv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534B16">
        <w:rPr>
          <w:rFonts w:ascii="Times New Roman" w:hAnsi="Times New Roman" w:cs="Times New Roman"/>
          <w:bCs/>
          <w:sz w:val="24"/>
          <w:szCs w:val="24"/>
        </w:rPr>
        <w:instrText xml:space="preserve"> ADDIN EN.CITE.DATA </w:instrText>
      </w:r>
      <w:r w:rsidR="00534B16">
        <w:rPr>
          <w:rFonts w:ascii="Times New Roman" w:hAnsi="Times New Roman" w:cs="Times New Roman"/>
          <w:bCs/>
          <w:sz w:val="24"/>
          <w:szCs w:val="24"/>
        </w:rPr>
      </w:r>
      <w:r w:rsidR="00534B1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[39-41]</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&lt;EndNote&gt;&lt;Cite&gt;&lt;Author&gt;DeVault&lt;/Author&gt;&lt;Year&gt;2003&lt;/Year&gt;&lt;RecNum&gt;38&lt;/RecNum&gt;&lt;DisplayText&gt;[42, 43]&lt;/DisplayText&gt;&lt;record&gt;&lt;rec-number&gt;38&lt;/rec-number&gt;&lt;foreign-keys&gt;&lt;key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[42, 43]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&lt;EndNote&gt;&lt;Cite&gt;&lt;Author&gt;Scott&lt;/Author&gt;&lt;Year&gt;1994&lt;/Year&gt;&lt;RecNum&gt;37&lt;/RecNum&gt;&lt;DisplayText&gt;[44]&lt;/DisplayText&gt;&lt;record&gt;&lt;rec-number&gt;37&lt;/rec-number&gt;&lt;foreign-keys&gt;&lt;key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[44]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ins w:id="117" w:author="Gen-Chang Hsu" w:date="2024-09-21T20:32:00Z" w16du:dateUtc="2024-09-22T00:32:00Z">
        <w:r w:rsidR="00DE3ABB">
          <w:rPr>
            <w:rFonts w:ascii="Times New Roman" w:hAnsi="Times New Roman" w:cs="Times New Roman"/>
            <w:bCs/>
            <w:sz w:val="24"/>
            <w:szCs w:val="24"/>
          </w:rPr>
          <w:t>A</w:t>
        </w:r>
      </w:ins>
      <w:ins w:id="118" w:author="Gen-Chang Hsu" w:date="2024-09-21T20:27:00Z" w16du:dateUtc="2024-09-22T00:27:00Z">
        <w:r w:rsidR="009C0F35">
          <w:rPr>
            <w:rFonts w:ascii="Times New Roman" w:hAnsi="Times New Roman" w:cs="Times New Roman"/>
            <w:bCs/>
            <w:sz w:val="24"/>
            <w:szCs w:val="24"/>
          </w:rPr>
          <w:t xml:space="preserve">biotic factors such as temperature </w:t>
        </w:r>
      </w:ins>
      <w:ins w:id="119" w:author="Gen-Chang Hsu" w:date="2024-09-21T20:29:00Z" w16du:dateUtc="2024-09-22T00:29:00Z">
        <w:r w:rsidR="009C0F35">
          <w:rPr>
            <w:rFonts w:ascii="Times New Roman" w:hAnsi="Times New Roman" w:cs="Times New Roman"/>
            <w:bCs/>
            <w:sz w:val="24"/>
            <w:szCs w:val="24"/>
          </w:rPr>
          <w:t>may</w:t>
        </w:r>
      </w:ins>
      <w:ins w:id="120" w:author="Gen-Chang Hsu" w:date="2024-09-21T20:32:00Z" w16du:dateUtc="2024-09-22T00:32:00Z">
        <w:r w:rsidR="00DE3ABB">
          <w:rPr>
            <w:rFonts w:ascii="Times New Roman" w:hAnsi="Times New Roman" w:cs="Times New Roman"/>
            <w:bCs/>
            <w:sz w:val="24"/>
            <w:szCs w:val="24"/>
          </w:rPr>
          <w:t xml:space="preserve"> further</w:t>
        </w:r>
      </w:ins>
      <w:ins w:id="121" w:author="Gen-Chang Hsu" w:date="2024-09-21T20:28:00Z" w16du:dateUtc="2024-09-22T00:28:00Z">
        <w:r w:rsidR="009C0F35">
          <w:rPr>
            <w:rFonts w:ascii="Times New Roman" w:hAnsi="Times New Roman" w:cs="Times New Roman"/>
            <w:bCs/>
            <w:sz w:val="24"/>
            <w:szCs w:val="24"/>
          </w:rPr>
          <w:t xml:space="preserve"> </w:t>
        </w:r>
      </w:ins>
      <w:ins w:id="122" w:author="Gen-Chang Hsu" w:date="2024-09-21T20:32:00Z" w16du:dateUtc="2024-09-22T00:32:00Z">
        <w:r w:rsidR="00DE3ABB">
          <w:rPr>
            <w:rFonts w:ascii="Times New Roman" w:hAnsi="Times New Roman" w:cs="Times New Roman"/>
            <w:bCs/>
            <w:sz w:val="24"/>
            <w:szCs w:val="24"/>
          </w:rPr>
          <w:t xml:space="preserve">affect the optimal carcass size </w:t>
        </w:r>
      </w:ins>
      <w:ins w:id="123" w:author="Gen-Chang Hsu" w:date="2024-09-21T20:31:00Z" w16du:dateUtc="2024-09-22T00:31:00Z">
        <w:r w:rsidR="009C0F35">
          <w:rPr>
            <w:rFonts w:ascii="Times New Roman" w:hAnsi="Times New Roman" w:cs="Times New Roman"/>
            <w:bCs/>
            <w:sz w:val="24"/>
            <w:szCs w:val="24"/>
          </w:rPr>
          <w:t xml:space="preserve">by </w:t>
        </w:r>
      </w:ins>
      <w:ins w:id="124" w:author="Gen-Chang Hsu" w:date="2024-09-21T20:28:00Z" w16du:dateUtc="2024-09-22T00:28:00Z">
        <w:r w:rsidR="009C0F35">
          <w:rPr>
            <w:rFonts w:ascii="Times New Roman" w:hAnsi="Times New Roman" w:cs="Times New Roman"/>
            <w:bCs/>
            <w:sz w:val="24"/>
            <w:szCs w:val="24"/>
          </w:rPr>
          <w:t>alter</w:t>
        </w:r>
      </w:ins>
      <w:ins w:id="125" w:author="Gen-Chang Hsu" w:date="2024-09-21T20:31:00Z" w16du:dateUtc="2024-09-22T00:31:00Z">
        <w:r w:rsidR="009C0F35">
          <w:rPr>
            <w:rFonts w:ascii="Times New Roman" w:hAnsi="Times New Roman" w:cs="Times New Roman"/>
            <w:bCs/>
            <w:sz w:val="24"/>
            <w:szCs w:val="24"/>
          </w:rPr>
          <w:t>ing</w:t>
        </w:r>
      </w:ins>
      <w:ins w:id="126" w:author="Gen-Chang Hsu" w:date="2024-09-21T20:28:00Z" w16du:dateUtc="2024-09-22T00:28:00Z">
        <w:r w:rsidR="009C0F35">
          <w:rPr>
            <w:rFonts w:ascii="Times New Roman" w:hAnsi="Times New Roman" w:cs="Times New Roman"/>
            <w:bCs/>
            <w:sz w:val="24"/>
            <w:szCs w:val="24"/>
          </w:rPr>
          <w:t xml:space="preserve"> carcass decomposition rates, </w:t>
        </w:r>
      </w:ins>
      <w:ins w:id="127" w:author="Gen-Chang Hsu" w:date="2024-09-21T20:31:00Z" w16du:dateUtc="2024-09-22T00:31:00Z">
        <w:r w:rsidR="009C0F35">
          <w:rPr>
            <w:rFonts w:ascii="Times New Roman" w:hAnsi="Times New Roman" w:cs="Times New Roman"/>
            <w:bCs/>
            <w:sz w:val="24"/>
            <w:szCs w:val="24"/>
          </w:rPr>
          <w:t xml:space="preserve">carcass handling time, and parents’ activity levels </w:t>
        </w:r>
      </w:ins>
      <w:r w:rsidR="004869E6">
        <w:rPr>
          <w:rFonts w:ascii="Times New Roman" w:hAnsi="Times New Roman" w:cs="Times New Roman"/>
          <w:bCs/>
          <w:sz w:val="24"/>
          <w:szCs w:val="24"/>
        </w:rPr>
        <w:fldChar w:fldCharType="begin"/>
      </w:r>
      <w:r w:rsidR="004869E6">
        <w:rPr>
          <w:rFonts w:ascii="Times New Roman" w:hAnsi="Times New Roman" w:cs="Times New Roman"/>
          <w:bCs/>
          <w:sz w:val="24"/>
          <w:szCs w:val="24"/>
        </w:rPr>
        <w:instrText xml:space="preserve"> ADDIN EN.CITE &lt;EndNote&gt;&lt;Cite&gt;&lt;Author&gt;Keller&lt;/Author&gt;&lt;Year&gt;2021&lt;/Year&gt;&lt;RecNum&gt;52&lt;/RecNum&gt;&lt;DisplayText&gt;[45]&lt;/DisplayText&gt;&lt;record&gt;&lt;rec-number&gt;52&lt;/rec-number&gt;&lt;foreign-keys&gt;&lt;key app="EN" db-id="z9xx2w0pverrspedt95pdps0rswpfe0ave99" timestamp="1726965181"&gt;52&lt;/key&gt;&lt;/foreign-keys&gt;&lt;ref-type name="Journal Article"&gt;17&lt;/ref-type&gt;&lt;contributors&gt;&lt;authors&gt;&lt;author&gt;Keller, Maranda L&lt;/author&gt;&lt;author&gt;Howard, Daniel R&lt;/author&gt;&lt;author&gt;Hall, Carrie L&lt;/author&gt;&lt;/authors&gt;&lt;/contributors&gt;&lt;titles&gt;&lt;title&gt;The thermal ecology of burying beetles: temperature influences reproduction and daily activity in Nicrophorus marginatus&lt;/title&gt;&lt;secondary-title&gt;Ecological Entomology&lt;/secondary-title&gt;&lt;/titles&gt;&lt;periodical&gt;&lt;full-title&gt;Ecological Entomology&lt;/full-title&gt;&lt;/periodical&gt;&lt;pages&gt;1266-1272&lt;/pages&gt;&lt;volume&gt;46&lt;/volume&gt;&lt;number&gt;6&lt;/number&gt;&lt;dates&gt;&lt;year&gt;2021&lt;/year&gt;&lt;/dates&gt;&lt;isbn&gt;0307-6946&lt;/isbn&gt;&lt;urls&gt;&lt;/urls&gt;&lt;/record&gt;&lt;/Cite&gt;&lt;/EndNote&gt;</w:instrText>
      </w:r>
      <w:r w:rsidR="004869E6">
        <w:rPr>
          <w:rFonts w:ascii="Times New Roman" w:hAnsi="Times New Roman" w:cs="Times New Roman"/>
          <w:bCs/>
          <w:sz w:val="24"/>
          <w:szCs w:val="24"/>
        </w:rPr>
        <w:fldChar w:fldCharType="separate"/>
      </w:r>
      <w:r w:rsidR="004869E6">
        <w:rPr>
          <w:rFonts w:ascii="Times New Roman" w:hAnsi="Times New Roman" w:cs="Times New Roman"/>
          <w:bCs/>
          <w:noProof/>
          <w:sz w:val="24"/>
          <w:szCs w:val="24"/>
        </w:rPr>
        <w:t>[45]</w:t>
      </w:r>
      <w:r w:rsidR="004869E6">
        <w:rPr>
          <w:rFonts w:ascii="Times New Roman" w:hAnsi="Times New Roman" w:cs="Times New Roman"/>
          <w:bCs/>
          <w:sz w:val="24"/>
          <w:szCs w:val="24"/>
        </w:rPr>
        <w:fldChar w:fldCharType="end"/>
      </w:r>
      <w:ins w:id="128" w:author="Gen-Chang Hsu" w:date="2024-09-21T20:28:00Z" w16du:dateUtc="2024-09-22T00:28:00Z">
        <w:r w:rsidR="009C0F35">
          <w:rPr>
            <w:rFonts w:ascii="Times New Roman" w:hAnsi="Times New Roman" w:cs="Times New Roman"/>
            <w:bCs/>
            <w:sz w:val="24"/>
            <w:szCs w:val="24"/>
          </w:rPr>
          <w:t xml:space="preserve">. </w:t>
        </w:r>
      </w:ins>
      <w:ins w:id="129" w:author="Gen-Chang Hsu" w:date="2024-09-21T20:27:00Z" w16du:dateUtc="2024-09-22T00:27:00Z">
        <w:r w:rsidR="009C0F35">
          <w:rPr>
            <w:rFonts w:ascii="Times New Roman" w:hAnsi="Times New Roman" w:cs="Times New Roman"/>
            <w:bCs/>
            <w:sz w:val="24"/>
            <w:szCs w:val="24"/>
          </w:rPr>
          <w:t xml:space="preserve">Therefore, </w:t>
        </w:r>
      </w:ins>
      <w:del w:id="130" w:author="Gen-Chang Hsu" w:date="2024-09-21T20:32:00Z" w16du:dateUtc="2024-09-22T00:32:00Z">
        <w:r w:rsidR="006758D1" w:rsidRPr="0018685F" w:rsidDel="00DE3ABB">
          <w:rPr>
            <w:rFonts w:ascii="Times New Roman" w:hAnsi="Times New Roman" w:cs="Times New Roman"/>
            <w:bCs/>
            <w:sz w:val="24"/>
            <w:szCs w:val="24"/>
          </w:rPr>
          <w:delText>F</w:delText>
        </w:r>
      </w:del>
      <w:ins w:id="131" w:author="Gen-Chang Hsu" w:date="2024-09-21T20:32:00Z" w16du:dateUtc="2024-09-22T00:32:00Z">
        <w:r w:rsidR="00DE3ABB">
          <w:rPr>
            <w:rFonts w:ascii="Times New Roman" w:hAnsi="Times New Roman" w:cs="Times New Roman"/>
            <w:bCs/>
            <w:sz w:val="24"/>
            <w:szCs w:val="24"/>
          </w:rPr>
          <w:t>f</w:t>
        </w:r>
      </w:ins>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ins w:id="132" w:author="Gen-Chang Hsu" w:date="2024-09-19T20:43:00Z" w16du:dateUtc="2024-09-20T00:43:00Z">
        <w:r w:rsidR="008C4980">
          <w:rPr>
            <w:rFonts w:ascii="Times New Roman" w:hAnsi="Times New Roman" w:cs="Times New Roman"/>
            <w:bCs/>
            <w:sz w:val="24"/>
            <w:szCs w:val="24"/>
          </w:rPr>
          <w:t xml:space="preserve"> It is also noteworthy that </w:t>
        </w:r>
      </w:ins>
      <w:ins w:id="133" w:author="Gen-Chang Hsu" w:date="2024-09-19T20:45:00Z" w16du:dateUtc="2024-09-20T00:45:00Z">
        <w:r w:rsidR="008C4980">
          <w:rPr>
            <w:rFonts w:ascii="Times New Roman" w:hAnsi="Times New Roman" w:cs="Times New Roman"/>
            <w:bCs/>
            <w:sz w:val="24"/>
            <w:szCs w:val="24"/>
          </w:rPr>
          <w:t xml:space="preserve">burying beetles can reproduce multiple times throughout their lifespans, and the </w:t>
        </w:r>
      </w:ins>
      <w:ins w:id="134" w:author="Gen-Chang Hsu" w:date="2024-09-19T20:48:00Z" w16du:dateUtc="2024-09-20T00:48:00Z">
        <w:r w:rsidR="00116C76">
          <w:rPr>
            <w:rFonts w:ascii="Times New Roman" w:hAnsi="Times New Roman" w:cs="Times New Roman"/>
            <w:bCs/>
            <w:sz w:val="24"/>
            <w:szCs w:val="24"/>
          </w:rPr>
          <w:t xml:space="preserve">patterns of </w:t>
        </w:r>
      </w:ins>
      <w:ins w:id="135" w:author="Gen-Chang Hsu" w:date="2024-09-19T20:46:00Z" w16du:dateUtc="2024-09-20T00:46:00Z">
        <w:r w:rsidR="008C4980">
          <w:rPr>
            <w:rFonts w:ascii="Times New Roman" w:hAnsi="Times New Roman" w:cs="Times New Roman"/>
            <w:bCs/>
            <w:sz w:val="24"/>
            <w:szCs w:val="24"/>
          </w:rPr>
          <w:t>single reproductive output may differ from the lifetime reproductive output</w:t>
        </w:r>
      </w:ins>
      <w:ins w:id="136" w:author="Gen-Chang Hsu" w:date="2024-09-19T20:49:00Z" w16du:dateUtc="2024-09-20T00:49:00Z">
        <w:r w:rsidR="00DD0528">
          <w:rPr>
            <w:rFonts w:ascii="Times New Roman" w:hAnsi="Times New Roman" w:cs="Times New Roman"/>
            <w:bCs/>
            <w:sz w:val="24"/>
            <w:szCs w:val="24"/>
          </w:rPr>
          <w:t xml:space="preserve"> </w:t>
        </w:r>
      </w:ins>
      <w:r w:rsidR="00DD0528">
        <w:rPr>
          <w:rFonts w:ascii="Times New Roman" w:hAnsi="Times New Roman" w:cs="Times New Roman"/>
          <w:bCs/>
          <w:sz w:val="24"/>
          <w:szCs w:val="24"/>
        </w:rPr>
        <w:fldChar w:fldCharType="begin"/>
      </w:r>
      <w:r w:rsidR="00534B16">
        <w:rPr>
          <w:rFonts w:ascii="Times New Roman" w:hAnsi="Times New Roman" w:cs="Times New Roman"/>
          <w:bCs/>
          <w:sz w:val="24"/>
          <w:szCs w:val="24"/>
        </w:rPr>
        <w:instrText xml:space="preserve"> ADDIN EN.CITE &lt;EndNote&gt;&lt;Cite&gt;&lt;Author&gt;Belk&lt;/Author&gt;&lt;Year&gt;2021&lt;/Year&gt;&lt;RecNum&gt;6&lt;/RecNum&gt;&lt;DisplayText&gt;[14]&lt;/DisplayText&gt;&lt;record&gt;&lt;rec-number&gt;6&lt;/rec-number&gt;&lt;foreign-keys&gt;&lt;key app="EN" db-id="z9xx2w0pverrspedt95pdps0rswpfe0ave99" timestamp="1714612707"&gt;6&lt;/key&gt;&lt;/foreign-keys&gt;&lt;ref-type name="Journal Article"&gt;17&lt;/ref-type&gt;&lt;contributors&gt;&lt;authors&gt;&lt;author&gt;Belk, Mark C&lt;/author&gt;&lt;author&gt;Meyers, Peter J&lt;/author&gt;&lt;author&gt;Creighton, J Curtis&lt;/author&gt;&lt;/authors&gt;&lt;/contributors&gt;&lt;titles&gt;&lt;title&gt;Bigger Is Better, Sometimes: The Interaction between Body Size and Carcass Size Determines Fitness, Reproductive Strategies, and Senescence in Two Species of Burying Beetles&lt;/title&gt;&lt;secondary-title&gt;Diversity&lt;/secondary-title&gt;&lt;/titles&gt;&lt;periodical&gt;&lt;full-title&gt;Diversity&lt;/full-title&gt;&lt;/periodical&gt;&lt;pages&gt;662&lt;/pages&gt;&lt;volume&gt;13&lt;/volume&gt;&lt;number&gt;12&lt;/number&gt;&lt;dates&gt;&lt;year&gt;2021&lt;/year&gt;&lt;/dates&gt;&lt;isbn&gt;1424-2818&lt;/isbn&gt;&lt;urls&gt;&lt;/urls&gt;&lt;/record&gt;&lt;/Cite&gt;&lt;/EndNote&gt;</w:instrText>
      </w:r>
      <w:r w:rsidR="00DD0528">
        <w:rPr>
          <w:rFonts w:ascii="Times New Roman" w:hAnsi="Times New Roman" w:cs="Times New Roman"/>
          <w:bCs/>
          <w:sz w:val="24"/>
          <w:szCs w:val="24"/>
        </w:rPr>
        <w:fldChar w:fldCharType="separate"/>
      </w:r>
      <w:r w:rsidR="00534B16">
        <w:rPr>
          <w:rFonts w:ascii="Times New Roman" w:hAnsi="Times New Roman" w:cs="Times New Roman"/>
          <w:bCs/>
          <w:noProof/>
          <w:sz w:val="24"/>
          <w:szCs w:val="24"/>
        </w:rPr>
        <w:t>[14]</w:t>
      </w:r>
      <w:r w:rsidR="00DD0528">
        <w:rPr>
          <w:rFonts w:ascii="Times New Roman" w:hAnsi="Times New Roman" w:cs="Times New Roman"/>
          <w:bCs/>
          <w:sz w:val="24"/>
          <w:szCs w:val="24"/>
        </w:rPr>
        <w:fldChar w:fldCharType="end"/>
      </w:r>
      <w:ins w:id="137" w:author="Gen-Chang Hsu" w:date="2024-09-19T20:46:00Z" w16du:dateUtc="2024-09-20T00:46:00Z">
        <w:r w:rsidR="008C4980">
          <w:rPr>
            <w:rFonts w:ascii="Times New Roman" w:hAnsi="Times New Roman" w:cs="Times New Roman"/>
            <w:bCs/>
            <w:sz w:val="24"/>
            <w:szCs w:val="24"/>
          </w:rPr>
          <w:t xml:space="preserve">. </w:t>
        </w:r>
        <w:r w:rsidR="00F00600">
          <w:rPr>
            <w:rFonts w:ascii="Times New Roman" w:hAnsi="Times New Roman" w:cs="Times New Roman"/>
            <w:bCs/>
            <w:sz w:val="24"/>
            <w:szCs w:val="24"/>
          </w:rPr>
          <w:t>Research quantifying the lifetime reproductive output will help better under</w:t>
        </w:r>
      </w:ins>
      <w:ins w:id="138" w:author="Gen-Chang Hsu" w:date="2024-09-19T20:47:00Z" w16du:dateUtc="2024-09-20T00:47:00Z">
        <w:r w:rsidR="00F00600">
          <w:rPr>
            <w:rFonts w:ascii="Times New Roman" w:hAnsi="Times New Roman" w:cs="Times New Roman"/>
            <w:bCs/>
            <w:sz w:val="24"/>
            <w:szCs w:val="24"/>
          </w:rPr>
          <w:t>stand how carcass resources affect the over fitness of breeding individuals.</w:t>
        </w:r>
      </w:ins>
    </w:p>
    <w:p w14:paraId="63A6825C" w14:textId="7C8D331B"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ins w:id="139" w:author="Gen-Chang Hsu" w:date="2024-09-19T14:35:00Z" w16du:dateUtc="2024-09-19T18:35:00Z">
        <w:r w:rsidR="0002513C">
          <w:rPr>
            <w:rFonts w:ascii="Times New Roman" w:hAnsi="Times New Roman" w:cs="Times New Roman"/>
            <w:bCs/>
            <w:sz w:val="24"/>
            <w:szCs w:val="24"/>
          </w:rPr>
          <w:t>a</w:t>
        </w:r>
      </w:ins>
      <w:del w:id="140" w:author="Gen-Chang Hsu" w:date="2024-09-19T14:35:00Z" w16du:dateUtc="2024-09-19T18:35:00Z">
        <w:r w:rsidR="0078787E" w:rsidRPr="0018685F" w:rsidDel="0002513C">
          <w:rPr>
            <w:rFonts w:ascii="Times New Roman" w:hAnsi="Times New Roman" w:cs="Times New Roman"/>
            <w:bCs/>
            <w:sz w:val="24"/>
            <w:szCs w:val="24"/>
          </w:rPr>
          <w:delText>for the first time the</w:delText>
        </w:r>
      </w:del>
      <w:r w:rsidR="0078787E" w:rsidRPr="0018685F">
        <w:rPr>
          <w:rFonts w:ascii="Times New Roman" w:hAnsi="Times New Roman" w:cs="Times New Roman"/>
          <w:bCs/>
          <w:sz w:val="24"/>
          <w:szCs w:val="24"/>
        </w:rPr>
        <w:t xml:space="preserv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xml:space="preserve">, </w:t>
      </w:r>
      <w:del w:id="141" w:author="Gen-Chang Hsu" w:date="2024-09-19T14:45:00Z" w16du:dateUtc="2024-09-19T18:45:00Z">
        <w:r w:rsidR="004E6E54" w:rsidRPr="0018685F" w:rsidDel="002F1F14">
          <w:rPr>
            <w:rFonts w:ascii="Times New Roman" w:hAnsi="Times New Roman" w:cs="Times New Roman"/>
            <w:bCs/>
            <w:sz w:val="24"/>
            <w:szCs w:val="24"/>
          </w:rPr>
          <w:delText>and larval life history</w:delText>
        </w:r>
        <w:r w:rsidR="00AE0DFE" w:rsidRPr="0018685F" w:rsidDel="002F1F14">
          <w:rPr>
            <w:rFonts w:ascii="Times New Roman" w:hAnsi="Times New Roman" w:cs="Times New Roman"/>
            <w:bCs/>
            <w:sz w:val="24"/>
            <w:szCs w:val="24"/>
          </w:rPr>
          <w:delText xml:space="preserve"> traits</w:delText>
        </w:r>
        <w:r w:rsidR="004E6E54" w:rsidRPr="0018685F" w:rsidDel="002F1F14">
          <w:rPr>
            <w:rFonts w:ascii="Times New Roman" w:hAnsi="Times New Roman" w:cs="Times New Roman"/>
            <w:bCs/>
            <w:sz w:val="24"/>
            <w:szCs w:val="24"/>
          </w:rPr>
          <w:delText xml:space="preserve"> may shift depending on carcass size</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 xml:space="preserve">with </w:t>
      </w:r>
      <w:ins w:id="142" w:author="Gen-Chang Hsu" w:date="2024-09-19T14:45:00Z" w16du:dateUtc="2024-09-19T18:45: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quantity</w:t>
        </w:r>
      </w:ins>
      <w:ins w:id="143" w:author="Gen-Chang Hsu" w:date="2024-09-19T14:51:00Z" w16du:dateUtc="2024-09-19T18:51:00Z">
        <w:r w:rsidR="00B32672">
          <w:rPr>
            <w:rFonts w:ascii="Times New Roman" w:hAnsi="Times New Roman" w:cs="Times New Roman"/>
            <w:bCs/>
            <w:sz w:val="24"/>
            <w:szCs w:val="24"/>
          </w:rPr>
          <w:t xml:space="preserve"> (larval density)</w:t>
        </w:r>
      </w:ins>
      <w:ins w:id="144" w:author="Gen-Chang Hsu" w:date="2024-09-19T14:47:00Z" w16du:dateUtc="2024-09-19T18:47:00Z">
        <w:r w:rsidR="002F1F14">
          <w:rPr>
            <w:rFonts w:ascii="Times New Roman" w:hAnsi="Times New Roman" w:cs="Times New Roman"/>
            <w:bCs/>
            <w:sz w:val="24"/>
            <w:szCs w:val="24"/>
          </w:rPr>
          <w:t xml:space="preserve"> </w:t>
        </w:r>
      </w:ins>
      <w:ins w:id="145" w:author="Gen-Chang Hsu" w:date="2024-09-19T14:52:00Z" w16du:dateUtc="2024-09-19T18:52:00Z">
        <w:r w:rsidR="00B32672">
          <w:rPr>
            <w:rFonts w:ascii="Times New Roman" w:hAnsi="Times New Roman" w:cs="Times New Roman"/>
            <w:bCs/>
            <w:sz w:val="24"/>
            <w:szCs w:val="24"/>
          </w:rPr>
          <w:t>but</w:t>
        </w:r>
      </w:ins>
      <w:ins w:id="146" w:author="Gen-Chang Hsu" w:date="2024-09-19T14:47:00Z" w16du:dateUtc="2024-09-19T18:47:00Z">
        <w:r w:rsidR="002F1F14">
          <w:rPr>
            <w:rFonts w:ascii="Times New Roman" w:hAnsi="Times New Roman" w:cs="Times New Roman"/>
            <w:bCs/>
            <w:sz w:val="24"/>
            <w:szCs w:val="24"/>
          </w:rPr>
          <w:t xml:space="preserve"> lower quality</w:t>
        </w:r>
      </w:ins>
      <w:ins w:id="147" w:author="Gen-Chang Hsu" w:date="2024-09-19T14:51:00Z" w16du:dateUtc="2024-09-19T18:51:00Z">
        <w:r w:rsidR="00B32672">
          <w:rPr>
            <w:rFonts w:ascii="Times New Roman" w:hAnsi="Times New Roman" w:cs="Times New Roman"/>
            <w:bCs/>
            <w:sz w:val="24"/>
            <w:szCs w:val="24"/>
          </w:rPr>
          <w:t xml:space="preserve"> (average larval mass)</w:t>
        </w:r>
      </w:ins>
      <w:ins w:id="148" w:author="Gen-Chang Hsu" w:date="2024-09-19T14:45:00Z" w16du:dateUtc="2024-09-19T18:45:00Z">
        <w:r w:rsidR="002F1F14" w:rsidRPr="0018685F">
          <w:rPr>
            <w:rFonts w:ascii="Times New Roman" w:hAnsi="Times New Roman" w:cs="Times New Roman"/>
            <w:bCs/>
            <w:sz w:val="24"/>
            <w:szCs w:val="24"/>
          </w:rPr>
          <w:t xml:space="preserve"> </w:t>
        </w:r>
        <w:r w:rsidR="002F1F14">
          <w:rPr>
            <w:rFonts w:ascii="Times New Roman" w:hAnsi="Times New Roman" w:cs="Times New Roman"/>
            <w:bCs/>
            <w:sz w:val="24"/>
            <w:szCs w:val="24"/>
          </w:rPr>
          <w:t xml:space="preserve">on </w:t>
        </w:r>
      </w:ins>
      <w:r w:rsidR="0075685C" w:rsidRPr="0018685F">
        <w:rPr>
          <w:rFonts w:ascii="Times New Roman" w:hAnsi="Times New Roman" w:cs="Times New Roman"/>
          <w:bCs/>
          <w:sz w:val="24"/>
          <w:szCs w:val="24"/>
        </w:rPr>
        <w:t xml:space="preserve">smaller carcasses </w:t>
      </w:r>
      <w:del w:id="149" w:author="Gen-Chang Hsu" w:date="2024-09-19T14:45:00Z" w16du:dateUtc="2024-09-19T18:45:00Z">
        <w:r w:rsidR="0075685C" w:rsidRPr="0018685F" w:rsidDel="002F1F14">
          <w:rPr>
            <w:rFonts w:ascii="Times New Roman" w:hAnsi="Times New Roman" w:cs="Times New Roman"/>
            <w:bCs/>
            <w:sz w:val="24"/>
            <w:szCs w:val="24"/>
          </w:rPr>
          <w:delText>favoring larval qua</w:delText>
        </w:r>
        <w:r w:rsidR="00AA3D9E" w:rsidRPr="0018685F" w:rsidDel="002F1F14">
          <w:rPr>
            <w:rFonts w:ascii="Times New Roman" w:hAnsi="Times New Roman" w:cs="Times New Roman"/>
            <w:bCs/>
            <w:sz w:val="24"/>
            <w:szCs w:val="24"/>
          </w:rPr>
          <w:delText>ntity</w:delText>
        </w:r>
        <w:r w:rsidR="0075685C" w:rsidRPr="0018685F" w:rsidDel="002F1F14">
          <w:rPr>
            <w:rFonts w:ascii="Times New Roman" w:hAnsi="Times New Roman" w:cs="Times New Roman"/>
            <w:bCs/>
            <w:sz w:val="24"/>
            <w:szCs w:val="24"/>
          </w:rPr>
          <w:delText xml:space="preserve"> </w:delText>
        </w:r>
      </w:del>
      <w:r w:rsidR="0075685C" w:rsidRPr="0018685F">
        <w:rPr>
          <w:rFonts w:ascii="Times New Roman" w:hAnsi="Times New Roman" w:cs="Times New Roman"/>
          <w:bCs/>
          <w:sz w:val="24"/>
          <w:szCs w:val="24"/>
        </w:rPr>
        <w:t>and</w:t>
      </w:r>
      <w:ins w:id="150" w:author="Gen-Chang Hsu" w:date="2024-09-19T14:46:00Z" w16du:dateUtc="2024-09-19T18:46:00Z">
        <w:r w:rsidR="002F1F14">
          <w:rPr>
            <w:rFonts w:ascii="Times New Roman" w:hAnsi="Times New Roman" w:cs="Times New Roman"/>
            <w:bCs/>
            <w:sz w:val="24"/>
            <w:szCs w:val="24"/>
          </w:rPr>
          <w:t xml:space="preserve"> </w:t>
        </w:r>
      </w:ins>
      <w:ins w:id="151" w:author="Gen-Chang Hsu" w:date="2024-09-19T14:52:00Z" w16du:dateUtc="2024-09-19T18:52:00Z">
        <w:r w:rsidR="00B32672">
          <w:rPr>
            <w:rFonts w:ascii="Times New Roman" w:hAnsi="Times New Roman" w:cs="Times New Roman"/>
            <w:bCs/>
            <w:sz w:val="24"/>
            <w:szCs w:val="24"/>
          </w:rPr>
          <w:t xml:space="preserve">lower </w:t>
        </w:r>
        <w:r w:rsidR="00B32672" w:rsidRPr="0018685F">
          <w:rPr>
            <w:rFonts w:ascii="Times New Roman" w:hAnsi="Times New Roman" w:cs="Times New Roman"/>
            <w:bCs/>
            <w:sz w:val="24"/>
            <w:szCs w:val="24"/>
          </w:rPr>
          <w:t>larval quantity</w:t>
        </w:r>
        <w:r w:rsidR="00B32672">
          <w:rPr>
            <w:rFonts w:ascii="Times New Roman" w:hAnsi="Times New Roman" w:cs="Times New Roman"/>
            <w:bCs/>
            <w:sz w:val="24"/>
            <w:szCs w:val="24"/>
          </w:rPr>
          <w:t xml:space="preserve"> </w:t>
        </w:r>
      </w:ins>
      <w:ins w:id="152" w:author="Gen-Chang Hsu" w:date="2024-09-19T14:53:00Z" w16du:dateUtc="2024-09-19T18:53:00Z">
        <w:r w:rsidR="00B32672">
          <w:rPr>
            <w:rFonts w:ascii="Times New Roman" w:hAnsi="Times New Roman" w:cs="Times New Roman"/>
            <w:bCs/>
            <w:sz w:val="24"/>
            <w:szCs w:val="24"/>
          </w:rPr>
          <w:t>but</w:t>
        </w:r>
      </w:ins>
      <w:ins w:id="153" w:author="Gen-Chang Hsu" w:date="2024-09-19T14:52:00Z" w16du:dateUtc="2024-09-19T18:52:00Z">
        <w:r w:rsidR="00B32672">
          <w:rPr>
            <w:rFonts w:ascii="Times New Roman" w:hAnsi="Times New Roman" w:cs="Times New Roman"/>
            <w:bCs/>
            <w:sz w:val="24"/>
            <w:szCs w:val="24"/>
          </w:rPr>
          <w:t xml:space="preserve"> </w:t>
        </w:r>
      </w:ins>
      <w:ins w:id="154" w:author="Gen-Chang Hsu" w:date="2024-09-19T14:46:00Z" w16du:dateUtc="2024-09-19T18:46:00Z">
        <w:r w:rsidR="002F1F14">
          <w:rPr>
            <w:rFonts w:ascii="Times New Roman" w:hAnsi="Times New Roman" w:cs="Times New Roman"/>
            <w:bCs/>
            <w:sz w:val="24"/>
            <w:szCs w:val="24"/>
          </w:rPr>
          <w:t xml:space="preserve">higher </w:t>
        </w:r>
        <w:r w:rsidR="002F1F14" w:rsidRPr="0018685F">
          <w:rPr>
            <w:rFonts w:ascii="Times New Roman" w:hAnsi="Times New Roman" w:cs="Times New Roman"/>
            <w:bCs/>
            <w:sz w:val="24"/>
            <w:szCs w:val="24"/>
          </w:rPr>
          <w:t>larval quality</w:t>
        </w:r>
        <w:r w:rsidR="002F1F14">
          <w:rPr>
            <w:rFonts w:ascii="Times New Roman" w:hAnsi="Times New Roman" w:cs="Times New Roman"/>
            <w:bCs/>
            <w:sz w:val="24"/>
            <w:szCs w:val="24"/>
          </w:rPr>
          <w:t xml:space="preserve"> on</w:t>
        </w:r>
      </w:ins>
      <w:r w:rsidR="0075685C" w:rsidRPr="0018685F">
        <w:rPr>
          <w:rFonts w:ascii="Times New Roman" w:hAnsi="Times New Roman" w:cs="Times New Roman"/>
          <w:bCs/>
          <w:sz w:val="24"/>
          <w:szCs w:val="24"/>
        </w:rPr>
        <w:t xml:space="preserve"> larger carcasse</w:t>
      </w:r>
      <w:ins w:id="155" w:author="Gen-Chang Hsu" w:date="2024-09-19T14:52:00Z" w16du:dateUtc="2024-09-19T18:52:00Z">
        <w:r w:rsidR="00B32672">
          <w:rPr>
            <w:rFonts w:ascii="Times New Roman" w:hAnsi="Times New Roman" w:cs="Times New Roman"/>
            <w:bCs/>
            <w:sz w:val="24"/>
            <w:szCs w:val="24"/>
          </w:rPr>
          <w:t>s</w:t>
        </w:r>
      </w:ins>
      <w:del w:id="156" w:author="Gen-Chang Hsu" w:date="2024-09-19T14:52:00Z" w16du:dateUtc="2024-09-19T18:52:00Z">
        <w:r w:rsidR="0075685C" w:rsidRPr="0018685F" w:rsidDel="00B32672">
          <w:rPr>
            <w:rFonts w:ascii="Times New Roman" w:hAnsi="Times New Roman" w:cs="Times New Roman"/>
            <w:bCs/>
            <w:sz w:val="24"/>
            <w:szCs w:val="24"/>
          </w:rPr>
          <w:delText>s favoring</w:delText>
        </w:r>
      </w:del>
      <w:del w:id="157" w:author="Gen-Chang Hsu" w:date="2024-09-19T14:45:00Z" w16du:dateUtc="2024-09-19T18:45:00Z">
        <w:r w:rsidR="0075685C" w:rsidRPr="0018685F" w:rsidDel="002F1F14">
          <w:rPr>
            <w:rFonts w:ascii="Times New Roman" w:hAnsi="Times New Roman" w:cs="Times New Roman"/>
            <w:bCs/>
            <w:sz w:val="24"/>
            <w:szCs w:val="24"/>
          </w:rPr>
          <w:delText xml:space="preserve"> larval qua</w:delText>
        </w:r>
        <w:r w:rsidR="00AA3D9E" w:rsidRPr="0018685F" w:rsidDel="002F1F14">
          <w:rPr>
            <w:rFonts w:ascii="Times New Roman" w:hAnsi="Times New Roman" w:cs="Times New Roman"/>
            <w:bCs/>
            <w:sz w:val="24"/>
            <w:szCs w:val="24"/>
          </w:rPr>
          <w:delText>lity</w:delText>
        </w:r>
      </w:del>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w:t>
      </w:r>
      <w:r w:rsidR="002C5D92" w:rsidRPr="0018685F">
        <w:rPr>
          <w:rFonts w:ascii="Times New Roman" w:hAnsi="Times New Roman" w:cs="Times New Roman"/>
          <w:bCs/>
          <w:sz w:val="24"/>
          <w:szCs w:val="24"/>
        </w:rPr>
        <w:lastRenderedPageBreak/>
        <w:t xml:space="preserve">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6B309D5D" w14:textId="77777777" w:rsidR="00B90EEF" w:rsidRPr="0027597E" w:rsidRDefault="00B90EEF" w:rsidP="00B90EEF">
      <w:pPr>
        <w:spacing w:before="100" w:beforeAutospacing="1" w:line="480" w:lineRule="auto"/>
        <w:rPr>
          <w:rFonts w:ascii="Times New Roman" w:eastAsia="PMingLiU" w:hAnsi="Times New Roman" w:cs="Times New Roman"/>
          <w:b/>
          <w:sz w:val="24"/>
          <w:szCs w:val="24"/>
        </w:rPr>
      </w:pPr>
      <w:r w:rsidRPr="0027597E">
        <w:rPr>
          <w:rFonts w:ascii="Times New Roman" w:eastAsia="PMingLiU" w:hAnsi="Times New Roman" w:cs="Times New Roman"/>
          <w:b/>
          <w:bCs/>
          <w:sz w:val="24"/>
          <w:szCs w:val="24"/>
        </w:rPr>
        <w:t>Acknowledgements</w:t>
      </w:r>
    </w:p>
    <w:p w14:paraId="4311DF36" w14:textId="77777777" w:rsidR="00B90EEF" w:rsidRPr="0027597E" w:rsidRDefault="00B90EEF" w:rsidP="00B90EEF">
      <w:pPr>
        <w:spacing w:line="480" w:lineRule="auto"/>
        <w:rPr>
          <w:rFonts w:ascii="Times New Roman" w:eastAsia="PMingLiU" w:hAnsi="Times New Roman" w:cs="Times New Roman"/>
          <w:color w:val="000000" w:themeColor="text1"/>
          <w:sz w:val="24"/>
          <w:szCs w:val="24"/>
        </w:rPr>
      </w:pPr>
      <w:r w:rsidRPr="0027597E">
        <w:rPr>
          <w:rFonts w:ascii="Times New Roman" w:eastAsia="PMingLiU" w:hAnsi="Times New Roman" w:cs="Times New Roman"/>
          <w:color w:val="000000" w:themeColor="text1"/>
          <w:sz w:val="24"/>
          <w:szCs w:val="24"/>
        </w:rPr>
        <w:t>We thank Mu-Tzu Tsai and Yi-Ta Wu for assisting with field sampling and laboratory experimental setup. We thank Te-En Lin and Yu-Kai Chen from the Taiwan Roadkill Observation Network, the Wild Bird Society of Taipei, and Yun Ho for providing wild carcasses. Last but not least, we extend our gratitude to the beetles as well as the lab and wild animals used in this study. This work was supported by National Taiwan University New Faculty Founding Research Grant, National Science and Technology Council 2030 Cross-Generation Young Scholars Program (111-2628-B-002-050-; 112-2628-B-002-013-), and Yushan Fellow Program (112V1024-2) provided by the Ministry of Education, Taiwan (R.O.C.).</w:t>
      </w:r>
    </w:p>
    <w:p w14:paraId="1FAD0026" w14:textId="77777777" w:rsidR="00B90EEF" w:rsidRPr="0027597E" w:rsidRDefault="00B90EEF" w:rsidP="00B90EEF">
      <w:pPr>
        <w:spacing w:line="480" w:lineRule="auto"/>
        <w:rPr>
          <w:rFonts w:ascii="Times New Roman" w:hAnsi="Times New Roman" w:cs="Times New Roman"/>
          <w:bCs/>
          <w:sz w:val="24"/>
          <w:szCs w:val="24"/>
        </w:rPr>
      </w:pPr>
    </w:p>
    <w:p w14:paraId="4AEB6A00" w14:textId="77777777" w:rsidR="00B90EEF" w:rsidRPr="0027597E" w:rsidRDefault="00B90EEF" w:rsidP="00B90EEF">
      <w:pPr>
        <w:spacing w:before="100" w:beforeAutospacing="1" w:line="480" w:lineRule="auto"/>
        <w:rPr>
          <w:rFonts w:ascii="Times New Roman" w:hAnsi="Times New Roman" w:cs="Times New Roman"/>
          <w:b/>
          <w:sz w:val="24"/>
          <w:szCs w:val="24"/>
        </w:rPr>
      </w:pPr>
      <w:r w:rsidRPr="0027597E">
        <w:rPr>
          <w:rFonts w:ascii="Times New Roman" w:eastAsia="PMingLiU" w:hAnsi="Times New Roman" w:cs="Times New Roman"/>
          <w:b/>
          <w:iCs/>
          <w:sz w:val="24"/>
          <w:szCs w:val="24"/>
        </w:rPr>
        <w:t>Conflict of interest</w:t>
      </w:r>
    </w:p>
    <w:p w14:paraId="444E64AE" w14:textId="77777777" w:rsidR="00B90EEF" w:rsidRPr="0027597E" w:rsidRDefault="00B90EEF" w:rsidP="00B90EEF">
      <w:pPr>
        <w:spacing w:before="100" w:beforeAutospacing="1" w:line="480" w:lineRule="auto"/>
        <w:rPr>
          <w:rFonts w:ascii="Times New Roman" w:eastAsia="PMingLiU" w:hAnsi="Times New Roman" w:cs="Times New Roman"/>
          <w:sz w:val="24"/>
          <w:szCs w:val="24"/>
        </w:rPr>
      </w:pPr>
      <w:r w:rsidRPr="0027597E">
        <w:rPr>
          <w:rFonts w:ascii="Times New Roman" w:eastAsia="PMingLiU" w:hAnsi="Times New Roman" w:cs="Times New Roman"/>
          <w:sz w:val="24"/>
          <w:szCs w:val="24"/>
        </w:rPr>
        <w:t>The authors declare no conflict of interest regarding this manuscript.</w:t>
      </w:r>
    </w:p>
    <w:p w14:paraId="0E794985" w14:textId="77777777" w:rsidR="00B90EEF" w:rsidRPr="0027597E" w:rsidRDefault="00B90EEF" w:rsidP="00B90EEF">
      <w:pPr>
        <w:spacing w:line="480" w:lineRule="auto"/>
        <w:rPr>
          <w:rFonts w:ascii="Times New Roman" w:hAnsi="Times New Roman" w:cs="Times New Roman"/>
          <w:bCs/>
          <w:sz w:val="24"/>
          <w:szCs w:val="24"/>
        </w:rPr>
      </w:pPr>
    </w:p>
    <w:p w14:paraId="5E0632C7" w14:textId="77777777" w:rsidR="00B90EEF" w:rsidRPr="0027597E" w:rsidRDefault="00B90EEF" w:rsidP="00B90EEF">
      <w:pPr>
        <w:spacing w:line="480" w:lineRule="auto"/>
        <w:rPr>
          <w:rFonts w:ascii="Times New Roman" w:hAnsi="Times New Roman" w:cs="Times New Roman"/>
          <w:b/>
          <w:sz w:val="24"/>
          <w:szCs w:val="24"/>
        </w:rPr>
      </w:pPr>
      <w:r w:rsidRPr="0027597E">
        <w:rPr>
          <w:rFonts w:ascii="Times New Roman" w:hAnsi="Times New Roman" w:cs="Times New Roman"/>
          <w:b/>
          <w:sz w:val="24"/>
          <w:szCs w:val="24"/>
        </w:rPr>
        <w:t>Author contributions</w:t>
      </w:r>
    </w:p>
    <w:p w14:paraId="2ED6F6BA" w14:textId="77777777" w:rsidR="00B90EEF" w:rsidRPr="005425C8" w:rsidRDefault="00B90EEF" w:rsidP="00B90EEF">
      <w:pPr>
        <w:spacing w:line="480" w:lineRule="auto"/>
        <w:rPr>
          <w:rFonts w:ascii="Times New Roman" w:hAnsi="Times New Roman" w:cs="Times New Roman"/>
          <w:b/>
          <w:color w:val="000000" w:themeColor="text1"/>
          <w:sz w:val="24"/>
          <w:szCs w:val="24"/>
        </w:rPr>
      </w:pP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conceived the ideas;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designed the experiments;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Wei-Jiun Lin</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Chi-Heng Hsieh</w:t>
      </w:r>
      <w:r w:rsidRPr="0027597E">
        <w:rPr>
          <w:rFonts w:ascii="Times New Roman" w:hAnsi="Times New Roman" w:cs="Times New Roman"/>
          <w:bCs/>
          <w:color w:val="000000" w:themeColor="text1"/>
          <w:sz w:val="24"/>
          <w:szCs w:val="24"/>
        </w:rPr>
        <w:t xml:space="preserve">, </w:t>
      </w:r>
      <w:r w:rsidRPr="0027597E">
        <w:rPr>
          <w:rFonts w:ascii="Times New Roman" w:hAnsi="Times New Roman" w:cs="Times New Roman"/>
          <w:color w:val="000000" w:themeColor="text1"/>
          <w:sz w:val="24"/>
          <w:szCs w:val="24"/>
        </w:rPr>
        <w:t>Yue-Jia Lee</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collected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w:t>
      </w:r>
      <w:r w:rsidRPr="0027597E">
        <w:rPr>
          <w:rFonts w:ascii="Times New Roman" w:hAnsi="Times New Roman" w:cs="Times New Roman"/>
          <w:color w:val="000000" w:themeColor="text1"/>
          <w:sz w:val="24"/>
          <w:szCs w:val="24"/>
        </w:rPr>
        <w:lastRenderedPageBreak/>
        <w:t>Jyun Sun</w:t>
      </w:r>
      <w:r w:rsidRPr="0027597E">
        <w:rPr>
          <w:rFonts w:ascii="Times New Roman" w:hAnsi="Times New Roman" w:cs="Times New Roman"/>
          <w:bCs/>
          <w:color w:val="000000" w:themeColor="text1"/>
          <w:sz w:val="24"/>
          <w:szCs w:val="24"/>
        </w:rPr>
        <w:t xml:space="preserve"> analyzed the data; </w:t>
      </w:r>
      <w:r w:rsidRPr="0027597E">
        <w:rPr>
          <w:rFonts w:ascii="Times New Roman" w:hAnsi="Times New Roman" w:cs="Times New Roman"/>
          <w:color w:val="000000" w:themeColor="text1"/>
          <w:sz w:val="24"/>
          <w:szCs w:val="24"/>
        </w:rPr>
        <w:t>Gen-Chang Hsu</w:t>
      </w:r>
      <w:r w:rsidRPr="0027597E">
        <w:rPr>
          <w:rFonts w:ascii="Times New Roman" w:hAnsi="Times New Roman" w:cs="Times New Roman"/>
          <w:bCs/>
          <w:color w:val="000000" w:themeColor="text1"/>
          <w:sz w:val="24"/>
          <w:szCs w:val="24"/>
        </w:rPr>
        <w:t xml:space="preserve"> and </w:t>
      </w:r>
      <w:r w:rsidRPr="0027597E">
        <w:rPr>
          <w:rFonts w:ascii="Times New Roman" w:hAnsi="Times New Roman" w:cs="Times New Roman"/>
          <w:color w:val="000000" w:themeColor="text1"/>
          <w:sz w:val="24"/>
          <w:szCs w:val="24"/>
        </w:rPr>
        <w:t>Syuan-Jyun Sun</w:t>
      </w:r>
      <w:r w:rsidRPr="0027597E">
        <w:rPr>
          <w:rFonts w:ascii="Times New Roman" w:hAnsi="Times New Roman" w:cs="Times New Roman"/>
          <w:bCs/>
          <w:color w:val="000000" w:themeColor="text1"/>
          <w:sz w:val="24"/>
          <w:szCs w:val="24"/>
        </w:rPr>
        <w:t xml:space="preserve"> wrote the first draft of the manuscript</w:t>
      </w:r>
      <w:r w:rsidRPr="0027597E">
        <w:rPr>
          <w:rFonts w:ascii="Times New Roman" w:eastAsia="PMingLiU" w:hAnsi="Times New Roman" w:cs="Times New Roman"/>
          <w:bCs/>
          <w:iCs/>
          <w:color w:val="000000" w:themeColor="text1"/>
          <w:sz w:val="24"/>
          <w:szCs w:val="24"/>
        </w:rPr>
        <w:t>; all authors revised the manuscript and approved the final version for publication.</w:t>
      </w:r>
    </w:p>
    <w:p w14:paraId="0328BB67" w14:textId="77777777" w:rsidR="00B90EEF" w:rsidRDefault="00B90EEF"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27D2B6DB" w:rsidR="00596054" w:rsidRPr="004B164F" w:rsidRDefault="00596054" w:rsidP="005F4681">
      <w:pPr>
        <w:spacing w:line="480" w:lineRule="auto"/>
        <w:rPr>
          <w:rFonts w:ascii="Times New Roman" w:eastAsia="PMingLiU" w:hAnsi="Times New Roman" w:cs="Times New Roman"/>
          <w:bCs/>
          <w:iCs/>
          <w:sz w:val="24"/>
          <w:szCs w:val="24"/>
        </w:rPr>
      </w:pPr>
      <w:r w:rsidRPr="0064548C">
        <w:rPr>
          <w:rFonts w:ascii="Times New Roman" w:eastAsia="PMingLiU" w:hAnsi="Times New Roman" w:cs="Times New Roman"/>
          <w:bCs/>
          <w:iCs/>
          <w:sz w:val="24"/>
          <w:szCs w:val="24"/>
        </w:rPr>
        <w:t xml:space="preserve">Data and code used in this manuscript are </w:t>
      </w:r>
      <w:r w:rsidR="004B164F">
        <w:rPr>
          <w:rFonts w:ascii="Times New Roman" w:eastAsia="PMingLiU" w:hAnsi="Times New Roman" w:cs="Times New Roman"/>
          <w:bCs/>
          <w:iCs/>
          <w:sz w:val="24"/>
          <w:szCs w:val="24"/>
        </w:rPr>
        <w:t xml:space="preserve">publicly </w:t>
      </w:r>
      <w:r w:rsidRPr="0064548C">
        <w:rPr>
          <w:rFonts w:ascii="Times New Roman" w:eastAsia="PMingLiU" w:hAnsi="Times New Roman" w:cs="Times New Roman"/>
          <w:bCs/>
          <w:iCs/>
          <w:sz w:val="24"/>
          <w:szCs w:val="24"/>
        </w:rPr>
        <w:t>available on Zenodo</w:t>
      </w:r>
      <w:r w:rsidR="004B164F">
        <w:rPr>
          <w:rFonts w:ascii="Times New Roman" w:eastAsia="PMingLiU" w:hAnsi="Times New Roman" w:cs="Times New Roman"/>
          <w:bCs/>
          <w:iCs/>
          <w:sz w:val="24"/>
          <w:szCs w:val="24"/>
        </w:rPr>
        <w:t xml:space="preserve"> </w:t>
      </w:r>
      <w:r w:rsidR="005366B1">
        <w:rPr>
          <w:rFonts w:ascii="Times New Roman" w:eastAsia="PMingLiU" w:hAnsi="Times New Roman" w:cs="Times New Roman"/>
          <w:bCs/>
          <w:iCs/>
          <w:sz w:val="24"/>
          <w:szCs w:val="24"/>
        </w:rPr>
        <w:fldChar w:fldCharType="begin"/>
      </w:r>
      <w:r w:rsidR="005366B1">
        <w:rPr>
          <w:rFonts w:ascii="Times New Roman" w:eastAsia="PMingLiU" w:hAnsi="Times New Roman" w:cs="Times New Roman"/>
          <w:bCs/>
          <w:iCs/>
          <w:sz w:val="24"/>
          <w:szCs w:val="24"/>
        </w:rPr>
        <w:instrText xml:space="preserve"> ADDIN EN.CITE &lt;EndNote&gt;&lt;Cite&gt;&lt;Author&gt;Hsu&lt;/Author&gt;&lt;Year&gt;2024&lt;/Year&gt;&lt;RecNum&gt;53&lt;/RecNum&gt;&lt;DisplayText&gt;[46]&lt;/DisplayText&gt;&lt;record&gt;&lt;rec-number&gt;53&lt;/rec-number&gt;&lt;foreign-keys&gt;&lt;key app="EN" db-id="z9xx2w0pverrspedt95pdps0rswpfe0ave99" timestamp="1727053334"&gt;53&lt;/key&gt;&lt;/foreign-keys&gt;&lt;ref-type name="Dataset"&gt;59&lt;/ref-type&gt;&lt;contributors&gt;&lt;authors&gt;&lt;author&gt;Hsu, Gen-Chang&lt;/author&gt;&lt;author&gt;Lin, Wei-Jiun&lt;/author&gt;&lt;author&gt;Hsieh, Chi-Heng&lt;/author&gt;&lt;author&gt;Lee, Yue-Jia&lt;/author&gt;&lt;author&gt;Sun, Syuan-Jyun&lt;/author&gt;&lt;/authors&gt;&lt;/contributors&gt;&lt;titles&gt;&lt;title&gt;Carcass size, not source or taxon, dictates breeding performance and carcass use in burying beetle&lt;/title&gt;&lt;/titles&gt;&lt;dates&gt;&lt;year&gt;2024&lt;/year&gt;&lt;pub-dates&gt;&lt;date&gt;2024/7&lt;/date&gt;&lt;/pub-dates&gt;&lt;/dates&gt;&lt;publisher&gt;Zenodo&lt;/publisher&gt;&lt;urls&gt;&lt;related-urls&gt;&lt;url&gt;https://doi.org/10.5281/zenodo.12747445&lt;/url&gt;&lt;url&gt;http://dx.doi.org/10.5281/zenodo.12747445&lt;/url&gt;&lt;/related-urls&gt;&lt;/urls&gt;&lt;electronic-resource-num&gt;10.5281/zenodo.12747445&lt;/electronic-resource-num&gt;&lt;/record&gt;&lt;/Cite&gt;&lt;/EndNote&gt;</w:instrText>
      </w:r>
      <w:r w:rsidR="005366B1">
        <w:rPr>
          <w:rFonts w:ascii="Times New Roman" w:eastAsia="PMingLiU" w:hAnsi="Times New Roman" w:cs="Times New Roman"/>
          <w:bCs/>
          <w:iCs/>
          <w:sz w:val="24"/>
          <w:szCs w:val="24"/>
        </w:rPr>
        <w:fldChar w:fldCharType="separate"/>
      </w:r>
      <w:r w:rsidR="005366B1">
        <w:rPr>
          <w:rFonts w:ascii="Times New Roman" w:eastAsia="PMingLiU" w:hAnsi="Times New Roman" w:cs="Times New Roman"/>
          <w:bCs/>
          <w:iCs/>
          <w:noProof/>
          <w:sz w:val="24"/>
          <w:szCs w:val="24"/>
        </w:rPr>
        <w:t>[46]</w:t>
      </w:r>
      <w:r w:rsidR="005366B1">
        <w:rPr>
          <w:rFonts w:ascii="Times New Roman" w:eastAsia="PMingLiU" w:hAnsi="Times New Roman" w:cs="Times New Roman"/>
          <w:bCs/>
          <w:iCs/>
          <w:sz w:val="24"/>
          <w:szCs w:val="24"/>
        </w:rPr>
        <w:fldChar w:fldCharType="end"/>
      </w:r>
      <w:ins w:id="158" w:author="Gen-Chang Hsu" w:date="2024-09-22T21:02:00Z" w16du:dateUtc="2024-09-23T01:02:00Z">
        <w:r w:rsidR="005366B1">
          <w:rPr>
            <w:rFonts w:ascii="Times New Roman" w:eastAsia="PMingLiU" w:hAnsi="Times New Roman" w:cs="Times New Roman"/>
            <w:bCs/>
            <w:iCs/>
            <w:sz w:val="24"/>
            <w:szCs w:val="24"/>
          </w:rPr>
          <w:t>.</w:t>
        </w:r>
      </w:ins>
      <w:del w:id="159" w:author="Gen-Chang Hsu" w:date="2024-09-22T21:02:00Z" w16du:dateUtc="2024-09-23T01:02:00Z">
        <w:r w:rsidR="004B164F" w:rsidDel="005366B1">
          <w:rPr>
            <w:rFonts w:ascii="Times New Roman" w:eastAsia="PMingLiU" w:hAnsi="Times New Roman" w:cs="Times New Roman"/>
            <w:bCs/>
            <w:iCs/>
            <w:sz w:val="24"/>
            <w:szCs w:val="24"/>
          </w:rPr>
          <w:delText xml:space="preserve">(DOI: </w:delText>
        </w:r>
        <w:r w:rsidR="004B164F" w:rsidRPr="004B164F" w:rsidDel="005366B1">
          <w:rPr>
            <w:rFonts w:ascii="Times New Roman" w:eastAsia="PMingLiU" w:hAnsi="Times New Roman" w:cs="Times New Roman"/>
            <w:bCs/>
            <w:iCs/>
            <w:sz w:val="24"/>
            <w:szCs w:val="24"/>
          </w:rPr>
          <w:delText>https://doi.org/10.5281/zenodo.12747445</w:delText>
        </w:r>
        <w:r w:rsidR="004B164F" w:rsidDel="005366B1">
          <w:rPr>
            <w:rFonts w:ascii="Times New Roman" w:eastAsia="PMingLiU" w:hAnsi="Times New Roman" w:cs="Times New Roman"/>
            <w:bCs/>
            <w:iCs/>
            <w:sz w:val="24"/>
            <w:szCs w:val="24"/>
          </w:rPr>
          <w:delText>)</w:delText>
        </w:r>
        <w:r w:rsidR="00BA74CB" w:rsidDel="005366B1">
          <w:rPr>
            <w:rFonts w:ascii="Times New Roman" w:eastAsia="PMingLiU" w:hAnsi="Times New Roman" w:cs="Times New Roman"/>
            <w:bCs/>
            <w:iCs/>
            <w:sz w:val="24"/>
            <w:szCs w:val="24"/>
          </w:rPr>
          <w:delText>.</w:delText>
        </w:r>
      </w:del>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378D39C1" w14:textId="77777777" w:rsidR="005366B1" w:rsidRPr="005366B1" w:rsidRDefault="00305466" w:rsidP="005366B1">
      <w:pPr>
        <w:pStyle w:val="EndNoteBibliographyTitle"/>
        <w:rPr>
          <w:b/>
          <w:noProof/>
        </w:rPr>
      </w:pPr>
      <w:r w:rsidRPr="00EA7B99">
        <w:lastRenderedPageBreak/>
        <w:fldChar w:fldCharType="begin"/>
      </w:r>
      <w:r w:rsidRPr="00EA7B99">
        <w:instrText xml:space="preserve"> ADDIN EN.REFLIST </w:instrText>
      </w:r>
      <w:r w:rsidRPr="00EA7B99">
        <w:fldChar w:fldCharType="separate"/>
      </w:r>
      <w:r w:rsidR="005366B1" w:rsidRPr="005366B1">
        <w:rPr>
          <w:b/>
          <w:noProof/>
        </w:rPr>
        <w:t>References</w:t>
      </w:r>
    </w:p>
    <w:p w14:paraId="10AD4131" w14:textId="77777777" w:rsidR="005366B1" w:rsidRPr="005366B1" w:rsidRDefault="005366B1" w:rsidP="005366B1">
      <w:pPr>
        <w:pStyle w:val="EndNoteBibliographyTitle"/>
        <w:rPr>
          <w:b/>
          <w:noProof/>
        </w:rPr>
      </w:pPr>
    </w:p>
    <w:p w14:paraId="598DD47A" w14:textId="77777777" w:rsidR="005366B1" w:rsidRPr="005366B1" w:rsidRDefault="005366B1" w:rsidP="005366B1">
      <w:pPr>
        <w:pStyle w:val="EndNoteBibliography"/>
        <w:spacing w:after="0"/>
        <w:rPr>
          <w:noProof/>
        </w:rPr>
      </w:pPr>
      <w:r w:rsidRPr="005366B1">
        <w:rPr>
          <w:noProof/>
        </w:rPr>
        <w:t xml:space="preserve">[1] Rozen, D., Engelmoer, D. &amp; Smiseth, P.T. 2008 Antimicrobial strategies in burying beetles breeding on carrion. </w:t>
      </w:r>
      <w:r w:rsidRPr="005366B1">
        <w:rPr>
          <w:i/>
          <w:noProof/>
        </w:rPr>
        <w:t>Proceedings of the National Academy of Sciences</w:t>
      </w:r>
      <w:r w:rsidRPr="005366B1">
        <w:rPr>
          <w:noProof/>
        </w:rPr>
        <w:t xml:space="preserve"> </w:t>
      </w:r>
      <w:r w:rsidRPr="005366B1">
        <w:rPr>
          <w:b/>
          <w:noProof/>
        </w:rPr>
        <w:t>105</w:t>
      </w:r>
      <w:r w:rsidRPr="005366B1">
        <w:rPr>
          <w:noProof/>
        </w:rPr>
        <w:t>, 17890-17895.</w:t>
      </w:r>
    </w:p>
    <w:p w14:paraId="1EA214DA" w14:textId="77777777" w:rsidR="005366B1" w:rsidRPr="005366B1" w:rsidRDefault="005366B1" w:rsidP="005366B1">
      <w:pPr>
        <w:pStyle w:val="EndNoteBibliography"/>
        <w:spacing w:after="0"/>
        <w:rPr>
          <w:noProof/>
        </w:rPr>
      </w:pPr>
      <w:r w:rsidRPr="005366B1">
        <w:rPr>
          <w:noProof/>
        </w:rPr>
        <w:t xml:space="preserve">[2] Stiegler, J., Von Hoermann, C., Müller, J., Benbow, M.E. &amp; Heurich, M. 2020 Carcass provisioning for scavenger conservation in a temperate forest ecosystem. </w:t>
      </w:r>
      <w:r w:rsidRPr="005366B1">
        <w:rPr>
          <w:i/>
          <w:noProof/>
        </w:rPr>
        <w:t>Ecosphere</w:t>
      </w:r>
      <w:r w:rsidRPr="005366B1">
        <w:rPr>
          <w:noProof/>
        </w:rPr>
        <w:t xml:space="preserve"> </w:t>
      </w:r>
      <w:r w:rsidRPr="005366B1">
        <w:rPr>
          <w:b/>
          <w:noProof/>
        </w:rPr>
        <w:t>11</w:t>
      </w:r>
      <w:r w:rsidRPr="005366B1">
        <w:rPr>
          <w:noProof/>
        </w:rPr>
        <w:t>, e03063.</w:t>
      </w:r>
    </w:p>
    <w:p w14:paraId="4099A4C9" w14:textId="77777777" w:rsidR="005366B1" w:rsidRPr="005366B1" w:rsidRDefault="005366B1" w:rsidP="005366B1">
      <w:pPr>
        <w:pStyle w:val="EndNoteBibliography"/>
        <w:spacing w:after="0"/>
        <w:rPr>
          <w:noProof/>
        </w:rPr>
      </w:pPr>
      <w:r w:rsidRPr="005366B1">
        <w:rPr>
          <w:noProof/>
        </w:rPr>
        <w:t xml:space="preserve">[3] Barton, P.S., Cunningham, S.A., Lindenmayer, D.B. &amp; Manning, A.D. 2013 The role of carrion in maintaining biodiversity and ecological processes in terrestrial ecosystems. </w:t>
      </w:r>
      <w:r w:rsidRPr="005366B1">
        <w:rPr>
          <w:i/>
          <w:noProof/>
        </w:rPr>
        <w:t>Oecologia</w:t>
      </w:r>
      <w:r w:rsidRPr="005366B1">
        <w:rPr>
          <w:noProof/>
        </w:rPr>
        <w:t xml:space="preserve"> </w:t>
      </w:r>
      <w:r w:rsidRPr="005366B1">
        <w:rPr>
          <w:b/>
          <w:noProof/>
        </w:rPr>
        <w:t>171</w:t>
      </w:r>
      <w:r w:rsidRPr="005366B1">
        <w:rPr>
          <w:noProof/>
        </w:rPr>
        <w:t>, 761-772.</w:t>
      </w:r>
    </w:p>
    <w:p w14:paraId="5FA58AB1" w14:textId="77777777" w:rsidR="005366B1" w:rsidRPr="005366B1" w:rsidRDefault="005366B1" w:rsidP="005366B1">
      <w:pPr>
        <w:pStyle w:val="EndNoteBibliography"/>
        <w:spacing w:after="0"/>
        <w:rPr>
          <w:noProof/>
        </w:rPr>
      </w:pPr>
      <w:r w:rsidRPr="005366B1">
        <w:rPr>
          <w:noProof/>
        </w:rPr>
        <w:t xml:space="preserve">[4] Tomberlin, J.K., Barton, B.T., Lashley, M.A. &amp; Jordan, H.R. 2017 Mass mortality events and the role of necrophagous invertebrates. </w:t>
      </w:r>
      <w:r w:rsidRPr="005366B1">
        <w:rPr>
          <w:i/>
          <w:noProof/>
        </w:rPr>
        <w:t>Current Opinion in Insect Science</w:t>
      </w:r>
      <w:r w:rsidRPr="005366B1">
        <w:rPr>
          <w:noProof/>
        </w:rPr>
        <w:t xml:space="preserve"> </w:t>
      </w:r>
      <w:r w:rsidRPr="005366B1">
        <w:rPr>
          <w:b/>
          <w:noProof/>
        </w:rPr>
        <w:t>23</w:t>
      </w:r>
      <w:r w:rsidRPr="005366B1">
        <w:rPr>
          <w:noProof/>
        </w:rPr>
        <w:t>, 7-12.</w:t>
      </w:r>
    </w:p>
    <w:p w14:paraId="3F65CF0F" w14:textId="77777777" w:rsidR="005366B1" w:rsidRPr="005366B1" w:rsidRDefault="005366B1" w:rsidP="005366B1">
      <w:pPr>
        <w:pStyle w:val="EndNoteBibliography"/>
        <w:spacing w:after="0"/>
        <w:rPr>
          <w:noProof/>
        </w:rPr>
      </w:pPr>
      <w:r w:rsidRPr="005366B1">
        <w:rPr>
          <w:noProof/>
        </w:rPr>
        <w:t xml:space="preserve">[5] Scott, M.P. 1998 The ecology and behavior of burying beetles. </w:t>
      </w:r>
      <w:r w:rsidRPr="005366B1">
        <w:rPr>
          <w:i/>
          <w:noProof/>
        </w:rPr>
        <w:t>Annual Review of Entomology</w:t>
      </w:r>
      <w:r w:rsidRPr="005366B1">
        <w:rPr>
          <w:noProof/>
        </w:rPr>
        <w:t xml:space="preserve"> </w:t>
      </w:r>
      <w:r w:rsidRPr="005366B1">
        <w:rPr>
          <w:b/>
          <w:noProof/>
        </w:rPr>
        <w:t>43</w:t>
      </w:r>
      <w:r w:rsidRPr="005366B1">
        <w:rPr>
          <w:noProof/>
        </w:rPr>
        <w:t>, 595-618.</w:t>
      </w:r>
    </w:p>
    <w:p w14:paraId="0E96A9DC" w14:textId="77777777" w:rsidR="005366B1" w:rsidRPr="005366B1" w:rsidRDefault="005366B1" w:rsidP="005366B1">
      <w:pPr>
        <w:pStyle w:val="EndNoteBibliography"/>
        <w:spacing w:after="0"/>
        <w:rPr>
          <w:noProof/>
        </w:rPr>
      </w:pPr>
      <w:r w:rsidRPr="005366B1">
        <w:rPr>
          <w:noProof/>
        </w:rPr>
        <w:t xml:space="preserve">[6] Creighton, J.C. 2005 Population density, body size, and phenotypic plasticity of brood size in a burying beetle. </w:t>
      </w:r>
      <w:r w:rsidRPr="005366B1">
        <w:rPr>
          <w:i/>
          <w:noProof/>
        </w:rPr>
        <w:t>Behavioral Ecology</w:t>
      </w:r>
      <w:r w:rsidRPr="005366B1">
        <w:rPr>
          <w:noProof/>
        </w:rPr>
        <w:t xml:space="preserve"> </w:t>
      </w:r>
      <w:r w:rsidRPr="005366B1">
        <w:rPr>
          <w:b/>
          <w:noProof/>
        </w:rPr>
        <w:t>16</w:t>
      </w:r>
      <w:r w:rsidRPr="005366B1">
        <w:rPr>
          <w:noProof/>
        </w:rPr>
        <w:t>, 1031-1036.</w:t>
      </w:r>
    </w:p>
    <w:p w14:paraId="2096DEFC" w14:textId="77777777" w:rsidR="005366B1" w:rsidRPr="005366B1" w:rsidRDefault="005366B1" w:rsidP="005366B1">
      <w:pPr>
        <w:pStyle w:val="EndNoteBibliography"/>
        <w:spacing w:after="0"/>
        <w:rPr>
          <w:noProof/>
        </w:rPr>
      </w:pPr>
      <w:r w:rsidRPr="005366B1">
        <w:rPr>
          <w:noProof/>
        </w:rPr>
        <w:t xml:space="preserve">[7] Scott, M.P. &amp; Traniello, J.F. 1990 Behavioural and ecological correlates of male and female parental care and reproductive success in burying beetles (Nicrophorus spp.). </w:t>
      </w:r>
      <w:r w:rsidRPr="005366B1">
        <w:rPr>
          <w:i/>
          <w:noProof/>
        </w:rPr>
        <w:t>Animal Behaviour</w:t>
      </w:r>
      <w:r w:rsidRPr="005366B1">
        <w:rPr>
          <w:noProof/>
        </w:rPr>
        <w:t xml:space="preserve"> </w:t>
      </w:r>
      <w:r w:rsidRPr="005366B1">
        <w:rPr>
          <w:b/>
          <w:noProof/>
        </w:rPr>
        <w:t>39</w:t>
      </w:r>
      <w:r w:rsidRPr="005366B1">
        <w:rPr>
          <w:noProof/>
        </w:rPr>
        <w:t>, 274-283.</w:t>
      </w:r>
    </w:p>
    <w:p w14:paraId="712793A0" w14:textId="77777777" w:rsidR="005366B1" w:rsidRPr="005366B1" w:rsidRDefault="005366B1" w:rsidP="005366B1">
      <w:pPr>
        <w:pStyle w:val="EndNoteBibliography"/>
        <w:spacing w:after="0"/>
        <w:rPr>
          <w:noProof/>
        </w:rPr>
      </w:pPr>
      <w:r w:rsidRPr="005366B1">
        <w:rPr>
          <w:noProof/>
        </w:rPr>
        <w:t>[8] Smiseth, P.T., Andrews, C.P., Mattey, S.N. &amp; Mooney, R. 2014 Phenotypic variation in resource acquisition influences trade</w:t>
      </w:r>
      <w:r w:rsidRPr="005366B1">
        <w:rPr>
          <w:rFonts w:ascii="Cambria Math" w:hAnsi="Cambria Math" w:cs="Cambria Math"/>
          <w:noProof/>
        </w:rPr>
        <w:t>‐</w:t>
      </w:r>
      <w:r w:rsidRPr="005366B1">
        <w:rPr>
          <w:noProof/>
        </w:rPr>
        <w:t xml:space="preserve">off between number and mass of offspring in a burying beetle. </w:t>
      </w:r>
      <w:r w:rsidRPr="005366B1">
        <w:rPr>
          <w:i/>
          <w:noProof/>
        </w:rPr>
        <w:t>Journal of Zoology</w:t>
      </w:r>
      <w:r w:rsidRPr="005366B1">
        <w:rPr>
          <w:noProof/>
        </w:rPr>
        <w:t xml:space="preserve"> </w:t>
      </w:r>
      <w:r w:rsidRPr="005366B1">
        <w:rPr>
          <w:b/>
          <w:noProof/>
        </w:rPr>
        <w:t>293</w:t>
      </w:r>
      <w:r w:rsidRPr="005366B1">
        <w:rPr>
          <w:noProof/>
        </w:rPr>
        <w:t>, 80-83.</w:t>
      </w:r>
    </w:p>
    <w:p w14:paraId="36B651AE" w14:textId="77777777" w:rsidR="005366B1" w:rsidRPr="005366B1" w:rsidRDefault="005366B1" w:rsidP="005366B1">
      <w:pPr>
        <w:pStyle w:val="EndNoteBibliography"/>
        <w:spacing w:after="0"/>
        <w:rPr>
          <w:noProof/>
        </w:rPr>
      </w:pPr>
      <w:r w:rsidRPr="005366B1">
        <w:rPr>
          <w:noProof/>
        </w:rPr>
        <w:t xml:space="preserve">[9] Trumbo, S.T. 1992 Monogamy to communal breeding: exploitation of a broad resource base by burying beetles (Nicrophorus). </w:t>
      </w:r>
      <w:r w:rsidRPr="005366B1">
        <w:rPr>
          <w:i/>
          <w:noProof/>
        </w:rPr>
        <w:t>Ecological Entomology</w:t>
      </w:r>
      <w:r w:rsidRPr="005366B1">
        <w:rPr>
          <w:noProof/>
        </w:rPr>
        <w:t xml:space="preserve"> </w:t>
      </w:r>
      <w:r w:rsidRPr="005366B1">
        <w:rPr>
          <w:b/>
          <w:noProof/>
        </w:rPr>
        <w:t>17</w:t>
      </w:r>
      <w:r w:rsidRPr="005366B1">
        <w:rPr>
          <w:noProof/>
        </w:rPr>
        <w:t>, 289-298.</w:t>
      </w:r>
    </w:p>
    <w:p w14:paraId="3A4B5950" w14:textId="77777777" w:rsidR="005366B1" w:rsidRPr="005366B1" w:rsidRDefault="005366B1" w:rsidP="005366B1">
      <w:pPr>
        <w:pStyle w:val="EndNoteBibliography"/>
        <w:spacing w:after="0"/>
        <w:rPr>
          <w:noProof/>
        </w:rPr>
      </w:pPr>
      <w:r w:rsidRPr="005366B1">
        <w:rPr>
          <w:noProof/>
        </w:rPr>
        <w:t xml:space="preserve">[10] Hopwood, P.E., Moore, A.J., Tregenza, T. &amp; Royle, N.J. 2016 Niche variation and the maintenance of variation in body size in a burying beetle. </w:t>
      </w:r>
      <w:r w:rsidRPr="005366B1">
        <w:rPr>
          <w:i/>
          <w:noProof/>
        </w:rPr>
        <w:t>Ecological Entomology</w:t>
      </w:r>
      <w:r w:rsidRPr="005366B1">
        <w:rPr>
          <w:noProof/>
        </w:rPr>
        <w:t xml:space="preserve"> </w:t>
      </w:r>
      <w:r w:rsidRPr="005366B1">
        <w:rPr>
          <w:b/>
          <w:noProof/>
        </w:rPr>
        <w:t>41</w:t>
      </w:r>
      <w:r w:rsidRPr="005366B1">
        <w:rPr>
          <w:noProof/>
        </w:rPr>
        <w:t>, 96-104.</w:t>
      </w:r>
    </w:p>
    <w:p w14:paraId="6F3DE8D4" w14:textId="77777777" w:rsidR="005366B1" w:rsidRPr="005366B1" w:rsidRDefault="005366B1" w:rsidP="005366B1">
      <w:pPr>
        <w:pStyle w:val="EndNoteBibliography"/>
        <w:spacing w:after="0"/>
        <w:rPr>
          <w:noProof/>
        </w:rPr>
      </w:pPr>
      <w:r w:rsidRPr="005366B1">
        <w:rPr>
          <w:noProof/>
        </w:rPr>
        <w:t xml:space="preserve">[11] Müller, J.K., Eggert, A.-K. &amp; Furlkröger, E. 1990 Clutch size regulation in the burying beetle Necrophorus vespilloides Herbst (Coleoptera: Silphidae). </w:t>
      </w:r>
      <w:r w:rsidRPr="005366B1">
        <w:rPr>
          <w:i/>
          <w:noProof/>
        </w:rPr>
        <w:t>Journal of Insect Behavior</w:t>
      </w:r>
      <w:r w:rsidRPr="005366B1">
        <w:rPr>
          <w:noProof/>
        </w:rPr>
        <w:t xml:space="preserve"> </w:t>
      </w:r>
      <w:r w:rsidRPr="005366B1">
        <w:rPr>
          <w:b/>
          <w:noProof/>
        </w:rPr>
        <w:t>3</w:t>
      </w:r>
      <w:r w:rsidRPr="005366B1">
        <w:rPr>
          <w:noProof/>
        </w:rPr>
        <w:t>, 265–270.</w:t>
      </w:r>
    </w:p>
    <w:p w14:paraId="63231C66" w14:textId="77777777" w:rsidR="005366B1" w:rsidRPr="005366B1" w:rsidRDefault="005366B1" w:rsidP="005366B1">
      <w:pPr>
        <w:pStyle w:val="EndNoteBibliography"/>
        <w:spacing w:after="0"/>
        <w:rPr>
          <w:noProof/>
        </w:rPr>
      </w:pPr>
      <w:r w:rsidRPr="005366B1">
        <w:rPr>
          <w:noProof/>
        </w:rPr>
        <w:t xml:space="preserve">[12] Bartlett, J. 1987 Filial cannibalism in burying beetles. </w:t>
      </w:r>
      <w:r w:rsidRPr="005366B1">
        <w:rPr>
          <w:i/>
          <w:noProof/>
        </w:rPr>
        <w:t>Behavioral Ecology and Sociobiology</w:t>
      </w:r>
      <w:r w:rsidRPr="005366B1">
        <w:rPr>
          <w:noProof/>
        </w:rPr>
        <w:t xml:space="preserve"> </w:t>
      </w:r>
      <w:r w:rsidRPr="005366B1">
        <w:rPr>
          <w:b/>
          <w:noProof/>
        </w:rPr>
        <w:t>21</w:t>
      </w:r>
      <w:r w:rsidRPr="005366B1">
        <w:rPr>
          <w:noProof/>
        </w:rPr>
        <w:t>, 179-183.</w:t>
      </w:r>
    </w:p>
    <w:p w14:paraId="4BC10A0C" w14:textId="77777777" w:rsidR="005366B1" w:rsidRPr="005366B1" w:rsidRDefault="005366B1" w:rsidP="005366B1">
      <w:pPr>
        <w:pStyle w:val="EndNoteBibliography"/>
        <w:spacing w:after="0"/>
        <w:rPr>
          <w:noProof/>
        </w:rPr>
      </w:pPr>
      <w:r w:rsidRPr="005366B1">
        <w:rPr>
          <w:noProof/>
        </w:rPr>
        <w:t xml:space="preserve">[13] Creighton, J.C., Heflin, N.D. &amp; Belk, M.C. 2009 Cost of reproduction, resource quality, and terminal investment in a burying beetle. </w:t>
      </w:r>
      <w:r w:rsidRPr="005366B1">
        <w:rPr>
          <w:i/>
          <w:noProof/>
        </w:rPr>
        <w:t>The American Naturalist</w:t>
      </w:r>
      <w:r w:rsidRPr="005366B1">
        <w:rPr>
          <w:noProof/>
        </w:rPr>
        <w:t xml:space="preserve"> </w:t>
      </w:r>
      <w:r w:rsidRPr="005366B1">
        <w:rPr>
          <w:b/>
          <w:noProof/>
        </w:rPr>
        <w:t>174</w:t>
      </w:r>
      <w:r w:rsidRPr="005366B1">
        <w:rPr>
          <w:noProof/>
        </w:rPr>
        <w:t>, 673-684.</w:t>
      </w:r>
    </w:p>
    <w:p w14:paraId="52F8663B" w14:textId="77777777" w:rsidR="005366B1" w:rsidRPr="005366B1" w:rsidRDefault="005366B1" w:rsidP="005366B1">
      <w:pPr>
        <w:pStyle w:val="EndNoteBibliography"/>
        <w:spacing w:after="0"/>
        <w:rPr>
          <w:noProof/>
        </w:rPr>
      </w:pPr>
      <w:r w:rsidRPr="005366B1">
        <w:rPr>
          <w:noProof/>
        </w:rPr>
        <w:t xml:space="preserve">[14] Belk, M.C., Meyers, P.J. &amp; Creighton, J.C. 2021 Bigger Is Better, Sometimes: The Interaction between Body Size and Carcass Size </w:t>
      </w:r>
      <w:r w:rsidRPr="005366B1">
        <w:rPr>
          <w:noProof/>
        </w:rPr>
        <w:lastRenderedPageBreak/>
        <w:t xml:space="preserve">Determines Fitness, Reproductive Strategies, and Senescence in Two Species of Burying Beetles. </w:t>
      </w:r>
      <w:r w:rsidRPr="005366B1">
        <w:rPr>
          <w:i/>
          <w:noProof/>
        </w:rPr>
        <w:t>Diversity</w:t>
      </w:r>
      <w:r w:rsidRPr="005366B1">
        <w:rPr>
          <w:noProof/>
        </w:rPr>
        <w:t xml:space="preserve"> </w:t>
      </w:r>
      <w:r w:rsidRPr="005366B1">
        <w:rPr>
          <w:b/>
          <w:noProof/>
        </w:rPr>
        <w:t>13</w:t>
      </w:r>
      <w:r w:rsidRPr="005366B1">
        <w:rPr>
          <w:noProof/>
        </w:rPr>
        <w:t>, 662.</w:t>
      </w:r>
    </w:p>
    <w:p w14:paraId="3A62D75B" w14:textId="77777777" w:rsidR="005366B1" w:rsidRPr="005366B1" w:rsidRDefault="005366B1" w:rsidP="005366B1">
      <w:pPr>
        <w:pStyle w:val="EndNoteBibliography"/>
        <w:spacing w:after="0"/>
        <w:rPr>
          <w:noProof/>
        </w:rPr>
      </w:pPr>
      <w:r w:rsidRPr="005366B1">
        <w:rPr>
          <w:noProof/>
        </w:rPr>
        <w:t xml:space="preserve">[15] Weldon, L., Abolins, S., Lenzi, L., Bourne, C., Riley, E.M. &amp; Viney, M. 2015 The gut microbiota of wild mice. </w:t>
      </w:r>
      <w:r w:rsidRPr="005366B1">
        <w:rPr>
          <w:i/>
          <w:noProof/>
        </w:rPr>
        <w:t>PLoS One</w:t>
      </w:r>
      <w:r w:rsidRPr="005366B1">
        <w:rPr>
          <w:noProof/>
        </w:rPr>
        <w:t xml:space="preserve"> </w:t>
      </w:r>
      <w:r w:rsidRPr="005366B1">
        <w:rPr>
          <w:b/>
          <w:noProof/>
        </w:rPr>
        <w:t>10</w:t>
      </w:r>
      <w:r w:rsidRPr="005366B1">
        <w:rPr>
          <w:noProof/>
        </w:rPr>
        <w:t>, e0134643.</w:t>
      </w:r>
    </w:p>
    <w:p w14:paraId="3F47E1FC" w14:textId="77777777" w:rsidR="005366B1" w:rsidRPr="005366B1" w:rsidRDefault="005366B1" w:rsidP="005366B1">
      <w:pPr>
        <w:pStyle w:val="EndNoteBibliography"/>
        <w:spacing w:after="0"/>
        <w:rPr>
          <w:noProof/>
        </w:rPr>
      </w:pPr>
      <w:r w:rsidRPr="005366B1">
        <w:rPr>
          <w:noProof/>
        </w:rPr>
        <w:t xml:space="preserve">[16] Shukla, S.P., Plata, C., Reichelt, M., Steiger, S., Heckel, D.G., Kaltenpoth, M., Vilcinskas, A. &amp; Vogel, H. 2018 Microbiome-assisted carrion preservation aids larval development in a burying beetle. </w:t>
      </w:r>
      <w:r w:rsidRPr="005366B1">
        <w:rPr>
          <w:i/>
          <w:noProof/>
        </w:rPr>
        <w:t>Proceedings of the National Academy of Sciences</w:t>
      </w:r>
      <w:r w:rsidRPr="005366B1">
        <w:rPr>
          <w:noProof/>
        </w:rPr>
        <w:t xml:space="preserve"> </w:t>
      </w:r>
      <w:r w:rsidRPr="005366B1">
        <w:rPr>
          <w:b/>
          <w:noProof/>
        </w:rPr>
        <w:t>115</w:t>
      </w:r>
      <w:r w:rsidRPr="005366B1">
        <w:rPr>
          <w:noProof/>
        </w:rPr>
        <w:t>, 11274-11279.</w:t>
      </w:r>
    </w:p>
    <w:p w14:paraId="3F8C6038" w14:textId="77777777" w:rsidR="005366B1" w:rsidRPr="005366B1" w:rsidRDefault="005366B1" w:rsidP="005366B1">
      <w:pPr>
        <w:pStyle w:val="EndNoteBibliography"/>
        <w:spacing w:after="0"/>
        <w:rPr>
          <w:noProof/>
        </w:rPr>
      </w:pPr>
      <w:r w:rsidRPr="005366B1">
        <w:rPr>
          <w:noProof/>
        </w:rPr>
        <w:t xml:space="preserve">[17] Hocking, M., Ring, R. &amp; Reimchen, T. 2006 Burying beetle Nicrophorus investigator reproduction on Pacific salmon carcasses. </w:t>
      </w:r>
      <w:r w:rsidRPr="005366B1">
        <w:rPr>
          <w:i/>
          <w:noProof/>
        </w:rPr>
        <w:t>Ecological Entomology</w:t>
      </w:r>
      <w:r w:rsidRPr="005366B1">
        <w:rPr>
          <w:noProof/>
        </w:rPr>
        <w:t xml:space="preserve"> </w:t>
      </w:r>
      <w:r w:rsidRPr="005366B1">
        <w:rPr>
          <w:b/>
          <w:noProof/>
        </w:rPr>
        <w:t>31</w:t>
      </w:r>
      <w:r w:rsidRPr="005366B1">
        <w:rPr>
          <w:noProof/>
        </w:rPr>
        <w:t>, 5-12.</w:t>
      </w:r>
    </w:p>
    <w:p w14:paraId="4286B231" w14:textId="77777777" w:rsidR="005366B1" w:rsidRPr="005366B1" w:rsidRDefault="005366B1" w:rsidP="005366B1">
      <w:pPr>
        <w:pStyle w:val="EndNoteBibliography"/>
        <w:spacing w:after="0"/>
        <w:rPr>
          <w:noProof/>
        </w:rPr>
      </w:pPr>
      <w:r w:rsidRPr="005366B1">
        <w:rPr>
          <w:noProof/>
        </w:rPr>
        <w:t>[18] May, E.M. &amp; El</w:t>
      </w:r>
      <w:r w:rsidRPr="005366B1">
        <w:rPr>
          <w:rFonts w:ascii="Cambria Math" w:hAnsi="Cambria Math" w:cs="Cambria Math"/>
          <w:noProof/>
        </w:rPr>
        <w:t>‐</w:t>
      </w:r>
      <w:r w:rsidRPr="005366B1">
        <w:rPr>
          <w:noProof/>
        </w:rPr>
        <w:t>Sabaawi, R.W. 2022 Life stage and taxonomy the most important factors determining vertebrate stoichiometry: A meta</w:t>
      </w:r>
      <w:r w:rsidRPr="005366B1">
        <w:rPr>
          <w:rFonts w:ascii="Cambria Math" w:hAnsi="Cambria Math" w:cs="Cambria Math"/>
          <w:noProof/>
        </w:rPr>
        <w:t>‐</w:t>
      </w:r>
      <w:r w:rsidRPr="005366B1">
        <w:rPr>
          <w:noProof/>
        </w:rPr>
        <w:t xml:space="preserve">analysis. </w:t>
      </w:r>
      <w:r w:rsidRPr="005366B1">
        <w:rPr>
          <w:i/>
          <w:noProof/>
        </w:rPr>
        <w:t>Ecology and Evolution</w:t>
      </w:r>
      <w:r w:rsidRPr="005366B1">
        <w:rPr>
          <w:noProof/>
        </w:rPr>
        <w:t xml:space="preserve"> </w:t>
      </w:r>
      <w:r w:rsidRPr="005366B1">
        <w:rPr>
          <w:b/>
          <w:noProof/>
        </w:rPr>
        <w:t>12</w:t>
      </w:r>
      <w:r w:rsidRPr="005366B1">
        <w:rPr>
          <w:noProof/>
        </w:rPr>
        <w:t>, e9354.</w:t>
      </w:r>
    </w:p>
    <w:p w14:paraId="09F18B4E" w14:textId="77777777" w:rsidR="005366B1" w:rsidRPr="005366B1" w:rsidRDefault="005366B1" w:rsidP="005366B1">
      <w:pPr>
        <w:pStyle w:val="EndNoteBibliography"/>
        <w:spacing w:after="0"/>
        <w:rPr>
          <w:noProof/>
        </w:rPr>
      </w:pPr>
      <w:r w:rsidRPr="005366B1">
        <w:rPr>
          <w:noProof/>
        </w:rPr>
        <w:t xml:space="preserve">[19] Scriber, J. &amp; Slansky Jr, F. 1981 The nutritional ecology of immature insects. </w:t>
      </w:r>
      <w:r w:rsidRPr="005366B1">
        <w:rPr>
          <w:i/>
          <w:noProof/>
        </w:rPr>
        <w:t>Annual Review of Entomology</w:t>
      </w:r>
      <w:r w:rsidRPr="005366B1">
        <w:rPr>
          <w:noProof/>
        </w:rPr>
        <w:t xml:space="preserve"> </w:t>
      </w:r>
      <w:r w:rsidRPr="005366B1">
        <w:rPr>
          <w:b/>
          <w:noProof/>
        </w:rPr>
        <w:t>26</w:t>
      </w:r>
      <w:r w:rsidRPr="005366B1">
        <w:rPr>
          <w:noProof/>
        </w:rPr>
        <w:t>, 183-211.</w:t>
      </w:r>
    </w:p>
    <w:p w14:paraId="7DC4084E" w14:textId="77777777" w:rsidR="005366B1" w:rsidRPr="005366B1" w:rsidRDefault="005366B1" w:rsidP="005366B1">
      <w:pPr>
        <w:pStyle w:val="EndNoteBibliography"/>
        <w:spacing w:after="0"/>
        <w:rPr>
          <w:noProof/>
        </w:rPr>
      </w:pPr>
      <w:r w:rsidRPr="005366B1">
        <w:rPr>
          <w:noProof/>
        </w:rPr>
        <w:t>[20] Monteith, K.M., Andrews, C. &amp; Smiseth, P.T. 2012 Post</w:t>
      </w:r>
      <w:r w:rsidRPr="005366B1">
        <w:rPr>
          <w:rFonts w:ascii="Cambria Math" w:hAnsi="Cambria Math" w:cs="Cambria Math"/>
          <w:noProof/>
        </w:rPr>
        <w:t>‐</w:t>
      </w:r>
      <w:r w:rsidRPr="005366B1">
        <w:rPr>
          <w:noProof/>
        </w:rPr>
        <w:t xml:space="preserve">hatching parental care masks the effects of egg size on offspring fitness: a removal experiment on burying beetles. </w:t>
      </w:r>
      <w:r w:rsidRPr="005366B1">
        <w:rPr>
          <w:i/>
          <w:noProof/>
        </w:rPr>
        <w:t>Journal of Evolutionary Biology</w:t>
      </w:r>
      <w:r w:rsidRPr="005366B1">
        <w:rPr>
          <w:noProof/>
        </w:rPr>
        <w:t xml:space="preserve"> </w:t>
      </w:r>
      <w:r w:rsidRPr="005366B1">
        <w:rPr>
          <w:b/>
          <w:noProof/>
        </w:rPr>
        <w:t>25</w:t>
      </w:r>
      <w:r w:rsidRPr="005366B1">
        <w:rPr>
          <w:noProof/>
        </w:rPr>
        <w:t>, 1815-1822.</w:t>
      </w:r>
    </w:p>
    <w:p w14:paraId="0EE90DDA" w14:textId="77777777" w:rsidR="005366B1" w:rsidRPr="005366B1" w:rsidRDefault="005366B1" w:rsidP="005366B1">
      <w:pPr>
        <w:pStyle w:val="EndNoteBibliography"/>
        <w:spacing w:after="0"/>
        <w:rPr>
          <w:noProof/>
        </w:rPr>
      </w:pPr>
      <w:r w:rsidRPr="005366B1">
        <w:rPr>
          <w:noProof/>
        </w:rPr>
        <w:t xml:space="preserve">[21] Bartlett, J. &amp; Ashworth, C. 1988 Brood size and fitness in Nicrophorus vespilloides (Coleoptera: Silphidae). </w:t>
      </w:r>
      <w:r w:rsidRPr="005366B1">
        <w:rPr>
          <w:i/>
          <w:noProof/>
        </w:rPr>
        <w:t>Behavioral Ecology and Sociobiology</w:t>
      </w:r>
      <w:r w:rsidRPr="005366B1">
        <w:rPr>
          <w:noProof/>
        </w:rPr>
        <w:t xml:space="preserve"> </w:t>
      </w:r>
      <w:r w:rsidRPr="005366B1">
        <w:rPr>
          <w:b/>
          <w:noProof/>
        </w:rPr>
        <w:t>22</w:t>
      </w:r>
      <w:r w:rsidRPr="005366B1">
        <w:rPr>
          <w:noProof/>
        </w:rPr>
        <w:t>, 429-434.</w:t>
      </w:r>
    </w:p>
    <w:p w14:paraId="478024C6" w14:textId="77777777" w:rsidR="005366B1" w:rsidRPr="005366B1" w:rsidRDefault="005366B1" w:rsidP="005366B1">
      <w:pPr>
        <w:pStyle w:val="EndNoteBibliography"/>
        <w:spacing w:after="0"/>
        <w:rPr>
          <w:noProof/>
        </w:rPr>
      </w:pPr>
      <w:r w:rsidRPr="005366B1">
        <w:rPr>
          <w:noProof/>
        </w:rPr>
        <w:t>[22] Richardson, J. &amp; Smiseth, P.T. 2020 Effects of variation in resource acquisition during different stages of the life cycle on life</w:t>
      </w:r>
      <w:r w:rsidRPr="005366B1">
        <w:rPr>
          <w:rFonts w:ascii="Cambria Math" w:hAnsi="Cambria Math" w:cs="Cambria Math"/>
          <w:noProof/>
        </w:rPr>
        <w:t>‐</w:t>
      </w:r>
      <w:r w:rsidRPr="005366B1">
        <w:rPr>
          <w:noProof/>
        </w:rPr>
        <w:t>history traits and trade</w:t>
      </w:r>
      <w:r w:rsidRPr="005366B1">
        <w:rPr>
          <w:rFonts w:ascii="Cambria Math" w:hAnsi="Cambria Math" w:cs="Cambria Math"/>
          <w:noProof/>
        </w:rPr>
        <w:t>‐</w:t>
      </w:r>
      <w:r w:rsidRPr="005366B1">
        <w:rPr>
          <w:noProof/>
        </w:rPr>
        <w:t xml:space="preserve">offs in a burying beetle. </w:t>
      </w:r>
      <w:r w:rsidRPr="005366B1">
        <w:rPr>
          <w:i/>
          <w:noProof/>
        </w:rPr>
        <w:t>Journal of Evolutionary Biology</w:t>
      </w:r>
      <w:r w:rsidRPr="005366B1">
        <w:rPr>
          <w:noProof/>
        </w:rPr>
        <w:t xml:space="preserve"> </w:t>
      </w:r>
      <w:r w:rsidRPr="005366B1">
        <w:rPr>
          <w:b/>
          <w:noProof/>
        </w:rPr>
        <w:t>32</w:t>
      </w:r>
      <w:r w:rsidRPr="005366B1">
        <w:rPr>
          <w:noProof/>
        </w:rPr>
        <w:t>, 19-30.</w:t>
      </w:r>
    </w:p>
    <w:p w14:paraId="6B3149CE" w14:textId="77777777" w:rsidR="005366B1" w:rsidRPr="005366B1" w:rsidRDefault="005366B1" w:rsidP="005366B1">
      <w:pPr>
        <w:pStyle w:val="EndNoteBibliography"/>
        <w:spacing w:after="0"/>
        <w:rPr>
          <w:noProof/>
        </w:rPr>
      </w:pPr>
      <w:r w:rsidRPr="005366B1">
        <w:rPr>
          <w:noProof/>
        </w:rPr>
        <w:t xml:space="preserve">[23] Tessier, A.J. &amp; Consolatti, N.L. 1991 Resource quantity and offspring quality in Daphnia. </w:t>
      </w:r>
      <w:r w:rsidRPr="005366B1">
        <w:rPr>
          <w:i/>
          <w:noProof/>
        </w:rPr>
        <w:t>Ecology</w:t>
      </w:r>
      <w:r w:rsidRPr="005366B1">
        <w:rPr>
          <w:noProof/>
        </w:rPr>
        <w:t xml:space="preserve"> </w:t>
      </w:r>
      <w:r w:rsidRPr="005366B1">
        <w:rPr>
          <w:b/>
          <w:noProof/>
        </w:rPr>
        <w:t>72</w:t>
      </w:r>
      <w:r w:rsidRPr="005366B1">
        <w:rPr>
          <w:noProof/>
        </w:rPr>
        <w:t>, 468-478.</w:t>
      </w:r>
    </w:p>
    <w:p w14:paraId="7B8840A9" w14:textId="77777777" w:rsidR="005366B1" w:rsidRPr="005366B1" w:rsidRDefault="005366B1" w:rsidP="005366B1">
      <w:pPr>
        <w:pStyle w:val="EndNoteBibliography"/>
        <w:spacing w:after="0"/>
        <w:rPr>
          <w:noProof/>
        </w:rPr>
      </w:pPr>
      <w:r w:rsidRPr="005366B1">
        <w:rPr>
          <w:noProof/>
        </w:rPr>
        <w:t xml:space="preserve">[24] Boggs, C.L. 2009 Understanding insect life histories and senescence through a resource allocation lens. </w:t>
      </w:r>
      <w:r w:rsidRPr="005366B1">
        <w:rPr>
          <w:i/>
          <w:noProof/>
        </w:rPr>
        <w:t>Functional Ecology</w:t>
      </w:r>
      <w:r w:rsidRPr="005366B1">
        <w:rPr>
          <w:noProof/>
        </w:rPr>
        <w:t xml:space="preserve"> </w:t>
      </w:r>
      <w:r w:rsidRPr="005366B1">
        <w:rPr>
          <w:b/>
          <w:noProof/>
        </w:rPr>
        <w:t>23</w:t>
      </w:r>
      <w:r w:rsidRPr="005366B1">
        <w:rPr>
          <w:noProof/>
        </w:rPr>
        <w:t>, 27-37.</w:t>
      </w:r>
    </w:p>
    <w:p w14:paraId="76029A3B" w14:textId="77777777" w:rsidR="005366B1" w:rsidRPr="005366B1" w:rsidRDefault="005366B1" w:rsidP="005366B1">
      <w:pPr>
        <w:pStyle w:val="EndNoteBibliography"/>
        <w:spacing w:after="0"/>
        <w:rPr>
          <w:noProof/>
        </w:rPr>
      </w:pPr>
      <w:r w:rsidRPr="005366B1">
        <w:rPr>
          <w:noProof/>
        </w:rPr>
        <w:t xml:space="preserve">[25] Woelber, B.K., Hall, C.L. &amp; Howard, D.R. 2018 Environmental cues influence parental brood structure decisions in the burying beetle Nicrophorus marginatus. </w:t>
      </w:r>
      <w:r w:rsidRPr="005366B1">
        <w:rPr>
          <w:i/>
          <w:noProof/>
        </w:rPr>
        <w:t>Journal of Ethology</w:t>
      </w:r>
      <w:r w:rsidRPr="005366B1">
        <w:rPr>
          <w:noProof/>
        </w:rPr>
        <w:t xml:space="preserve"> </w:t>
      </w:r>
      <w:r w:rsidRPr="005366B1">
        <w:rPr>
          <w:b/>
          <w:noProof/>
        </w:rPr>
        <w:t>36</w:t>
      </w:r>
      <w:r w:rsidRPr="005366B1">
        <w:rPr>
          <w:noProof/>
        </w:rPr>
        <w:t>, 55-64.</w:t>
      </w:r>
    </w:p>
    <w:p w14:paraId="72AACEE9" w14:textId="77777777" w:rsidR="005366B1" w:rsidRPr="005366B1" w:rsidRDefault="005366B1" w:rsidP="005366B1">
      <w:pPr>
        <w:pStyle w:val="EndNoteBibliography"/>
        <w:spacing w:after="0"/>
        <w:rPr>
          <w:noProof/>
        </w:rPr>
      </w:pPr>
      <w:r w:rsidRPr="005366B1">
        <w:rPr>
          <w:noProof/>
        </w:rPr>
        <w:t xml:space="preserve">[26] Sun, S.-J., Catherall, A.M., Pascoal, S., Jarrett, B.J., Miller, S.E., Sheehan, M.J. &amp; Kilner, R.M. 2020 Rapid local adaptation linked with phenotypic plasticity. </w:t>
      </w:r>
      <w:r w:rsidRPr="005366B1">
        <w:rPr>
          <w:i/>
          <w:noProof/>
        </w:rPr>
        <w:t>Evolution Letters</w:t>
      </w:r>
      <w:r w:rsidRPr="005366B1">
        <w:rPr>
          <w:noProof/>
        </w:rPr>
        <w:t xml:space="preserve"> </w:t>
      </w:r>
      <w:r w:rsidRPr="005366B1">
        <w:rPr>
          <w:b/>
          <w:noProof/>
        </w:rPr>
        <w:t>4</w:t>
      </w:r>
      <w:r w:rsidRPr="005366B1">
        <w:rPr>
          <w:noProof/>
        </w:rPr>
        <w:t>, 345-359.</w:t>
      </w:r>
    </w:p>
    <w:p w14:paraId="6907FEAB" w14:textId="77777777" w:rsidR="005366B1" w:rsidRPr="005366B1" w:rsidRDefault="005366B1" w:rsidP="005366B1">
      <w:pPr>
        <w:pStyle w:val="EndNoteBibliography"/>
        <w:spacing w:after="0"/>
        <w:rPr>
          <w:noProof/>
        </w:rPr>
      </w:pPr>
      <w:r w:rsidRPr="005366B1">
        <w:rPr>
          <w:noProof/>
        </w:rPr>
        <w:t xml:space="preserve">[27] Al Shareefi, E. &amp; Cotter, S.C. 2018 The nutritional ecology of maturation in a carnivorous insect. </w:t>
      </w:r>
      <w:r w:rsidRPr="005366B1">
        <w:rPr>
          <w:i/>
          <w:noProof/>
        </w:rPr>
        <w:t>Behavioral Ecology</w:t>
      </w:r>
      <w:r w:rsidRPr="005366B1">
        <w:rPr>
          <w:noProof/>
        </w:rPr>
        <w:t xml:space="preserve"> </w:t>
      </w:r>
      <w:r w:rsidRPr="005366B1">
        <w:rPr>
          <w:b/>
          <w:noProof/>
        </w:rPr>
        <w:t>30</w:t>
      </w:r>
      <w:r w:rsidRPr="005366B1">
        <w:rPr>
          <w:noProof/>
        </w:rPr>
        <w:t>, 256-266. (doi:10.1093/beheco/ary142).</w:t>
      </w:r>
    </w:p>
    <w:p w14:paraId="518092BF" w14:textId="77777777" w:rsidR="005366B1" w:rsidRPr="005366B1" w:rsidRDefault="005366B1" w:rsidP="005366B1">
      <w:pPr>
        <w:pStyle w:val="EndNoteBibliography"/>
        <w:spacing w:after="0"/>
        <w:rPr>
          <w:noProof/>
        </w:rPr>
      </w:pPr>
      <w:r w:rsidRPr="005366B1">
        <w:rPr>
          <w:noProof/>
        </w:rPr>
        <w:t xml:space="preserve">[28] Saini, R.K., Prasad, P., Shang, X. &amp; Keum, Y.-S. 2021 Advances in lipid extraction methods—a review. </w:t>
      </w:r>
      <w:r w:rsidRPr="005366B1">
        <w:rPr>
          <w:i/>
          <w:noProof/>
        </w:rPr>
        <w:t>International Journal of Molecular Sciences</w:t>
      </w:r>
      <w:r w:rsidRPr="005366B1">
        <w:rPr>
          <w:noProof/>
        </w:rPr>
        <w:t xml:space="preserve"> </w:t>
      </w:r>
      <w:r w:rsidRPr="005366B1">
        <w:rPr>
          <w:b/>
          <w:noProof/>
        </w:rPr>
        <w:t>22</w:t>
      </w:r>
      <w:r w:rsidRPr="005366B1">
        <w:rPr>
          <w:noProof/>
        </w:rPr>
        <w:t>, 13643.</w:t>
      </w:r>
    </w:p>
    <w:p w14:paraId="7E78A066" w14:textId="77777777" w:rsidR="005366B1" w:rsidRPr="005366B1" w:rsidRDefault="005366B1" w:rsidP="005366B1">
      <w:pPr>
        <w:pStyle w:val="EndNoteBibliography"/>
        <w:spacing w:after="0"/>
        <w:rPr>
          <w:noProof/>
        </w:rPr>
      </w:pPr>
      <w:r w:rsidRPr="005366B1">
        <w:rPr>
          <w:noProof/>
        </w:rPr>
        <w:lastRenderedPageBreak/>
        <w:t xml:space="preserve">[29] Brooks, M.E., Kristensen, K., van Benthem, K.J., Magnusson, A., Berg, C.W., Nielsen, A., Skaug, H.J., Maechler, M. &amp; Bolker, B.M. 2017 glmmTMB Balances Speed and Flexibility Among Packages for Zero-inflated Generalized Linear Mixed Modeling. </w:t>
      </w:r>
      <w:r w:rsidRPr="005366B1">
        <w:rPr>
          <w:i/>
          <w:noProof/>
        </w:rPr>
        <w:t>The R Journal</w:t>
      </w:r>
      <w:r w:rsidRPr="005366B1">
        <w:rPr>
          <w:noProof/>
        </w:rPr>
        <w:t xml:space="preserve"> </w:t>
      </w:r>
      <w:r w:rsidRPr="005366B1">
        <w:rPr>
          <w:b/>
          <w:noProof/>
        </w:rPr>
        <w:t>9</w:t>
      </w:r>
      <w:r w:rsidRPr="005366B1">
        <w:rPr>
          <w:noProof/>
        </w:rPr>
        <w:t>, 378-400. (doi:10.32614/RJ-2017-066).</w:t>
      </w:r>
    </w:p>
    <w:p w14:paraId="04EE0384" w14:textId="77777777" w:rsidR="005366B1" w:rsidRPr="005366B1" w:rsidRDefault="005366B1" w:rsidP="005366B1">
      <w:pPr>
        <w:pStyle w:val="EndNoteBibliography"/>
        <w:spacing w:after="0"/>
        <w:rPr>
          <w:noProof/>
        </w:rPr>
      </w:pPr>
      <w:r w:rsidRPr="005366B1">
        <w:rPr>
          <w:noProof/>
        </w:rPr>
        <w:t>[30] Hartig, F. 2022 DHARMa: Residual Diagnostics for Hierarchical (Multi-Level / Mixed) Regression Models.  (</w:t>
      </w:r>
    </w:p>
    <w:p w14:paraId="1CA7F31C" w14:textId="77777777" w:rsidR="005366B1" w:rsidRPr="005366B1" w:rsidRDefault="005366B1" w:rsidP="005366B1">
      <w:pPr>
        <w:pStyle w:val="EndNoteBibliography"/>
        <w:spacing w:after="0"/>
        <w:rPr>
          <w:noProof/>
        </w:rPr>
      </w:pPr>
      <w:r w:rsidRPr="005366B1">
        <w:rPr>
          <w:noProof/>
        </w:rPr>
        <w:t xml:space="preserve">[31] Fox, J. &amp; Weisberg, S. 2019 </w:t>
      </w:r>
      <w:r w:rsidRPr="005366B1">
        <w:rPr>
          <w:i/>
          <w:noProof/>
        </w:rPr>
        <w:t>An R Companion to Applied Regression</w:t>
      </w:r>
      <w:r w:rsidRPr="005366B1">
        <w:rPr>
          <w:noProof/>
        </w:rPr>
        <w:t>. Third ed. Thousand Oaks CA, Sage.</w:t>
      </w:r>
    </w:p>
    <w:p w14:paraId="3EDBFED9" w14:textId="77777777" w:rsidR="005366B1" w:rsidRPr="005366B1" w:rsidRDefault="005366B1" w:rsidP="005366B1">
      <w:pPr>
        <w:pStyle w:val="EndNoteBibliography"/>
        <w:spacing w:after="0"/>
        <w:rPr>
          <w:noProof/>
        </w:rPr>
      </w:pPr>
      <w:r w:rsidRPr="005366B1">
        <w:rPr>
          <w:noProof/>
        </w:rPr>
        <w:t>[32] Lenth, R.V. 2024 emmeans: Estimated Marginal Means, aka Least-Squares Means.  (</w:t>
      </w:r>
    </w:p>
    <w:p w14:paraId="1AFE6449" w14:textId="77777777" w:rsidR="005366B1" w:rsidRPr="005366B1" w:rsidRDefault="005366B1" w:rsidP="005366B1">
      <w:pPr>
        <w:pStyle w:val="EndNoteBibliography"/>
        <w:spacing w:after="0"/>
        <w:rPr>
          <w:noProof/>
        </w:rPr>
      </w:pPr>
      <w:r w:rsidRPr="005366B1">
        <w:rPr>
          <w:noProof/>
        </w:rPr>
        <w:t>[33] R Core Team. 2024 R: A Language and Environment for Statistical Computing.  (Vienna, Austria.</w:t>
      </w:r>
    </w:p>
    <w:p w14:paraId="1731CDC5" w14:textId="77777777" w:rsidR="005366B1" w:rsidRPr="005366B1" w:rsidRDefault="005366B1" w:rsidP="005366B1">
      <w:pPr>
        <w:pStyle w:val="EndNoteBibliography"/>
        <w:spacing w:after="0"/>
        <w:rPr>
          <w:noProof/>
        </w:rPr>
      </w:pPr>
      <w:r w:rsidRPr="005366B1">
        <w:rPr>
          <w:noProof/>
        </w:rPr>
        <w:t xml:space="preserve">[34] Eggert, A.-K. &amp; Müller, J.K. 1992 Joint breeding in female burying beetles. </w:t>
      </w:r>
      <w:r w:rsidRPr="005366B1">
        <w:rPr>
          <w:i/>
          <w:noProof/>
        </w:rPr>
        <w:t>Behavioral Ecology and Sociobiology</w:t>
      </w:r>
      <w:r w:rsidRPr="005366B1">
        <w:rPr>
          <w:noProof/>
        </w:rPr>
        <w:t xml:space="preserve"> </w:t>
      </w:r>
      <w:r w:rsidRPr="005366B1">
        <w:rPr>
          <w:b/>
          <w:noProof/>
        </w:rPr>
        <w:t>31</w:t>
      </w:r>
      <w:r w:rsidRPr="005366B1">
        <w:rPr>
          <w:noProof/>
        </w:rPr>
        <w:t>, 237-242.</w:t>
      </w:r>
    </w:p>
    <w:p w14:paraId="280BA9CC" w14:textId="77777777" w:rsidR="005366B1" w:rsidRPr="005366B1" w:rsidRDefault="005366B1" w:rsidP="005366B1">
      <w:pPr>
        <w:pStyle w:val="EndNoteBibliography"/>
        <w:spacing w:after="0"/>
        <w:rPr>
          <w:noProof/>
        </w:rPr>
      </w:pPr>
      <w:r w:rsidRPr="005366B1">
        <w:rPr>
          <w:noProof/>
        </w:rPr>
        <w:t xml:space="preserve">[35] Eggert, A.-K., Reinking, M. &amp; Müller, J.K. 1998 Parental care improves offspring survival and growth in burying beetles. </w:t>
      </w:r>
      <w:r w:rsidRPr="005366B1">
        <w:rPr>
          <w:i/>
          <w:noProof/>
        </w:rPr>
        <w:t>Animal Behaviour</w:t>
      </w:r>
      <w:r w:rsidRPr="005366B1">
        <w:rPr>
          <w:noProof/>
        </w:rPr>
        <w:t xml:space="preserve"> </w:t>
      </w:r>
      <w:r w:rsidRPr="005366B1">
        <w:rPr>
          <w:b/>
          <w:noProof/>
        </w:rPr>
        <w:t>55</w:t>
      </w:r>
      <w:r w:rsidRPr="005366B1">
        <w:rPr>
          <w:noProof/>
        </w:rPr>
        <w:t>, 97-107.</w:t>
      </w:r>
    </w:p>
    <w:p w14:paraId="0DB203E1" w14:textId="77777777" w:rsidR="005366B1" w:rsidRPr="005366B1" w:rsidRDefault="005366B1" w:rsidP="005366B1">
      <w:pPr>
        <w:pStyle w:val="EndNoteBibliography"/>
        <w:spacing w:after="0"/>
        <w:rPr>
          <w:noProof/>
        </w:rPr>
      </w:pPr>
      <w:r w:rsidRPr="005366B1">
        <w:rPr>
          <w:noProof/>
        </w:rPr>
        <w:t xml:space="preserve">[36] Trumbo, S.T. 1990 Regulation of brood size in a burying beetle, Nicrophorus tomentosus (Silphidae). </w:t>
      </w:r>
      <w:r w:rsidRPr="005366B1">
        <w:rPr>
          <w:i/>
          <w:noProof/>
        </w:rPr>
        <w:t>Journal of Insect Behavior</w:t>
      </w:r>
      <w:r w:rsidRPr="005366B1">
        <w:rPr>
          <w:noProof/>
        </w:rPr>
        <w:t xml:space="preserve"> </w:t>
      </w:r>
      <w:r w:rsidRPr="005366B1">
        <w:rPr>
          <w:b/>
          <w:noProof/>
        </w:rPr>
        <w:t>3</w:t>
      </w:r>
      <w:r w:rsidRPr="005366B1">
        <w:rPr>
          <w:noProof/>
        </w:rPr>
        <w:t>, 491-500.</w:t>
      </w:r>
    </w:p>
    <w:p w14:paraId="3DC206D2" w14:textId="77777777" w:rsidR="005366B1" w:rsidRPr="005366B1" w:rsidRDefault="005366B1" w:rsidP="005366B1">
      <w:pPr>
        <w:pStyle w:val="EndNoteBibliography"/>
        <w:spacing w:after="0"/>
        <w:rPr>
          <w:noProof/>
        </w:rPr>
      </w:pPr>
      <w:r w:rsidRPr="005366B1">
        <w:rPr>
          <w:noProof/>
        </w:rPr>
        <w:t xml:space="preserve">[37] Trumbo, S.T. 2006 Infanticide, sexual selection and task specialization in a biparental burying beetle. </w:t>
      </w:r>
      <w:r w:rsidRPr="005366B1">
        <w:rPr>
          <w:i/>
          <w:noProof/>
        </w:rPr>
        <w:t>Animal Behaviour</w:t>
      </w:r>
      <w:r w:rsidRPr="005366B1">
        <w:rPr>
          <w:noProof/>
        </w:rPr>
        <w:t xml:space="preserve"> </w:t>
      </w:r>
      <w:r w:rsidRPr="005366B1">
        <w:rPr>
          <w:b/>
          <w:noProof/>
        </w:rPr>
        <w:t>72</w:t>
      </w:r>
      <w:r w:rsidRPr="005366B1">
        <w:rPr>
          <w:noProof/>
        </w:rPr>
        <w:t>, 1159-1167.</w:t>
      </w:r>
    </w:p>
    <w:p w14:paraId="4FFEA0D6" w14:textId="77777777" w:rsidR="005366B1" w:rsidRPr="005366B1" w:rsidRDefault="005366B1" w:rsidP="005366B1">
      <w:pPr>
        <w:pStyle w:val="EndNoteBibliography"/>
        <w:spacing w:after="0"/>
        <w:rPr>
          <w:noProof/>
        </w:rPr>
      </w:pPr>
      <w:r w:rsidRPr="005366B1">
        <w:rPr>
          <w:noProof/>
        </w:rPr>
        <w:t xml:space="preserve">[38] Scott, M.P., LEE, W.J. &amp; Van Der Reijden, E. 2007 The frequency and fitness consequences of communal breeding in a natural population of burying beetles: a test of reproductive skew. </w:t>
      </w:r>
      <w:r w:rsidRPr="005366B1">
        <w:rPr>
          <w:i/>
          <w:noProof/>
        </w:rPr>
        <w:t>Ecological Entomology</w:t>
      </w:r>
      <w:r w:rsidRPr="005366B1">
        <w:rPr>
          <w:noProof/>
        </w:rPr>
        <w:t xml:space="preserve"> </w:t>
      </w:r>
      <w:r w:rsidRPr="005366B1">
        <w:rPr>
          <w:b/>
          <w:noProof/>
        </w:rPr>
        <w:t>32</w:t>
      </w:r>
      <w:r w:rsidRPr="005366B1">
        <w:rPr>
          <w:noProof/>
        </w:rPr>
        <w:t>, 651-661.</w:t>
      </w:r>
    </w:p>
    <w:p w14:paraId="65DF5234" w14:textId="77777777" w:rsidR="005366B1" w:rsidRPr="005366B1" w:rsidRDefault="005366B1" w:rsidP="005366B1">
      <w:pPr>
        <w:pStyle w:val="EndNoteBibliography"/>
        <w:spacing w:after="0"/>
        <w:rPr>
          <w:noProof/>
        </w:rPr>
      </w:pPr>
      <w:r w:rsidRPr="005366B1">
        <w:rPr>
          <w:noProof/>
        </w:rPr>
        <w:t xml:space="preserve">[39] Müller, J.K., Braunisch, V., Hwang, W. &amp; Eggert, A.-K. 2007 Alternative tactics and individual reproductive success in natural associations of the burying beetle, Nicrophorus vespilloides. </w:t>
      </w:r>
      <w:r w:rsidRPr="005366B1">
        <w:rPr>
          <w:i/>
          <w:noProof/>
        </w:rPr>
        <w:t>Behavioral Ecology</w:t>
      </w:r>
      <w:r w:rsidRPr="005366B1">
        <w:rPr>
          <w:noProof/>
        </w:rPr>
        <w:t xml:space="preserve"> </w:t>
      </w:r>
      <w:r w:rsidRPr="005366B1">
        <w:rPr>
          <w:b/>
          <w:noProof/>
        </w:rPr>
        <w:t>18</w:t>
      </w:r>
      <w:r w:rsidRPr="005366B1">
        <w:rPr>
          <w:noProof/>
        </w:rPr>
        <w:t>, 196-203.</w:t>
      </w:r>
    </w:p>
    <w:p w14:paraId="0C8B65FB" w14:textId="77777777" w:rsidR="005366B1" w:rsidRPr="005366B1" w:rsidRDefault="005366B1" w:rsidP="005366B1">
      <w:pPr>
        <w:pStyle w:val="EndNoteBibliography"/>
        <w:spacing w:after="0"/>
        <w:rPr>
          <w:noProof/>
        </w:rPr>
      </w:pPr>
      <w:r w:rsidRPr="005366B1">
        <w:rPr>
          <w:noProof/>
        </w:rPr>
        <w:t xml:space="preserve">[40] Eggert, A.K. &amp; Sakaluk, S.K. 2000 Benefits of communal breeding in burying beetles: a field experiment. </w:t>
      </w:r>
      <w:r w:rsidRPr="005366B1">
        <w:rPr>
          <w:i/>
          <w:noProof/>
        </w:rPr>
        <w:t>Ecological Entomology</w:t>
      </w:r>
      <w:r w:rsidRPr="005366B1">
        <w:rPr>
          <w:noProof/>
        </w:rPr>
        <w:t xml:space="preserve"> </w:t>
      </w:r>
      <w:r w:rsidRPr="005366B1">
        <w:rPr>
          <w:b/>
          <w:noProof/>
        </w:rPr>
        <w:t>25</w:t>
      </w:r>
      <w:r w:rsidRPr="005366B1">
        <w:rPr>
          <w:noProof/>
        </w:rPr>
        <w:t>, 262-266.</w:t>
      </w:r>
    </w:p>
    <w:p w14:paraId="1A5E9524" w14:textId="77777777" w:rsidR="005366B1" w:rsidRPr="005366B1" w:rsidRDefault="005366B1" w:rsidP="005366B1">
      <w:pPr>
        <w:pStyle w:val="EndNoteBibliography"/>
        <w:spacing w:after="0"/>
        <w:rPr>
          <w:noProof/>
        </w:rPr>
      </w:pPr>
      <w:r w:rsidRPr="005366B1">
        <w:rPr>
          <w:noProof/>
        </w:rPr>
        <w:t xml:space="preserve">[41] Komdeur, J., Schrama, M.J., Meijer, K., Moore, A.J. &amp; Beukeboom, L.W. 2013 Cobreeding in the burying beetle, Nicrophorus vespilloides: tolerance rather than cooperation. </w:t>
      </w:r>
      <w:r w:rsidRPr="005366B1">
        <w:rPr>
          <w:i/>
          <w:noProof/>
        </w:rPr>
        <w:t>Ethology</w:t>
      </w:r>
      <w:r w:rsidRPr="005366B1">
        <w:rPr>
          <w:noProof/>
        </w:rPr>
        <w:t xml:space="preserve"> </w:t>
      </w:r>
      <w:r w:rsidRPr="005366B1">
        <w:rPr>
          <w:b/>
          <w:noProof/>
        </w:rPr>
        <w:t>119</w:t>
      </w:r>
      <w:r w:rsidRPr="005366B1">
        <w:rPr>
          <w:noProof/>
        </w:rPr>
        <w:t>, 1138-1148.</w:t>
      </w:r>
    </w:p>
    <w:p w14:paraId="0F36D236" w14:textId="77777777" w:rsidR="005366B1" w:rsidRPr="005366B1" w:rsidRDefault="005366B1" w:rsidP="005366B1">
      <w:pPr>
        <w:pStyle w:val="EndNoteBibliography"/>
        <w:spacing w:after="0"/>
        <w:rPr>
          <w:noProof/>
        </w:rPr>
      </w:pPr>
      <w:r w:rsidRPr="005366B1">
        <w:rPr>
          <w:noProof/>
        </w:rPr>
        <w:t xml:space="preserve">[42] DeVault, T.L., Rhodes, J., Olin E &amp; Shivik, J.A. 2003 Scavenging by vertebrates: behavioral, ecological, and evolutionary perspectives on an important energy transfer pathway in terrestrial ecosystems. </w:t>
      </w:r>
      <w:r w:rsidRPr="005366B1">
        <w:rPr>
          <w:i/>
          <w:noProof/>
        </w:rPr>
        <w:t>Oikos</w:t>
      </w:r>
      <w:r w:rsidRPr="005366B1">
        <w:rPr>
          <w:noProof/>
        </w:rPr>
        <w:t xml:space="preserve"> </w:t>
      </w:r>
      <w:r w:rsidRPr="005366B1">
        <w:rPr>
          <w:b/>
          <w:noProof/>
        </w:rPr>
        <w:t>102</w:t>
      </w:r>
      <w:r w:rsidRPr="005366B1">
        <w:rPr>
          <w:noProof/>
        </w:rPr>
        <w:t>, 225-234.</w:t>
      </w:r>
    </w:p>
    <w:p w14:paraId="7092B9E5" w14:textId="77777777" w:rsidR="005366B1" w:rsidRPr="005366B1" w:rsidRDefault="005366B1" w:rsidP="005366B1">
      <w:pPr>
        <w:pStyle w:val="EndNoteBibliography"/>
        <w:spacing w:after="0"/>
        <w:rPr>
          <w:noProof/>
        </w:rPr>
      </w:pPr>
      <w:r w:rsidRPr="005366B1">
        <w:rPr>
          <w:noProof/>
        </w:rPr>
        <w:lastRenderedPageBreak/>
        <w:t xml:space="preserve">[43] Chen, B.F., Liu, M., Rubenstein, D.R., Sun, S.J., Liu, J.N., Lin, Y.H. &amp; Shen, S.F. 2020 A chemically triggered transition from conflict to cooperation in burying beetles. </w:t>
      </w:r>
      <w:r w:rsidRPr="005366B1">
        <w:rPr>
          <w:i/>
          <w:noProof/>
        </w:rPr>
        <w:t>Ecology Letters</w:t>
      </w:r>
      <w:r w:rsidRPr="005366B1">
        <w:rPr>
          <w:noProof/>
        </w:rPr>
        <w:t xml:space="preserve"> </w:t>
      </w:r>
      <w:r w:rsidRPr="005366B1">
        <w:rPr>
          <w:b/>
          <w:noProof/>
        </w:rPr>
        <w:t>23</w:t>
      </w:r>
      <w:r w:rsidRPr="005366B1">
        <w:rPr>
          <w:noProof/>
        </w:rPr>
        <w:t>, 467-475.</w:t>
      </w:r>
    </w:p>
    <w:p w14:paraId="3D9C2821" w14:textId="77777777" w:rsidR="005366B1" w:rsidRPr="005366B1" w:rsidRDefault="005366B1" w:rsidP="005366B1">
      <w:pPr>
        <w:pStyle w:val="EndNoteBibliography"/>
        <w:spacing w:after="0"/>
        <w:rPr>
          <w:noProof/>
        </w:rPr>
      </w:pPr>
      <w:r w:rsidRPr="005366B1">
        <w:rPr>
          <w:noProof/>
        </w:rPr>
        <w:t xml:space="preserve">[44] Scott, M.P. 1994 Competition with flies promotes communal breeding in the burying beetle, Nicrophorus tomentosus. </w:t>
      </w:r>
      <w:r w:rsidRPr="005366B1">
        <w:rPr>
          <w:i/>
          <w:noProof/>
        </w:rPr>
        <w:t>Behavioral Ecology and Sociobiology</w:t>
      </w:r>
      <w:r w:rsidRPr="005366B1">
        <w:rPr>
          <w:noProof/>
        </w:rPr>
        <w:t xml:space="preserve"> </w:t>
      </w:r>
      <w:r w:rsidRPr="005366B1">
        <w:rPr>
          <w:b/>
          <w:noProof/>
        </w:rPr>
        <w:t>34</w:t>
      </w:r>
      <w:r w:rsidRPr="005366B1">
        <w:rPr>
          <w:noProof/>
        </w:rPr>
        <w:t>, 367-373.</w:t>
      </w:r>
    </w:p>
    <w:p w14:paraId="482DF61F" w14:textId="77777777" w:rsidR="005366B1" w:rsidRPr="005366B1" w:rsidRDefault="005366B1" w:rsidP="005366B1">
      <w:pPr>
        <w:pStyle w:val="EndNoteBibliography"/>
        <w:spacing w:after="0"/>
        <w:rPr>
          <w:noProof/>
        </w:rPr>
      </w:pPr>
      <w:r w:rsidRPr="005366B1">
        <w:rPr>
          <w:noProof/>
        </w:rPr>
        <w:t xml:space="preserve">[45] Keller, M.L., Howard, D.R. &amp; Hall, C.L. 2021 The thermal ecology of burying beetles: temperature influences reproduction and daily activity in Nicrophorus marginatus. </w:t>
      </w:r>
      <w:r w:rsidRPr="005366B1">
        <w:rPr>
          <w:i/>
          <w:noProof/>
        </w:rPr>
        <w:t>Ecological Entomology</w:t>
      </w:r>
      <w:r w:rsidRPr="005366B1">
        <w:rPr>
          <w:noProof/>
        </w:rPr>
        <w:t xml:space="preserve"> </w:t>
      </w:r>
      <w:r w:rsidRPr="005366B1">
        <w:rPr>
          <w:b/>
          <w:noProof/>
        </w:rPr>
        <w:t>46</w:t>
      </w:r>
      <w:r w:rsidRPr="005366B1">
        <w:rPr>
          <w:noProof/>
        </w:rPr>
        <w:t>, 1266-1272.</w:t>
      </w:r>
    </w:p>
    <w:p w14:paraId="0C31663B" w14:textId="77777777" w:rsidR="005366B1" w:rsidRPr="005366B1" w:rsidRDefault="005366B1" w:rsidP="005366B1">
      <w:pPr>
        <w:pStyle w:val="EndNoteBibliography"/>
        <w:rPr>
          <w:noProof/>
        </w:rPr>
      </w:pPr>
      <w:r w:rsidRPr="005366B1">
        <w:rPr>
          <w:noProof/>
        </w:rPr>
        <w:t>[46] Hsu, G.-C., Lin, W.-J., Hsieh, C.-H., Lee, Y.-J. &amp; Sun, S.-J. 2024 Carcass size, not source or taxon, dictates breeding performance and carcass use in burying beetle.  (Zenodo.</w:t>
      </w:r>
    </w:p>
    <w:p w14:paraId="4374446B" w14:textId="2F027438"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Default="00602DE3" w:rsidP="00602DE3">
      <w:pPr>
        <w:spacing w:line="480" w:lineRule="auto"/>
        <w:jc w:val="left"/>
        <w:rPr>
          <w:ins w:id="160" w:author="Gen-Chang Hsu" w:date="2024-09-20T20:07:00Z" w16du:dateUtc="2024-09-21T00:07:00Z"/>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083DFDA0" w14:textId="10A06AC5" w:rsidR="006A0D72" w:rsidRPr="0018685F" w:rsidRDefault="006A0D72" w:rsidP="00602DE3">
      <w:pPr>
        <w:spacing w:line="480" w:lineRule="auto"/>
        <w:jc w:val="left"/>
        <w:rPr>
          <w:rFonts w:ascii="Times New Roman" w:hAnsi="Times New Roman" w:cs="Times New Roman"/>
          <w:sz w:val="24"/>
          <w:szCs w:val="24"/>
        </w:rPr>
      </w:pPr>
      <w:ins w:id="161" w:author="Gen-Chang Hsu" w:date="2024-09-20T20:07:00Z" w16du:dateUtc="2024-09-21T00:07:00Z">
        <w:r>
          <w:rPr>
            <w:rFonts w:ascii="Times New Roman" w:hAnsi="Times New Roman" w:cs="Times New Roman"/>
            <w:noProof/>
            <w:sz w:val="24"/>
            <w:szCs w:val="24"/>
          </w:rPr>
          <w:drawing>
            <wp:inline distT="0" distB="0" distL="0" distR="0" wp14:anchorId="752CBD10" wp14:editId="7FD4AA94">
              <wp:extent cx="5731510" cy="7522845"/>
              <wp:effectExtent l="0" t="0" r="2540" b="1905"/>
              <wp:docPr id="28405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56905" name="Picture 284056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522845"/>
                      </a:xfrm>
                      <a:prstGeom prst="rect">
                        <a:avLst/>
                      </a:prstGeom>
                    </pic:spPr>
                  </pic:pic>
                </a:graphicData>
              </a:graphic>
            </wp:inline>
          </w:drawing>
        </w:r>
      </w:ins>
    </w:p>
    <w:p w14:paraId="3C91AD32" w14:textId="0D283ED8" w:rsidR="00602DE3" w:rsidRPr="0018685F" w:rsidRDefault="00602DE3" w:rsidP="00602DE3">
      <w:pPr>
        <w:spacing w:line="480" w:lineRule="auto"/>
        <w:jc w:val="center"/>
        <w:rPr>
          <w:rFonts w:ascii="Times New Roman" w:hAnsi="Times New Roman" w:cs="Times New Roman"/>
          <w:sz w:val="24"/>
          <w:szCs w:val="24"/>
        </w:rPr>
      </w:pPr>
      <w:del w:id="162" w:author="Gen-Chang Hsu" w:date="2024-09-20T20:08:00Z" w16du:dateUtc="2024-09-21T00:08:00Z">
        <w:r w:rsidRPr="0018685F" w:rsidDel="006A0D72">
          <w:rPr>
            <w:rFonts w:ascii="Times New Roman" w:hAnsi="Times New Roman" w:cs="Times New Roman"/>
            <w:noProof/>
            <w:color w:val="FF0000"/>
            <w:sz w:val="24"/>
            <w:szCs w:val="24"/>
          </w:rPr>
          <w:lastRenderedPageBreak/>
          <w:drawing>
            <wp:inline distT="0" distB="0" distL="0" distR="0" wp14:anchorId="2F0CD27A" wp14:editId="5BFFA4D5">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del>
    </w:p>
    <w:p w14:paraId="4B1704E7" w14:textId="77777777" w:rsidR="00602DE3" w:rsidRPr="0018685F" w:rsidDel="006A0D72" w:rsidRDefault="00602DE3">
      <w:pPr>
        <w:spacing w:after="0" w:line="240" w:lineRule="auto"/>
        <w:jc w:val="left"/>
        <w:rPr>
          <w:del w:id="163" w:author="Gen-Chang Hsu" w:date="2024-09-20T20:08:00Z" w16du:dateUtc="2024-09-21T00:08:00Z"/>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F64F04">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164"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164"/>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4"/>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4B1BD9" w14:textId="77777777" w:rsidR="00F32335" w:rsidRDefault="00F32335">
      <w:pPr>
        <w:spacing w:line="240" w:lineRule="auto"/>
      </w:pPr>
      <w:r>
        <w:separator/>
      </w:r>
    </w:p>
  </w:endnote>
  <w:endnote w:type="continuationSeparator" w:id="0">
    <w:p w14:paraId="059A3266" w14:textId="77777777" w:rsidR="00F32335" w:rsidRDefault="00F323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3D2DB" w14:textId="77777777" w:rsidR="00F32335" w:rsidRDefault="00F32335">
      <w:pPr>
        <w:spacing w:after="0"/>
      </w:pPr>
      <w:r>
        <w:separator/>
      </w:r>
    </w:p>
  </w:footnote>
  <w:footnote w:type="continuationSeparator" w:id="0">
    <w:p w14:paraId="0976C296" w14:textId="77777777" w:rsidR="00F32335" w:rsidRDefault="00F3233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6&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item&gt;51&lt;/item&gt;&lt;item&gt;52&lt;/item&gt;&lt;item&gt;53&lt;/item&gt;&lt;/record-ids&gt;&lt;/item&gt;&lt;/Libraries&gt;"/>
  </w:docVars>
  <w:rsids>
    <w:rsidRoot w:val="000F09C9"/>
    <w:rsid w:val="00000B5C"/>
    <w:rsid w:val="000011C1"/>
    <w:rsid w:val="0000386E"/>
    <w:rsid w:val="00007DAC"/>
    <w:rsid w:val="000103C0"/>
    <w:rsid w:val="0001352B"/>
    <w:rsid w:val="00014558"/>
    <w:rsid w:val="000145CA"/>
    <w:rsid w:val="00014B0B"/>
    <w:rsid w:val="00015A78"/>
    <w:rsid w:val="00015BEA"/>
    <w:rsid w:val="0001678E"/>
    <w:rsid w:val="00017EB6"/>
    <w:rsid w:val="0002102E"/>
    <w:rsid w:val="0002131A"/>
    <w:rsid w:val="00022DCC"/>
    <w:rsid w:val="000236C8"/>
    <w:rsid w:val="0002513C"/>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5DA"/>
    <w:rsid w:val="000548EF"/>
    <w:rsid w:val="00054BD7"/>
    <w:rsid w:val="0005504C"/>
    <w:rsid w:val="00055E06"/>
    <w:rsid w:val="00055FD6"/>
    <w:rsid w:val="0005614C"/>
    <w:rsid w:val="000565CE"/>
    <w:rsid w:val="00056777"/>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908"/>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7C"/>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4EC8"/>
    <w:rsid w:val="000C5001"/>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3BBC"/>
    <w:rsid w:val="00115F5D"/>
    <w:rsid w:val="00116C76"/>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49F0"/>
    <w:rsid w:val="00154C07"/>
    <w:rsid w:val="001555D4"/>
    <w:rsid w:val="001568E0"/>
    <w:rsid w:val="00156C3E"/>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A67"/>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5949"/>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0ED3"/>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0A56"/>
    <w:rsid w:val="00221652"/>
    <w:rsid w:val="002231AC"/>
    <w:rsid w:val="00223238"/>
    <w:rsid w:val="00224D23"/>
    <w:rsid w:val="00225C1E"/>
    <w:rsid w:val="00225CD7"/>
    <w:rsid w:val="00225E85"/>
    <w:rsid w:val="002260B6"/>
    <w:rsid w:val="00226495"/>
    <w:rsid w:val="00227557"/>
    <w:rsid w:val="00230534"/>
    <w:rsid w:val="00231459"/>
    <w:rsid w:val="00232202"/>
    <w:rsid w:val="00233646"/>
    <w:rsid w:val="00234E81"/>
    <w:rsid w:val="00234FAA"/>
    <w:rsid w:val="00236A32"/>
    <w:rsid w:val="002370EE"/>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9D3"/>
    <w:rsid w:val="00274A53"/>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6763"/>
    <w:rsid w:val="002C7434"/>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C34"/>
    <w:rsid w:val="002E6DD5"/>
    <w:rsid w:val="002E7A61"/>
    <w:rsid w:val="002F07C1"/>
    <w:rsid w:val="002F132F"/>
    <w:rsid w:val="002F1F14"/>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A5"/>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17F0"/>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47776"/>
    <w:rsid w:val="0035059B"/>
    <w:rsid w:val="0035124F"/>
    <w:rsid w:val="003528D3"/>
    <w:rsid w:val="00352EEB"/>
    <w:rsid w:val="003536CB"/>
    <w:rsid w:val="00353EDB"/>
    <w:rsid w:val="00353F58"/>
    <w:rsid w:val="00354199"/>
    <w:rsid w:val="00354C43"/>
    <w:rsid w:val="003561AD"/>
    <w:rsid w:val="003572E2"/>
    <w:rsid w:val="0035762D"/>
    <w:rsid w:val="00357E9D"/>
    <w:rsid w:val="00360072"/>
    <w:rsid w:val="00360809"/>
    <w:rsid w:val="00360B26"/>
    <w:rsid w:val="0036103D"/>
    <w:rsid w:val="003615CB"/>
    <w:rsid w:val="003615D3"/>
    <w:rsid w:val="00361B41"/>
    <w:rsid w:val="003626F8"/>
    <w:rsid w:val="003639A4"/>
    <w:rsid w:val="003640CE"/>
    <w:rsid w:val="00364EB2"/>
    <w:rsid w:val="00367125"/>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477"/>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4EF6"/>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877"/>
    <w:rsid w:val="003E6FE1"/>
    <w:rsid w:val="003E78AA"/>
    <w:rsid w:val="003E7EB9"/>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01"/>
    <w:rsid w:val="00413C6E"/>
    <w:rsid w:val="004148F8"/>
    <w:rsid w:val="00414F6D"/>
    <w:rsid w:val="004165E4"/>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0305"/>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07A"/>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69E6"/>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3D4"/>
    <w:rsid w:val="004A3EAD"/>
    <w:rsid w:val="004A5A2D"/>
    <w:rsid w:val="004A680C"/>
    <w:rsid w:val="004A77F0"/>
    <w:rsid w:val="004A7908"/>
    <w:rsid w:val="004B164F"/>
    <w:rsid w:val="004B2245"/>
    <w:rsid w:val="004B29E6"/>
    <w:rsid w:val="004B3186"/>
    <w:rsid w:val="004B4999"/>
    <w:rsid w:val="004B4F17"/>
    <w:rsid w:val="004B6245"/>
    <w:rsid w:val="004B6443"/>
    <w:rsid w:val="004B79E8"/>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2BB6"/>
    <w:rsid w:val="004D485B"/>
    <w:rsid w:val="004D5765"/>
    <w:rsid w:val="004D7FB0"/>
    <w:rsid w:val="004E00B5"/>
    <w:rsid w:val="004E14D1"/>
    <w:rsid w:val="004E1694"/>
    <w:rsid w:val="004E1920"/>
    <w:rsid w:val="004E3733"/>
    <w:rsid w:val="004E405F"/>
    <w:rsid w:val="004E43EA"/>
    <w:rsid w:val="004E48F1"/>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5C1"/>
    <w:rsid w:val="00521617"/>
    <w:rsid w:val="005229E2"/>
    <w:rsid w:val="00522F31"/>
    <w:rsid w:val="00523166"/>
    <w:rsid w:val="00524AB1"/>
    <w:rsid w:val="00527655"/>
    <w:rsid w:val="005276FF"/>
    <w:rsid w:val="00531A47"/>
    <w:rsid w:val="005320EC"/>
    <w:rsid w:val="005322F4"/>
    <w:rsid w:val="00532ED2"/>
    <w:rsid w:val="00533266"/>
    <w:rsid w:val="0053361F"/>
    <w:rsid w:val="00533EB9"/>
    <w:rsid w:val="0053456D"/>
    <w:rsid w:val="00534B16"/>
    <w:rsid w:val="00534DFC"/>
    <w:rsid w:val="00535466"/>
    <w:rsid w:val="00535E18"/>
    <w:rsid w:val="005366B1"/>
    <w:rsid w:val="00536D74"/>
    <w:rsid w:val="005374A1"/>
    <w:rsid w:val="00537C7A"/>
    <w:rsid w:val="00540010"/>
    <w:rsid w:val="005410B5"/>
    <w:rsid w:val="0054252E"/>
    <w:rsid w:val="005453CF"/>
    <w:rsid w:val="00545556"/>
    <w:rsid w:val="00547366"/>
    <w:rsid w:val="005505F8"/>
    <w:rsid w:val="0055125F"/>
    <w:rsid w:val="0055261F"/>
    <w:rsid w:val="00552F54"/>
    <w:rsid w:val="00554C15"/>
    <w:rsid w:val="00557E17"/>
    <w:rsid w:val="00557FED"/>
    <w:rsid w:val="00560269"/>
    <w:rsid w:val="005607B5"/>
    <w:rsid w:val="005610DF"/>
    <w:rsid w:val="00561880"/>
    <w:rsid w:val="00562E13"/>
    <w:rsid w:val="005648AD"/>
    <w:rsid w:val="005650E2"/>
    <w:rsid w:val="0056543B"/>
    <w:rsid w:val="0056548A"/>
    <w:rsid w:val="005655BA"/>
    <w:rsid w:val="00566231"/>
    <w:rsid w:val="00566A1D"/>
    <w:rsid w:val="005677D3"/>
    <w:rsid w:val="00571D14"/>
    <w:rsid w:val="00571E24"/>
    <w:rsid w:val="005725FE"/>
    <w:rsid w:val="005729C0"/>
    <w:rsid w:val="00573BF1"/>
    <w:rsid w:val="00575D93"/>
    <w:rsid w:val="0057618B"/>
    <w:rsid w:val="00576A46"/>
    <w:rsid w:val="005803B1"/>
    <w:rsid w:val="00580897"/>
    <w:rsid w:val="00581768"/>
    <w:rsid w:val="0058187B"/>
    <w:rsid w:val="005826C6"/>
    <w:rsid w:val="005834BF"/>
    <w:rsid w:val="00583A95"/>
    <w:rsid w:val="00583ABB"/>
    <w:rsid w:val="00583C5D"/>
    <w:rsid w:val="00584869"/>
    <w:rsid w:val="005853C0"/>
    <w:rsid w:val="00587C1B"/>
    <w:rsid w:val="00587C9B"/>
    <w:rsid w:val="00591A3E"/>
    <w:rsid w:val="00591BCB"/>
    <w:rsid w:val="00592A5E"/>
    <w:rsid w:val="00593EC3"/>
    <w:rsid w:val="00594151"/>
    <w:rsid w:val="005944E1"/>
    <w:rsid w:val="00595922"/>
    <w:rsid w:val="00595DC2"/>
    <w:rsid w:val="00596054"/>
    <w:rsid w:val="0059607B"/>
    <w:rsid w:val="005A0C46"/>
    <w:rsid w:val="005A0C7F"/>
    <w:rsid w:val="005A0E5B"/>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345"/>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2AD8"/>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4EE9"/>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96E09"/>
    <w:rsid w:val="006A0D72"/>
    <w:rsid w:val="006A153E"/>
    <w:rsid w:val="006A1600"/>
    <w:rsid w:val="006A19EC"/>
    <w:rsid w:val="006A1E96"/>
    <w:rsid w:val="006A31C4"/>
    <w:rsid w:val="006A3810"/>
    <w:rsid w:val="006A43A6"/>
    <w:rsid w:val="006A4748"/>
    <w:rsid w:val="006A5B0F"/>
    <w:rsid w:val="006A706F"/>
    <w:rsid w:val="006A7202"/>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9D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6A7"/>
    <w:rsid w:val="00761927"/>
    <w:rsid w:val="007639DF"/>
    <w:rsid w:val="00765D29"/>
    <w:rsid w:val="007661B1"/>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58C2"/>
    <w:rsid w:val="007C6342"/>
    <w:rsid w:val="007C6AD0"/>
    <w:rsid w:val="007C6E16"/>
    <w:rsid w:val="007C6F5D"/>
    <w:rsid w:val="007C7FD2"/>
    <w:rsid w:val="007D03D6"/>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6A0D"/>
    <w:rsid w:val="007F75D6"/>
    <w:rsid w:val="007F7987"/>
    <w:rsid w:val="00800B00"/>
    <w:rsid w:val="00801DD1"/>
    <w:rsid w:val="008026C0"/>
    <w:rsid w:val="00802ECE"/>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27"/>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4980"/>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085"/>
    <w:rsid w:val="009053BB"/>
    <w:rsid w:val="00905615"/>
    <w:rsid w:val="00905C6A"/>
    <w:rsid w:val="009067A9"/>
    <w:rsid w:val="00907559"/>
    <w:rsid w:val="0091028A"/>
    <w:rsid w:val="00913255"/>
    <w:rsid w:val="00913621"/>
    <w:rsid w:val="00913E9F"/>
    <w:rsid w:val="00914B77"/>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282C"/>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339F"/>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0F35"/>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1784"/>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CB5"/>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6376"/>
    <w:rsid w:val="00A7732F"/>
    <w:rsid w:val="00A80AAE"/>
    <w:rsid w:val="00A81D1C"/>
    <w:rsid w:val="00A821B9"/>
    <w:rsid w:val="00A821E4"/>
    <w:rsid w:val="00A822E3"/>
    <w:rsid w:val="00A822F1"/>
    <w:rsid w:val="00A84AFE"/>
    <w:rsid w:val="00A84CEE"/>
    <w:rsid w:val="00A85B74"/>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685E"/>
    <w:rsid w:val="00AB71D7"/>
    <w:rsid w:val="00AB749E"/>
    <w:rsid w:val="00AC0B06"/>
    <w:rsid w:val="00AC130E"/>
    <w:rsid w:val="00AC1FCD"/>
    <w:rsid w:val="00AC2493"/>
    <w:rsid w:val="00AC4AB7"/>
    <w:rsid w:val="00AC5FE5"/>
    <w:rsid w:val="00AC625E"/>
    <w:rsid w:val="00AC7199"/>
    <w:rsid w:val="00AC76C1"/>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4831"/>
    <w:rsid w:val="00B16901"/>
    <w:rsid w:val="00B20042"/>
    <w:rsid w:val="00B21846"/>
    <w:rsid w:val="00B21B12"/>
    <w:rsid w:val="00B24079"/>
    <w:rsid w:val="00B24147"/>
    <w:rsid w:val="00B263E1"/>
    <w:rsid w:val="00B26D45"/>
    <w:rsid w:val="00B27B04"/>
    <w:rsid w:val="00B309BF"/>
    <w:rsid w:val="00B30AD6"/>
    <w:rsid w:val="00B31986"/>
    <w:rsid w:val="00B32672"/>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07E"/>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EEF"/>
    <w:rsid w:val="00B90FF1"/>
    <w:rsid w:val="00B910A1"/>
    <w:rsid w:val="00B91429"/>
    <w:rsid w:val="00B939C5"/>
    <w:rsid w:val="00B94267"/>
    <w:rsid w:val="00B9531E"/>
    <w:rsid w:val="00B954FF"/>
    <w:rsid w:val="00B96422"/>
    <w:rsid w:val="00B97258"/>
    <w:rsid w:val="00B97512"/>
    <w:rsid w:val="00B97AAD"/>
    <w:rsid w:val="00BA1004"/>
    <w:rsid w:val="00BA1444"/>
    <w:rsid w:val="00BA1688"/>
    <w:rsid w:val="00BA1874"/>
    <w:rsid w:val="00BA319F"/>
    <w:rsid w:val="00BA3E4A"/>
    <w:rsid w:val="00BA3FC5"/>
    <w:rsid w:val="00BA4BFC"/>
    <w:rsid w:val="00BA6276"/>
    <w:rsid w:val="00BA6EDD"/>
    <w:rsid w:val="00BA6FB4"/>
    <w:rsid w:val="00BA7299"/>
    <w:rsid w:val="00BA74CB"/>
    <w:rsid w:val="00BB05DC"/>
    <w:rsid w:val="00BB2180"/>
    <w:rsid w:val="00BB29B2"/>
    <w:rsid w:val="00BB40BC"/>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464"/>
    <w:rsid w:val="00BE3504"/>
    <w:rsid w:val="00BE452B"/>
    <w:rsid w:val="00BE4597"/>
    <w:rsid w:val="00BE5CD3"/>
    <w:rsid w:val="00BE5CF0"/>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3B4"/>
    <w:rsid w:val="00C10726"/>
    <w:rsid w:val="00C1190B"/>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1FF0"/>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57F4D"/>
    <w:rsid w:val="00C60279"/>
    <w:rsid w:val="00C61451"/>
    <w:rsid w:val="00C625AC"/>
    <w:rsid w:val="00C631C4"/>
    <w:rsid w:val="00C64CD6"/>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3D24"/>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0C3"/>
    <w:rsid w:val="00D47750"/>
    <w:rsid w:val="00D47C2C"/>
    <w:rsid w:val="00D47C88"/>
    <w:rsid w:val="00D50123"/>
    <w:rsid w:val="00D505EE"/>
    <w:rsid w:val="00D50FA0"/>
    <w:rsid w:val="00D51BCD"/>
    <w:rsid w:val="00D523E9"/>
    <w:rsid w:val="00D529C6"/>
    <w:rsid w:val="00D5381C"/>
    <w:rsid w:val="00D53CB0"/>
    <w:rsid w:val="00D542B0"/>
    <w:rsid w:val="00D54418"/>
    <w:rsid w:val="00D54FB6"/>
    <w:rsid w:val="00D55124"/>
    <w:rsid w:val="00D55825"/>
    <w:rsid w:val="00D55E2B"/>
    <w:rsid w:val="00D57A24"/>
    <w:rsid w:val="00D57AC5"/>
    <w:rsid w:val="00D57E1E"/>
    <w:rsid w:val="00D60372"/>
    <w:rsid w:val="00D60E2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0CE9"/>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0528"/>
    <w:rsid w:val="00DD204B"/>
    <w:rsid w:val="00DD28BA"/>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3ABB"/>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4F"/>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40A2"/>
    <w:rsid w:val="00EB636D"/>
    <w:rsid w:val="00EB667F"/>
    <w:rsid w:val="00EC0058"/>
    <w:rsid w:val="00EC0F85"/>
    <w:rsid w:val="00EC3CA4"/>
    <w:rsid w:val="00EC56E2"/>
    <w:rsid w:val="00EC6889"/>
    <w:rsid w:val="00EC71A4"/>
    <w:rsid w:val="00EC7459"/>
    <w:rsid w:val="00EC7B74"/>
    <w:rsid w:val="00ED10BC"/>
    <w:rsid w:val="00ED136C"/>
    <w:rsid w:val="00ED17C2"/>
    <w:rsid w:val="00ED4478"/>
    <w:rsid w:val="00ED5A9B"/>
    <w:rsid w:val="00ED6440"/>
    <w:rsid w:val="00ED649E"/>
    <w:rsid w:val="00ED6C0D"/>
    <w:rsid w:val="00ED72BE"/>
    <w:rsid w:val="00ED7D99"/>
    <w:rsid w:val="00EE17FE"/>
    <w:rsid w:val="00EE1E4D"/>
    <w:rsid w:val="00EE202E"/>
    <w:rsid w:val="00EE2B02"/>
    <w:rsid w:val="00EE2F42"/>
    <w:rsid w:val="00EE32BC"/>
    <w:rsid w:val="00EE392A"/>
    <w:rsid w:val="00EE44D9"/>
    <w:rsid w:val="00EE47AF"/>
    <w:rsid w:val="00EE48B6"/>
    <w:rsid w:val="00EE515F"/>
    <w:rsid w:val="00EE522D"/>
    <w:rsid w:val="00EE6C86"/>
    <w:rsid w:val="00EF1342"/>
    <w:rsid w:val="00EF14D5"/>
    <w:rsid w:val="00EF28BA"/>
    <w:rsid w:val="00EF376B"/>
    <w:rsid w:val="00EF4467"/>
    <w:rsid w:val="00EF7BB7"/>
    <w:rsid w:val="00EF7E08"/>
    <w:rsid w:val="00F00600"/>
    <w:rsid w:val="00F009B0"/>
    <w:rsid w:val="00F01873"/>
    <w:rsid w:val="00F043D9"/>
    <w:rsid w:val="00F04BF7"/>
    <w:rsid w:val="00F05860"/>
    <w:rsid w:val="00F05DEB"/>
    <w:rsid w:val="00F06267"/>
    <w:rsid w:val="00F06758"/>
    <w:rsid w:val="00F06991"/>
    <w:rsid w:val="00F07869"/>
    <w:rsid w:val="00F101FD"/>
    <w:rsid w:val="00F10894"/>
    <w:rsid w:val="00F13247"/>
    <w:rsid w:val="00F13843"/>
    <w:rsid w:val="00F14F46"/>
    <w:rsid w:val="00F15C98"/>
    <w:rsid w:val="00F163F0"/>
    <w:rsid w:val="00F16BCA"/>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335"/>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4F04"/>
    <w:rsid w:val="00F65278"/>
    <w:rsid w:val="00F656F4"/>
    <w:rsid w:val="00F658E3"/>
    <w:rsid w:val="00F65A1A"/>
    <w:rsid w:val="00F65D52"/>
    <w:rsid w:val="00F66A88"/>
    <w:rsid w:val="00F670FC"/>
    <w:rsid w:val="00F67E1D"/>
    <w:rsid w:val="00F7069A"/>
    <w:rsid w:val="00F70784"/>
    <w:rsid w:val="00F71C1E"/>
    <w:rsid w:val="00F72A2D"/>
    <w:rsid w:val="00F73270"/>
    <w:rsid w:val="00F73C57"/>
    <w:rsid w:val="00F73DEF"/>
    <w:rsid w:val="00F74B7D"/>
    <w:rsid w:val="00F74D36"/>
    <w:rsid w:val="00F76DC2"/>
    <w:rsid w:val="00F80484"/>
    <w:rsid w:val="00F80C8A"/>
    <w:rsid w:val="00F80F0B"/>
    <w:rsid w:val="00F81B4A"/>
    <w:rsid w:val="00F82BA8"/>
    <w:rsid w:val="00F83BA0"/>
    <w:rsid w:val="00F84908"/>
    <w:rsid w:val="00F86292"/>
    <w:rsid w:val="00F87D40"/>
    <w:rsid w:val="00F91350"/>
    <w:rsid w:val="00F9166D"/>
    <w:rsid w:val="00F921C1"/>
    <w:rsid w:val="00F922E9"/>
    <w:rsid w:val="00F93931"/>
    <w:rsid w:val="00F960E2"/>
    <w:rsid w:val="00F96D7D"/>
    <w:rsid w:val="00F97CD1"/>
    <w:rsid w:val="00FA1DF0"/>
    <w:rsid w:val="00FA207F"/>
    <w:rsid w:val="00FA2ADF"/>
    <w:rsid w:val="00FA4285"/>
    <w:rsid w:val="00FA4817"/>
    <w:rsid w:val="00FA51CF"/>
    <w:rsid w:val="00FA567A"/>
    <w:rsid w:val="00FA5773"/>
    <w:rsid w:val="00FA67B2"/>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 w:type="paragraph" w:styleId="HTMLPreformatted">
    <w:name w:val="HTML Preformatted"/>
    <w:basedOn w:val="Normal"/>
    <w:link w:val="HTMLPreformattedChar"/>
    <w:uiPriority w:val="99"/>
    <w:semiHidden/>
    <w:unhideWhenUsed/>
    <w:rsid w:val="004B16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164F"/>
    <w:rPr>
      <w:rFonts w:ascii="Consolas" w:eastAsiaTheme="minorEastAsia" w:hAnsi="Consola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302345884">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4282252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06462410">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 w:id="210036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4706</TotalTime>
  <Pages>33</Pages>
  <Words>11943</Words>
  <Characters>68076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795</cp:revision>
  <dcterms:created xsi:type="dcterms:W3CDTF">2024-05-23T00:12:00Z</dcterms:created>
  <dcterms:modified xsi:type="dcterms:W3CDTF">2024-09-27T02:37:00Z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