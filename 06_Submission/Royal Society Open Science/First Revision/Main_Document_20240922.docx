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5457673A"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ins w:id="5" w:author="Gen-Chang Hsu" w:date="2024-09-22T17:04:00Z" w16du:dateUtc="2024-09-22T21:04:00Z">
        <w:r w:rsidR="00274A53">
          <w:rPr>
            <w:rFonts w:ascii="Times New Roman" w:hAnsi="Times New Roman" w:cs="Times New Roman"/>
            <w:bCs/>
            <w:sz w:val="24"/>
            <w:szCs w:val="24"/>
          </w:rPr>
          <w:t xml:space="preserve"> because of </w:t>
        </w:r>
      </w:ins>
      <w:ins w:id="6" w:author="Gen-Chang Hsu" w:date="2024-09-22T17:05:00Z" w16du:dateUtc="2024-09-22T21:05:00Z">
        <w:r w:rsidR="0046207A">
          <w:rPr>
            <w:rFonts w:ascii="Times New Roman" w:hAnsi="Times New Roman" w:cs="Times New Roman"/>
            <w:bCs/>
            <w:sz w:val="24"/>
            <w:szCs w:val="24"/>
          </w:rPr>
          <w:t xml:space="preserve">greater </w:t>
        </w:r>
      </w:ins>
      <w:ins w:id="7" w:author="Gen-Chang Hsu" w:date="2024-09-22T17:04:00Z" w16du:dateUtc="2024-09-22T21:04:00Z">
        <w:r w:rsidR="00274A53">
          <w:rPr>
            <w:rFonts w:ascii="Times New Roman" w:hAnsi="Times New Roman" w:cs="Times New Roman"/>
            <w:bCs/>
            <w:sz w:val="24"/>
            <w:szCs w:val="24"/>
          </w:rPr>
          <w:t xml:space="preserve">competition from </w:t>
        </w:r>
        <w:r w:rsidR="0046207A">
          <w:rPr>
            <w:rFonts w:ascii="Times New Roman" w:hAnsi="Times New Roman" w:cs="Times New Roman"/>
            <w:bCs/>
            <w:sz w:val="24"/>
            <w:szCs w:val="24"/>
          </w:rPr>
          <w:t xml:space="preserve">other </w:t>
        </w:r>
      </w:ins>
      <w:ins w:id="8" w:author="Gen-Chang Hsu" w:date="2024-09-22T17:05:00Z" w16du:dateUtc="2024-09-22T21:05:00Z">
        <w:r w:rsidR="0046207A">
          <w:rPr>
            <w:rFonts w:ascii="Times New Roman" w:hAnsi="Times New Roman" w:cs="Times New Roman"/>
            <w:bCs/>
            <w:sz w:val="24"/>
            <w:szCs w:val="24"/>
          </w:rPr>
          <w:t xml:space="preserve">carcass-feeding </w:t>
        </w:r>
      </w:ins>
      <w:ins w:id="9" w:author="Gen-Chang Hsu" w:date="2024-09-22T17:06:00Z" w16du:dateUtc="2024-09-22T21:06:00Z">
        <w:r w:rsidR="007439DD">
          <w:rPr>
            <w:rFonts w:ascii="Times New Roman" w:hAnsi="Times New Roman" w:cs="Times New Roman"/>
            <w:bCs/>
            <w:sz w:val="24"/>
            <w:szCs w:val="24"/>
          </w:rPr>
          <w:t>organisms</w:t>
        </w:r>
      </w:ins>
      <w:del w:id="10" w:author="Gen-Chang Hsu" w:date="2024-09-22T17:04:00Z" w16du:dateUtc="2024-09-22T21:04:00Z">
        <w:r w:rsidR="00423B72" w:rsidRPr="0018685F" w:rsidDel="0046207A">
          <w:rPr>
            <w:rFonts w:ascii="Times New Roman" w:hAnsi="Times New Roman" w:cs="Times New Roman"/>
            <w:bCs/>
            <w:sz w:val="24"/>
            <w:szCs w:val="24"/>
          </w:rPr>
          <w:delText xml:space="preserve"> </w:delText>
        </w:r>
      </w:del>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ins w:id="11" w:author="Gen-Chang Hsu" w:date="2024-09-21T13:50:00Z" w16du:dateUtc="2024-09-21T17:50:00Z">
        <w:r w:rsidR="00F73270">
          <w:rPr>
            <w:rFonts w:ascii="Times New Roman" w:hAnsi="Times New Roman" w:cs="Times New Roman"/>
            <w:bCs/>
            <w:sz w:val="24"/>
            <w:szCs w:val="24"/>
          </w:rPr>
          <w:t xml:space="preserve"> </w:t>
        </w:r>
      </w:ins>
      <w:r w:rsidR="00F73270">
        <w:rPr>
          <w:rFonts w:ascii="Times New Roman" w:hAnsi="Times New Roman" w:cs="Times New Roman"/>
          <w:bCs/>
          <w:sz w:val="24"/>
          <w:szCs w:val="24"/>
        </w:rPr>
        <w:fldChar w:fldCharType="begin"/>
      </w:r>
      <w:r w:rsidR="00F73270">
        <w:rPr>
          <w:rFonts w:ascii="Times New Roman" w:hAnsi="Times New Roman" w:cs="Times New Roman"/>
          <w:bCs/>
          <w:sz w:val="24"/>
          <w:szCs w:val="24"/>
        </w:rPr>
        <w:instrText xml:space="preserve"> ADDIN EN.CITE &lt;EndNote&gt;&lt;Cite&gt;&lt;Author&gt;Creighton&lt;/Author&gt;&lt;Year&gt;2009&lt;/Year&gt;&lt;RecNum&gt;51&lt;/RecNum&gt;&lt;DisplayText&gt;[13]&lt;/DisplayText&gt;&lt;record&gt;&lt;rec-number&gt;51&lt;/rec-number&gt;&lt;foreign-keys&gt;&lt;key app="EN" db-id="z9xx2w0pverrspedt95pdps0rswpfe0ave99" timestamp="1726941117"&gt;51&lt;/key&gt;&lt;/foreign-keys&gt;&lt;ref-type name="Journal Article"&gt;17&lt;/ref-type&gt;&lt;contributors&gt;&lt;authors&gt;&lt;author&gt;Creighton, J Curtis&lt;/author&gt;&lt;author&gt;Heflin, Nicholas D&lt;/author&gt;&lt;author&gt;Belk, Mark C&lt;/author&gt;&lt;/authors&gt;&lt;/contributors&gt;&lt;titles&gt;&lt;title&gt;Cost of reproduction, resource quality, and terminal investment in a burying beetle&lt;/title&gt;&lt;secondary-title&gt;The American Naturalist&lt;/secondary-title&gt;&lt;/titles&gt;&lt;periodical&gt;&lt;full-title&gt;The American Naturalist&lt;/full-title&gt;&lt;/periodical&gt;&lt;pages&gt;673-684&lt;/pages&gt;&lt;volume&gt;174&lt;/volume&gt;&lt;number&gt;5&lt;/number&gt;&lt;dates&gt;&lt;year&gt;2009&lt;/year&gt;&lt;/dates&gt;&lt;isbn&gt;0003-0147&lt;/isbn&gt;&lt;urls&gt;&lt;/urls&gt;&lt;/record&gt;&lt;/Cite&gt;&lt;/EndNote&gt;</w:instrText>
      </w:r>
      <w:r w:rsidR="00F73270">
        <w:rPr>
          <w:rFonts w:ascii="Times New Roman" w:hAnsi="Times New Roman" w:cs="Times New Roman"/>
          <w:bCs/>
          <w:sz w:val="24"/>
          <w:szCs w:val="24"/>
        </w:rPr>
        <w:fldChar w:fldCharType="separate"/>
      </w:r>
      <w:r w:rsidR="00F73270">
        <w:rPr>
          <w:rFonts w:ascii="Times New Roman" w:hAnsi="Times New Roman" w:cs="Times New Roman"/>
          <w:bCs/>
          <w:noProof/>
          <w:sz w:val="24"/>
          <w:szCs w:val="24"/>
        </w:rPr>
        <w:t>[13]</w:t>
      </w:r>
      <w:r w:rsidR="00F73270">
        <w:rPr>
          <w:rFonts w:ascii="Times New Roman" w:hAnsi="Times New Roman" w:cs="Times New Roman"/>
          <w:bCs/>
          <w:sz w:val="24"/>
          <w:szCs w:val="24"/>
        </w:rPr>
        <w:fldChar w:fldCharType="end"/>
      </w:r>
      <w:ins w:id="12" w:author="Gen-Chang Hsu" w:date="2024-09-21T13:53:00Z" w16du:dateUtc="2024-09-21T17:53:00Z">
        <w:r w:rsidR="00534B16">
          <w:rPr>
            <w:rFonts w:ascii="Times New Roman" w:hAnsi="Times New Roman" w:cs="Times New Roman"/>
            <w:bCs/>
            <w:sz w:val="24"/>
            <w:szCs w:val="24"/>
          </w:rPr>
          <w:t>.</w:t>
        </w:r>
      </w:ins>
      <w:del w:id="13" w:author="Gen-Chang Hsu" w:date="2024-09-21T13:53:00Z" w16du:dateUtc="2024-09-21T17:53:00Z">
        <w:r w:rsidR="00E73CC5" w:rsidRPr="0018685F" w:rsidDel="00534B16">
          <w:rPr>
            <w:rFonts w:ascii="Times New Roman" w:hAnsi="Times New Roman" w:cs="Times New Roman"/>
            <w:bCs/>
            <w:sz w:val="24"/>
            <w:szCs w:val="24"/>
          </w:rPr>
          <w:delText>,</w:delText>
        </w:r>
      </w:del>
      <w:r w:rsidR="00E73CC5" w:rsidRPr="0018685F">
        <w:rPr>
          <w:rFonts w:ascii="Times New Roman" w:hAnsi="Times New Roman" w:cs="Times New Roman"/>
          <w:bCs/>
          <w:sz w:val="24"/>
          <w:szCs w:val="24"/>
        </w:rPr>
        <w:t xml:space="preserve"> </w:t>
      </w:r>
      <w:ins w:id="14" w:author="Gen-Chang Hsu" w:date="2024-09-21T13:54:00Z" w16du:dateUtc="2024-09-21T17:54:00Z">
        <w:r w:rsidR="00534B16">
          <w:rPr>
            <w:rFonts w:ascii="Times New Roman" w:hAnsi="Times New Roman" w:cs="Times New Roman"/>
            <w:bCs/>
            <w:sz w:val="24"/>
            <w:szCs w:val="24"/>
          </w:rPr>
          <w:t>A f</w:t>
        </w:r>
      </w:ins>
      <w:del w:id="15" w:author="Gen-Chang Hsu" w:date="2024-09-21T13:53:00Z" w16du:dateUtc="2024-09-21T17:53:00Z">
        <w:r w:rsidR="00E73CC5" w:rsidRPr="0018685F" w:rsidDel="00534B16">
          <w:rPr>
            <w:rFonts w:ascii="Times New Roman" w:hAnsi="Times New Roman" w:cs="Times New Roman"/>
            <w:bCs/>
            <w:sz w:val="24"/>
            <w:szCs w:val="24"/>
          </w:rPr>
          <w:delText>yet</w:delText>
        </w:r>
      </w:del>
      <w:ins w:id="16" w:author="Gen-Chang Hsu" w:date="2024-09-21T13:53:00Z" w16du:dateUtc="2024-09-21T17:53:00Z">
        <w:r w:rsidR="00534B16">
          <w:rPr>
            <w:rFonts w:ascii="Times New Roman" w:hAnsi="Times New Roman" w:cs="Times New Roman"/>
            <w:bCs/>
            <w:sz w:val="24"/>
            <w:szCs w:val="24"/>
          </w:rPr>
          <w:t>ew</w:t>
        </w:r>
      </w:ins>
      <w:del w:id="17" w:author="Gen-Chang Hsu" w:date="2024-09-21T13:53:00Z" w16du:dateUtc="2024-09-21T17:53:00Z">
        <w:r w:rsidR="00E73CC5" w:rsidRPr="0018685F" w:rsidDel="00534B16">
          <w:rPr>
            <w:rFonts w:ascii="Times New Roman" w:hAnsi="Times New Roman" w:cs="Times New Roman"/>
            <w:bCs/>
            <w:sz w:val="24"/>
            <w:szCs w:val="24"/>
          </w:rPr>
          <w:delText xml:space="preserve"> no</w:delText>
        </w:r>
      </w:del>
      <w:r w:rsidR="00E73CC5" w:rsidRPr="0018685F">
        <w:rPr>
          <w:rFonts w:ascii="Times New Roman" w:hAnsi="Times New Roman" w:cs="Times New Roman"/>
          <w:bCs/>
          <w:sz w:val="24"/>
          <w:szCs w:val="24"/>
        </w:rPr>
        <w:t xml:space="preserve"> stud</w:t>
      </w:r>
      <w:ins w:id="18" w:author="Gen-Chang Hsu" w:date="2024-09-21T13:53:00Z" w16du:dateUtc="2024-09-21T17:53:00Z">
        <w:r w:rsidR="00534B16">
          <w:rPr>
            <w:rFonts w:ascii="Times New Roman" w:hAnsi="Times New Roman" w:cs="Times New Roman"/>
            <w:bCs/>
            <w:sz w:val="24"/>
            <w:szCs w:val="24"/>
          </w:rPr>
          <w:t>ies</w:t>
        </w:r>
      </w:ins>
      <w:del w:id="19" w:author="Gen-Chang Hsu" w:date="2024-09-21T13:53:00Z" w16du:dateUtc="2024-09-21T17:53:00Z">
        <w:r w:rsidR="00E73CC5" w:rsidRPr="0018685F" w:rsidDel="00534B16">
          <w:rPr>
            <w:rFonts w:ascii="Times New Roman" w:hAnsi="Times New Roman" w:cs="Times New Roman"/>
            <w:bCs/>
            <w:sz w:val="24"/>
            <w:szCs w:val="24"/>
          </w:rPr>
          <w:delText>y</w:delText>
        </w:r>
      </w:del>
      <w:r w:rsidR="00E73CC5" w:rsidRPr="0018685F">
        <w:rPr>
          <w:rFonts w:ascii="Times New Roman" w:hAnsi="Times New Roman" w:cs="Times New Roman"/>
          <w:bCs/>
          <w:sz w:val="24"/>
          <w:szCs w:val="24"/>
        </w:rPr>
        <w:t xml:space="preserve"> h</w:t>
      </w:r>
      <w:ins w:id="20" w:author="Gen-Chang Hsu" w:date="2024-09-21T13:54:00Z" w16du:dateUtc="2024-09-21T17:54:00Z">
        <w:r w:rsidR="00534B16">
          <w:rPr>
            <w:rFonts w:ascii="Times New Roman" w:hAnsi="Times New Roman" w:cs="Times New Roman"/>
            <w:bCs/>
            <w:sz w:val="24"/>
            <w:szCs w:val="24"/>
          </w:rPr>
          <w:t>ave</w:t>
        </w:r>
      </w:ins>
      <w:del w:id="21" w:author="Gen-Chang Hsu" w:date="2024-09-21T13:54:00Z" w16du:dateUtc="2024-09-21T17:54:00Z">
        <w:r w:rsidR="00E73CC5" w:rsidRPr="0018685F" w:rsidDel="00534B16">
          <w:rPr>
            <w:rFonts w:ascii="Times New Roman" w:hAnsi="Times New Roman" w:cs="Times New Roman"/>
            <w:bCs/>
            <w:sz w:val="24"/>
            <w:szCs w:val="24"/>
          </w:rPr>
          <w:delText>as</w:delText>
        </w:r>
      </w:del>
      <w:r w:rsidR="00E73CC5" w:rsidRPr="0018685F">
        <w:rPr>
          <w:rFonts w:ascii="Times New Roman" w:hAnsi="Times New Roman" w:cs="Times New Roman"/>
          <w:bCs/>
          <w:sz w:val="24"/>
          <w:szCs w:val="24"/>
        </w:rPr>
        <w:t xml:space="preserve"> empirically examined </w:t>
      </w:r>
      <w:del w:id="22" w:author="Gen-Chang Hsu" w:date="2024-09-21T13:55:00Z" w16du:dateUtc="2024-09-21T17:55:00Z">
        <w:r w:rsidR="003A783F" w:rsidRPr="0018685F" w:rsidDel="00534B16">
          <w:rPr>
            <w:rFonts w:ascii="Times New Roman" w:hAnsi="Times New Roman" w:cs="Times New Roman"/>
            <w:bCs/>
            <w:sz w:val="24"/>
            <w:szCs w:val="24"/>
          </w:rPr>
          <w:delText>whether there is an</w:delText>
        </w:r>
      </w:del>
      <w:ins w:id="23" w:author="Gen-Chang Hsu" w:date="2024-09-21T13:55:00Z" w16du:dateUtc="2024-09-21T17:55:00Z">
        <w:r w:rsidR="00534B16">
          <w:rPr>
            <w:rFonts w:ascii="Times New Roman" w:hAnsi="Times New Roman" w:cs="Times New Roman"/>
            <w:bCs/>
            <w:sz w:val="24"/>
            <w:szCs w:val="24"/>
          </w:rPr>
          <w:t>the</w:t>
        </w:r>
      </w:ins>
      <w:r w:rsidR="003A783F" w:rsidRPr="0018685F">
        <w:rPr>
          <w:rFonts w:ascii="Times New Roman" w:hAnsi="Times New Roman" w:cs="Times New Roman"/>
          <w:bCs/>
          <w:sz w:val="24"/>
          <w:szCs w:val="24"/>
        </w:rPr>
        <w:t xml:space="preserve"> </w:t>
      </w:r>
      <w:ins w:id="24" w:author="Gen-Chang Hsu" w:date="2024-09-21T13:58:00Z" w16du:dateUtc="2024-09-21T17:58:00Z">
        <w:r w:rsidR="00534B16">
          <w:rPr>
            <w:rFonts w:ascii="Times New Roman" w:hAnsi="Times New Roman" w:cs="Times New Roman"/>
            <w:bCs/>
            <w:sz w:val="24"/>
            <w:szCs w:val="24"/>
          </w:rPr>
          <w:t xml:space="preserve">relationship between </w:t>
        </w:r>
      </w:ins>
      <w:r w:rsidR="003A783F" w:rsidRPr="0018685F">
        <w:rPr>
          <w:rFonts w:ascii="Times New Roman" w:hAnsi="Times New Roman" w:cs="Times New Roman"/>
          <w:bCs/>
          <w:sz w:val="24"/>
          <w:szCs w:val="24"/>
        </w:rPr>
        <w:t>optimal carcass size</w:t>
      </w:r>
      <w:ins w:id="25" w:author="Gen-Chang Hsu" w:date="2024-09-21T13:57:00Z" w16du:dateUtc="2024-09-21T17:57:00Z">
        <w:r w:rsidR="00534B16">
          <w:rPr>
            <w:rFonts w:ascii="Times New Roman" w:hAnsi="Times New Roman" w:cs="Times New Roman"/>
            <w:bCs/>
            <w:sz w:val="24"/>
            <w:szCs w:val="24"/>
          </w:rPr>
          <w:t xml:space="preserve"> </w:t>
        </w:r>
      </w:ins>
      <w:ins w:id="26" w:author="Gen-Chang Hsu" w:date="2024-09-21T13:58:00Z" w16du:dateUtc="2024-09-21T17:58:00Z">
        <w:r w:rsidR="00534B16">
          <w:rPr>
            <w:rFonts w:ascii="Times New Roman" w:hAnsi="Times New Roman" w:cs="Times New Roman"/>
            <w:bCs/>
            <w:sz w:val="24"/>
            <w:szCs w:val="24"/>
          </w:rPr>
          <w:t>and</w:t>
        </w:r>
      </w:ins>
      <w:del w:id="27" w:author="Gen-Chang Hsu" w:date="2024-09-21T13:57:00Z" w16du:dateUtc="2024-09-21T17:57:00Z">
        <w:r w:rsidR="003A783F" w:rsidRPr="0018685F" w:rsidDel="00534B16">
          <w:rPr>
            <w:rFonts w:ascii="Times New Roman" w:hAnsi="Times New Roman" w:cs="Times New Roman"/>
            <w:bCs/>
            <w:sz w:val="24"/>
            <w:szCs w:val="24"/>
          </w:rPr>
          <w:delText xml:space="preserve"> for</w:delText>
        </w:r>
      </w:del>
      <w:r w:rsidR="003A783F" w:rsidRPr="0018685F">
        <w:rPr>
          <w:rFonts w:ascii="Times New Roman" w:hAnsi="Times New Roman" w:cs="Times New Roman"/>
          <w:bCs/>
          <w:sz w:val="24"/>
          <w:szCs w:val="24"/>
        </w:rPr>
        <w:t xml:space="preserve"> </w:t>
      </w:r>
      <w:ins w:id="28" w:author="Gen-Chang Hsu" w:date="2024-09-21T13:58:00Z" w16du:dateUtc="2024-09-21T17:58:00Z">
        <w:r w:rsidR="00534B16">
          <w:rPr>
            <w:rFonts w:ascii="Times New Roman" w:hAnsi="Times New Roman" w:cs="Times New Roman"/>
            <w:bCs/>
            <w:sz w:val="24"/>
            <w:szCs w:val="24"/>
          </w:rPr>
          <w:t>reproductive output</w:t>
        </w:r>
      </w:ins>
      <w:del w:id="29" w:author="Gen-Chang Hsu" w:date="2024-09-21T13:58:00Z" w16du:dateUtc="2024-09-21T17:58:00Z">
        <w:r w:rsidR="003A783F" w:rsidRPr="0018685F" w:rsidDel="00534B16">
          <w:rPr>
            <w:rFonts w:ascii="Times New Roman" w:hAnsi="Times New Roman" w:cs="Times New Roman"/>
            <w:bCs/>
            <w:sz w:val="24"/>
            <w:szCs w:val="24"/>
          </w:rPr>
          <w:delText>breeding</w:delText>
        </w:r>
      </w:del>
      <w:ins w:id="30" w:author="Gen-Chang Hsu" w:date="2024-09-21T13:55:00Z" w16du:dateUtc="2024-09-21T17:55:00Z">
        <w:r w:rsidR="00534B16">
          <w:rPr>
            <w:rFonts w:ascii="Times New Roman" w:hAnsi="Times New Roman" w:cs="Times New Roman"/>
            <w:bCs/>
            <w:sz w:val="24"/>
            <w:szCs w:val="24"/>
          </w:rPr>
          <w:t xml:space="preserve"> in burying beetles</w:t>
        </w:r>
      </w:ins>
      <w:ins w:id="31" w:author="Gen-Chang Hsu" w:date="2024-09-21T13:58:00Z" w16du:dateUtc="2024-09-21T17:58:00Z">
        <w:r w:rsidR="00534B16">
          <w:rPr>
            <w:rFonts w:ascii="Times New Roman" w:hAnsi="Times New Roman" w:cs="Times New Roman"/>
            <w:bCs/>
            <w:sz w:val="24"/>
            <w:szCs w:val="24"/>
          </w:rPr>
          <w:t xml:space="preserve"> </w:t>
        </w:r>
      </w:ins>
      <w:r w:rsidR="00534B16">
        <w:rPr>
          <w:rFonts w:ascii="Times New Roman" w:hAnsi="Times New Roman" w:cs="Times New Roman"/>
          <w:bCs/>
          <w:sz w:val="24"/>
          <w:szCs w:val="24"/>
        </w:rPr>
        <w:fldChar w:fldCharType="begin"/>
      </w:r>
      <w:r w:rsidR="000C4EC8">
        <w:rPr>
          <w:rFonts w:ascii="Times New Roman" w:hAnsi="Times New Roman" w:cs="Times New Roman"/>
          <w:bCs/>
          <w:sz w:val="24"/>
          <w:szCs w:val="24"/>
        </w:rPr>
        <w:instrText xml:space="preserve"> ADDIN EN.CITE &lt;EndNote&gt;&lt;Cite&gt;&lt;Author&gt;Belk&lt;/Author&gt;&lt;Year&gt;2021&lt;/Year&gt;&lt;RecNum&gt;6&lt;/RecNum&gt;&lt;Prefix&gt;e.g.`, &lt;/Prefix&gt;&lt;DisplayText&gt;[e.g., 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534B16">
        <w:rPr>
          <w:rFonts w:ascii="Times New Roman" w:hAnsi="Times New Roman" w:cs="Times New Roman"/>
          <w:bCs/>
          <w:sz w:val="24"/>
          <w:szCs w:val="24"/>
        </w:rPr>
        <w:fldChar w:fldCharType="separate"/>
      </w:r>
      <w:r w:rsidR="000C4EC8">
        <w:rPr>
          <w:rFonts w:ascii="Times New Roman" w:hAnsi="Times New Roman" w:cs="Times New Roman"/>
          <w:bCs/>
          <w:noProof/>
          <w:sz w:val="24"/>
          <w:szCs w:val="24"/>
        </w:rPr>
        <w:t>[e.g., 14]</w:t>
      </w:r>
      <w:r w:rsidR="00534B16">
        <w:rPr>
          <w:rFonts w:ascii="Times New Roman" w:hAnsi="Times New Roman" w:cs="Times New Roman"/>
          <w:bCs/>
          <w:sz w:val="24"/>
          <w:szCs w:val="24"/>
        </w:rPr>
        <w:fldChar w:fldCharType="end"/>
      </w:r>
      <w:ins w:id="32" w:author="Gen-Chang Hsu" w:date="2024-09-21T13:53:00Z" w16du:dateUtc="2024-09-21T17:53:00Z">
        <w:r w:rsidR="00534B16">
          <w:rPr>
            <w:rFonts w:ascii="Times New Roman" w:hAnsi="Times New Roman" w:cs="Times New Roman"/>
            <w:bCs/>
            <w:sz w:val="24"/>
            <w:szCs w:val="24"/>
          </w:rPr>
          <w:t>,</w:t>
        </w:r>
      </w:ins>
      <w:ins w:id="33" w:author="Gen-Chang Hsu" w:date="2024-09-21T13:54:00Z" w16du:dateUtc="2024-09-21T17:54:00Z">
        <w:r w:rsidR="00534B16">
          <w:rPr>
            <w:rFonts w:ascii="Times New Roman" w:hAnsi="Times New Roman" w:cs="Times New Roman"/>
            <w:bCs/>
            <w:sz w:val="24"/>
            <w:szCs w:val="24"/>
          </w:rPr>
          <w:t xml:space="preserve"> yet </w:t>
        </w:r>
      </w:ins>
      <w:ins w:id="34" w:author="Gen-Chang Hsu" w:date="2024-09-21T13:59:00Z" w16du:dateUtc="2024-09-21T17:59:00Z">
        <w:r w:rsidR="0035124F">
          <w:rPr>
            <w:rFonts w:ascii="Times New Roman" w:hAnsi="Times New Roman" w:cs="Times New Roman"/>
            <w:bCs/>
            <w:sz w:val="24"/>
            <w:szCs w:val="24"/>
          </w:rPr>
          <w:t>a</w:t>
        </w:r>
      </w:ins>
      <w:ins w:id="35" w:author="Gen-Chang Hsu" w:date="2024-09-21T13:54:00Z" w16du:dateUtc="2024-09-21T17:54:00Z">
        <w:r w:rsidR="00534B16">
          <w:rPr>
            <w:rFonts w:ascii="Times New Roman" w:hAnsi="Times New Roman" w:cs="Times New Roman"/>
            <w:bCs/>
            <w:sz w:val="24"/>
            <w:szCs w:val="24"/>
          </w:rPr>
          <w:t xml:space="preserve"> general understanding is still lacking.</w:t>
        </w:r>
      </w:ins>
      <w:ins w:id="36" w:author="Gen-Chang Hsu" w:date="2024-09-21T13:53:00Z" w16du:dateUtc="2024-09-21T17:53:00Z">
        <w:r w:rsidR="00534B16">
          <w:rPr>
            <w:rFonts w:ascii="Times New Roman" w:hAnsi="Times New Roman" w:cs="Times New Roman"/>
            <w:bCs/>
            <w:sz w:val="24"/>
            <w:szCs w:val="24"/>
          </w:rPr>
          <w:t xml:space="preserve"> </w:t>
        </w:r>
      </w:ins>
      <w:del w:id="37" w:author="Gen-Chang Hsu" w:date="2024-09-21T13:53:00Z" w16du:dateUtc="2024-09-21T17:53:00Z">
        <w:r w:rsidR="00223238" w:rsidRPr="0018685F" w:rsidDel="00534B16">
          <w:rPr>
            <w:rFonts w:ascii="Times New Roman" w:hAnsi="Times New Roman" w:cs="Times New Roman"/>
            <w:bCs/>
            <w:sz w:val="24"/>
            <w:szCs w:val="24"/>
          </w:rPr>
          <w:delText>.</w:delText>
        </w:r>
      </w:del>
    </w:p>
    <w:p w14:paraId="55F0974D" w14:textId="1BC76CA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ins w:id="38" w:author="Gen-Chang Hsu" w:date="2024-09-19T21:51:00Z" w16du:dateUtc="2024-09-20T01:51:00Z">
        <w:r w:rsidR="00236A32" w:rsidRPr="004A7908">
          <w:rPr>
            <w:rFonts w:ascii="Times New Roman" w:hAnsi="Times New Roman" w:cs="Times New Roman"/>
            <w:bCs/>
            <w:sz w:val="24"/>
            <w:szCs w:val="24"/>
          </w:rPr>
          <w:t>While most studies on the reproducti</w:t>
        </w:r>
      </w:ins>
      <w:ins w:id="39" w:author="Gen-Chang Hsu" w:date="2024-09-19T21:52:00Z" w16du:dateUtc="2024-09-20T01:52:00Z">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ins>
      <w:del w:id="40" w:author="Gen-Chang Hsu" w:date="2024-09-19T21:52:00Z" w16du:dateUtc="2024-09-20T01:52:00Z">
        <w:r w:rsidRPr="00236A32" w:rsidDel="00236A32">
          <w:rPr>
            <w:rFonts w:ascii="Times New Roman" w:hAnsi="Times New Roman" w:cs="Times New Roman"/>
            <w:bCs/>
            <w:sz w:val="24"/>
            <w:szCs w:val="24"/>
          </w:rPr>
          <w:delText xml:space="preserve">Besides </w:delText>
        </w:r>
      </w:del>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ins w:id="41" w:author="Gen-Chang Hsu" w:date="2024-09-19T21:53:00Z" w16du:dateUtc="2024-09-20T01:53:00Z">
        <w:r w:rsidR="00236A32">
          <w:rPr>
            <w:rFonts w:ascii="Times New Roman" w:hAnsi="Times New Roman" w:cs="Times New Roman"/>
            <w:bCs/>
            <w:sz w:val="24"/>
            <w:szCs w:val="24"/>
          </w:rPr>
          <w:t>may</w:t>
        </w:r>
      </w:ins>
      <w:del w:id="42" w:author="Gen-Chang Hsu" w:date="2024-09-19T21:53:00Z" w16du:dateUtc="2024-09-20T01:53:00Z">
        <w:r w:rsidR="00644562" w:rsidRPr="0018685F" w:rsidDel="00236A32">
          <w:rPr>
            <w:rFonts w:ascii="Times New Roman" w:hAnsi="Times New Roman" w:cs="Times New Roman"/>
            <w:bCs/>
            <w:sz w:val="24"/>
            <w:szCs w:val="24"/>
          </w:rPr>
          <w:delText>ca</w:delText>
        </w:r>
        <w:r w:rsidR="00D2027E" w:rsidRPr="0018685F" w:rsidDel="00236A32">
          <w:rPr>
            <w:rFonts w:ascii="Times New Roman" w:hAnsi="Times New Roman" w:cs="Times New Roman"/>
            <w:bCs/>
            <w:sz w:val="24"/>
            <w:szCs w:val="24"/>
          </w:rPr>
          <w:delText>n</w:delText>
        </w:r>
      </w:del>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ins w:id="43" w:author="Gen-Chang Hsu" w:date="2024-09-19T21:53:00Z" w16du:dateUtc="2024-09-20T01:53:00Z">
        <w:r w:rsidR="00236A32">
          <w:rPr>
            <w:rFonts w:ascii="Times New Roman" w:hAnsi="Times New Roman" w:cs="Times New Roman"/>
            <w:bCs/>
            <w:sz w:val="24"/>
            <w:szCs w:val="24"/>
          </w:rPr>
          <w:t>ir</w:t>
        </w:r>
      </w:ins>
      <w:r w:rsidR="00D2027E" w:rsidRPr="0018685F">
        <w:rPr>
          <w:rFonts w:ascii="Times New Roman" w:hAnsi="Times New Roman" w:cs="Times New Roman"/>
          <w:bCs/>
          <w:sz w:val="24"/>
          <w:szCs w:val="24"/>
        </w:rPr>
        <w:t xml:space="preserve"> </w:t>
      </w:r>
      <w:ins w:id="44" w:author="Gen-Chang Hsu" w:date="2024-09-19T21:55:00Z" w16du:dateUtc="2024-09-20T01:55:00Z">
        <w:r w:rsidR="005453CF">
          <w:rPr>
            <w:rFonts w:ascii="Times New Roman" w:hAnsi="Times New Roman" w:cs="Times New Roman"/>
            <w:bCs/>
            <w:sz w:val="24"/>
            <w:szCs w:val="24"/>
          </w:rPr>
          <w:t>breeding outcomes</w:t>
        </w:r>
      </w:ins>
      <w:del w:id="45" w:author="Gen-Chang Hsu" w:date="2024-09-19T21:55:00Z" w16du:dateUtc="2024-09-20T01:55:00Z">
        <w:r w:rsidR="00D2027E" w:rsidRPr="0018685F" w:rsidDel="005453CF">
          <w:rPr>
            <w:rFonts w:ascii="Times New Roman" w:hAnsi="Times New Roman" w:cs="Times New Roman"/>
            <w:bCs/>
            <w:sz w:val="24"/>
            <w:szCs w:val="24"/>
          </w:rPr>
          <w:delText>reproducti</w:delText>
        </w:r>
      </w:del>
      <w:del w:id="46" w:author="Gen-Chang Hsu" w:date="2024-09-19T21:53:00Z" w16du:dateUtc="2024-09-20T01:53:00Z">
        <w:r w:rsidR="00D2027E" w:rsidRPr="0018685F" w:rsidDel="00236A32">
          <w:rPr>
            <w:rFonts w:ascii="Times New Roman" w:hAnsi="Times New Roman" w:cs="Times New Roman"/>
            <w:bCs/>
            <w:sz w:val="24"/>
            <w:szCs w:val="24"/>
          </w:rPr>
          <w:delText>on of</w:delText>
        </w:r>
        <w:r w:rsidR="00644562" w:rsidRPr="0018685F" w:rsidDel="00236A32">
          <w:rPr>
            <w:rFonts w:ascii="Times New Roman" w:hAnsi="Times New Roman" w:cs="Times New Roman"/>
            <w:bCs/>
            <w:sz w:val="24"/>
            <w:szCs w:val="24"/>
          </w:rPr>
          <w:delText xml:space="preserve"> </w:delText>
        </w:r>
        <w:r w:rsidR="00D2027E" w:rsidRPr="0018685F" w:rsidDel="00236A32">
          <w:rPr>
            <w:rFonts w:ascii="Times New Roman" w:hAnsi="Times New Roman" w:cs="Times New Roman"/>
            <w:bCs/>
            <w:sz w:val="24"/>
            <w:szCs w:val="24"/>
          </w:rPr>
          <w:delText>burying beetles</w:delText>
        </w:r>
      </w:del>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 xml:space="preserve">reared in a </w:t>
      </w:r>
      <w:r w:rsidR="006F06DF" w:rsidRPr="0018685F">
        <w:rPr>
          <w:rFonts w:ascii="Times New Roman" w:hAnsi="Times New Roman" w:cs="Times New Roman"/>
          <w:bCs/>
          <w:sz w:val="24"/>
          <w:szCs w:val="24"/>
        </w:rPr>
        <w:lastRenderedPageBreak/>
        <w:t>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&lt;EndNote&gt;&lt;Cite&gt;&lt;Author&gt;Weldon&lt;/Author&gt;&lt;Year&gt;2015&lt;/Year&gt;&lt;RecNum&gt;32&lt;/RecNum&gt;&lt;DisplayText&gt;[15]&lt;/DisplayText&gt;&lt;record&gt;&lt;rec-number&gt;32&lt;/rec-number&gt;&lt;foreign-keys&gt;&lt;key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&lt;EndNote&gt;&lt;Cite&gt;&lt;Author&gt;Rozen&lt;/Author&gt;&lt;Year&gt;2008&lt;/Year&gt;&lt;RecNum&gt;16&lt;/RecNum&gt;&lt;DisplayText&gt;[1, 16]&lt;/DisplayText&gt;&lt;record&gt;&lt;rec-number&gt;16&lt;/rec-number&gt;&lt;foreign-keys&gt;&lt;key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16]</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&lt;EndNote&gt;&lt;Cite&gt;&lt;Author&gt;Hocking&lt;/Author&gt;&lt;Year&gt;2006&lt;/Year&gt;&lt;RecNum&gt;44&lt;/RecNum&gt;&lt;DisplayText&gt;[5, 17]&lt;/DisplayText&gt;&lt;record&gt;&lt;rec-number&gt;44&lt;/rec-number&gt;&lt;foreign-keys&gt;&lt;key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[5, 17]</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ins w:id="47" w:author="Gen-Chang Hsu" w:date="2024-09-19T21:57:00Z" w16du:dateUtc="2024-09-20T01:57:00Z">
        <w:r w:rsidR="005453CF">
          <w:rPr>
            <w:rFonts w:ascii="Times New Roman" w:hAnsi="Times New Roman" w:cs="Times New Roman"/>
            <w:bCs/>
            <w:sz w:val="24"/>
            <w:szCs w:val="24"/>
          </w:rPr>
          <w:t xml:space="preserve"> not only in their abundance but also</w:t>
        </w:r>
      </w:ins>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&lt;EndNote&gt;&lt;Cite&gt;&lt;Author&gt;May&lt;/Author&gt;&lt;Year&gt;2022&lt;/Year&gt;&lt;RecNum&gt;34&lt;/RecNum&gt;&lt;DisplayText&gt;[18]&lt;/DisplayText&gt;&lt;record&gt;&lt;rec-number&gt;34&lt;/rec-number&gt;&lt;foreign-keys&gt;&lt;key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[18]</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which </w:t>
      </w:r>
      <w:del w:id="48" w:author="Gen-Chang Hsu" w:date="2024-09-19T22:01:00Z" w16du:dateUtc="2024-09-20T02:01:00Z">
        <w:r w:rsidR="00D61A19" w:rsidRPr="0018685F" w:rsidDel="00584869">
          <w:rPr>
            <w:rFonts w:ascii="Times New Roman" w:hAnsi="Times New Roman" w:cs="Times New Roman"/>
            <w:bCs/>
            <w:sz w:val="24"/>
            <w:szCs w:val="24"/>
          </w:rPr>
          <w:delText xml:space="preserve">may </w:delText>
        </w:r>
      </w:del>
      <w:r w:rsidR="00D61A19" w:rsidRPr="0018685F">
        <w:rPr>
          <w:rFonts w:ascii="Times New Roman" w:hAnsi="Times New Roman" w:cs="Times New Roman"/>
          <w:bCs/>
          <w:sz w:val="24"/>
          <w:szCs w:val="24"/>
        </w:rPr>
        <w:t>influence</w:t>
      </w:r>
      <w:r w:rsidR="004148F8" w:rsidRPr="0018685F">
        <w:rPr>
          <w:rFonts w:ascii="Times New Roman" w:hAnsi="Times New Roman" w:cs="Times New Roman"/>
          <w:bCs/>
          <w:sz w:val="24"/>
          <w:szCs w:val="24"/>
        </w:rPr>
        <w:t xml:space="preserve"> </w:t>
      </w:r>
      <w:ins w:id="49" w:author="Gen-Chang Hsu" w:date="2024-09-19T22:00:00Z" w16du:dateUtc="2024-09-20T02:00:00Z">
        <w:r w:rsidR="00584869">
          <w:rPr>
            <w:rFonts w:ascii="Times New Roman" w:hAnsi="Times New Roman" w:cs="Times New Roman"/>
            <w:bCs/>
            <w:sz w:val="24"/>
            <w:szCs w:val="24"/>
          </w:rPr>
          <w:t xml:space="preserve">the </w:t>
        </w:r>
      </w:ins>
      <w:ins w:id="50" w:author="Gen-Chang Hsu" w:date="2024-09-19T21:58:00Z" w16du:dateUtc="2024-09-20T01:58:00Z">
        <w:r w:rsidR="00584869">
          <w:rPr>
            <w:rFonts w:ascii="Times New Roman" w:hAnsi="Times New Roman" w:cs="Times New Roman"/>
            <w:bCs/>
            <w:sz w:val="24"/>
            <w:szCs w:val="24"/>
          </w:rPr>
          <w:t>overall</w:t>
        </w:r>
      </w:ins>
      <w:ins w:id="51" w:author="Gen-Chang Hsu" w:date="2024-09-19T21:59:00Z" w16du:dateUtc="2024-09-20T01:59:00Z">
        <w:r w:rsidR="00584869">
          <w:rPr>
            <w:rFonts w:ascii="Times New Roman" w:hAnsi="Times New Roman" w:cs="Times New Roman"/>
            <w:bCs/>
            <w:sz w:val="24"/>
            <w:szCs w:val="24"/>
          </w:rPr>
          <w:t xml:space="preserve"> </w:t>
        </w:r>
      </w:ins>
      <w:ins w:id="52" w:author="Gen-Chang Hsu" w:date="2024-09-19T22:01:00Z" w16du:dateUtc="2024-09-20T02:01:00Z">
        <w:r w:rsidR="00584869">
          <w:rPr>
            <w:rFonts w:ascii="Times New Roman" w:hAnsi="Times New Roman" w:cs="Times New Roman"/>
            <w:bCs/>
            <w:sz w:val="24"/>
            <w:szCs w:val="24"/>
          </w:rPr>
          <w:t>reproductive</w:t>
        </w:r>
      </w:ins>
      <w:ins w:id="53" w:author="Gen-Chang Hsu" w:date="2024-09-19T22:00:00Z" w16du:dateUtc="2024-09-20T02:00:00Z">
        <w:r w:rsidR="00584869">
          <w:rPr>
            <w:rFonts w:ascii="Times New Roman" w:hAnsi="Times New Roman" w:cs="Times New Roman"/>
            <w:bCs/>
            <w:sz w:val="24"/>
            <w:szCs w:val="24"/>
          </w:rPr>
          <w:t xml:space="preserve"> performance of parents </w:t>
        </w:r>
      </w:ins>
      <w:ins w:id="54" w:author="Gen-Chang Hsu" w:date="2024-09-19T21:59:00Z" w16du:dateUtc="2024-09-20T01:59:00Z">
        <w:r w:rsidR="00584869">
          <w:rPr>
            <w:rFonts w:ascii="Times New Roman" w:hAnsi="Times New Roman" w:cs="Times New Roman"/>
            <w:bCs/>
            <w:sz w:val="24"/>
            <w:szCs w:val="24"/>
          </w:rPr>
          <w:t xml:space="preserve">as well as individual </w:t>
        </w:r>
      </w:ins>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&lt;EndNote&gt;&lt;Cite&gt;&lt;Author&gt;Scriber&lt;/Author&gt;&lt;Year&gt;1981&lt;/Year&gt;&lt;RecNum&gt;35&lt;/RecNum&gt;&lt;DisplayText&gt;[19]&lt;/DisplayText&gt;&lt;record&gt;&lt;rec-number&gt;35&lt;/rec-number&gt;&lt;foreign-keys&gt;&lt;key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[19]</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6799FE6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12, 20]</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&lt;EndNote&gt;&lt;Cite&gt;&lt;Author&gt;Smiseth&lt;/Author&gt;&lt;Year&gt;2014&lt;/Year&gt;&lt;RecNum&gt;9&lt;/RecNum&gt;&lt;DisplayText&gt;[8, 21]&lt;/DisplayText&gt;&lt;record&gt;&lt;rec-number&gt;9&lt;/rec-number&gt;&lt;foreign-keys&gt;&lt;key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[8, 21]</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[22-24]</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25]&lt;/DisplayText&gt;&lt;record&gt;&lt;rec-number&gt;27&lt;/rec-number&gt;&lt;foreign-keys&gt;&lt;key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[but see 25]</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lastRenderedPageBreak/>
        <w:t>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3A9707D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del w:id="55" w:author="Gen-Chang Hsu" w:date="2024-09-22T11:26:00Z" w16du:dateUtc="2024-09-22T15:26:00Z">
        <w:r w:rsidR="005853C0" w:rsidRPr="0018685F" w:rsidDel="00DA0CE9">
          <w:rPr>
            <w:rFonts w:ascii="Times New Roman" w:hAnsi="Times New Roman" w:cs="Times New Roman"/>
            <w:bCs/>
            <w:sz w:val="24"/>
            <w:szCs w:val="24"/>
          </w:rPr>
          <w:delText>.</w:delText>
        </w:r>
      </w:del>
      <w:ins w:id="56" w:author="Gen-Chang Hsu" w:date="2024-09-22T11:29:00Z" w16du:dateUtc="2024-09-22T15:29:00Z">
        <w:r w:rsidR="00BE3464">
          <w:rPr>
            <w:rFonts w:ascii="Times New Roman" w:hAnsi="Times New Roman" w:cs="Times New Roman"/>
            <w:bCs/>
            <w:sz w:val="24"/>
            <w:szCs w:val="24"/>
          </w:rPr>
          <w:t xml:space="preserve"> and had</w:t>
        </w:r>
      </w:ins>
      <w:ins w:id="57" w:author="Gen-Chang Hsu" w:date="2024-09-22T11:28:00Z" w16du:dateUtc="2024-09-22T15:28:00Z">
        <w:r w:rsidR="00DA0CE9">
          <w:rPr>
            <w:rFonts w:ascii="Times New Roman" w:hAnsi="Times New Roman" w:cs="Times New Roman"/>
            <w:bCs/>
            <w:sz w:val="24"/>
            <w:szCs w:val="24"/>
          </w:rPr>
          <w:t xml:space="preserve"> </w:t>
        </w:r>
      </w:ins>
      <w:ins w:id="58" w:author="Gen-Chang Hsu" w:date="2024-09-22T11:29:00Z" w16du:dateUtc="2024-09-22T15:29:00Z">
        <w:r w:rsidR="00BE3464">
          <w:rPr>
            <w:rFonts w:ascii="Times New Roman" w:hAnsi="Times New Roman" w:cs="Times New Roman"/>
            <w:bCs/>
            <w:sz w:val="24"/>
            <w:szCs w:val="24"/>
          </w:rPr>
          <w:t xml:space="preserve">similar </w:t>
        </w:r>
      </w:ins>
      <w:ins w:id="59" w:author="Gen-Chang Hsu" w:date="2024-09-22T11:27:00Z" w16du:dateUtc="2024-09-22T15:27:00Z">
        <w:r w:rsidR="00DA0CE9">
          <w:rPr>
            <w:rFonts w:ascii="Times New Roman" w:hAnsi="Times New Roman" w:cs="Times New Roman"/>
            <w:bCs/>
            <w:sz w:val="24"/>
            <w:szCs w:val="24"/>
          </w:rPr>
          <w:t>levels of decomposition</w:t>
        </w:r>
      </w:ins>
      <w:ins w:id="60" w:author="Gen-Chang Hsu" w:date="2024-09-22T11:28:00Z" w16du:dateUtc="2024-09-22T15:28:00Z">
        <w:r w:rsidR="00DA0CE9">
          <w:rPr>
            <w:rFonts w:ascii="Times New Roman" w:hAnsi="Times New Roman" w:cs="Times New Roman"/>
            <w:bCs/>
            <w:sz w:val="24"/>
            <w:szCs w:val="24"/>
          </w:rPr>
          <w:t xml:space="preserve"> </w:t>
        </w:r>
      </w:ins>
      <w:ins w:id="61" w:author="Gen-Chang Hsu" w:date="2024-09-22T11:27:00Z" w16du:dateUtc="2024-09-22T15:27:00Z">
        <w:r w:rsidR="00DA0CE9">
          <w:rPr>
            <w:rFonts w:ascii="Times New Roman" w:hAnsi="Times New Roman" w:cs="Times New Roman"/>
            <w:bCs/>
            <w:sz w:val="24"/>
            <w:szCs w:val="24"/>
          </w:rPr>
          <w:t>to th</w:t>
        </w:r>
      </w:ins>
      <w:ins w:id="62" w:author="Gen-Chang Hsu" w:date="2024-09-22T11:28:00Z" w16du:dateUtc="2024-09-22T15:28:00Z">
        <w:r w:rsidR="00DA0CE9">
          <w:rPr>
            <w:rFonts w:ascii="Times New Roman" w:hAnsi="Times New Roman" w:cs="Times New Roman"/>
            <w:bCs/>
            <w:sz w:val="24"/>
            <w:szCs w:val="24"/>
          </w:rPr>
          <w:t>ose of lab carcasses.</w:t>
        </w:r>
      </w:ins>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 xml:space="preserve">parent </w:t>
      </w:r>
      <w:r w:rsidR="00842A2C" w:rsidRPr="0018685F">
        <w:rPr>
          <w:rFonts w:ascii="Times New Roman" w:hAnsi="Times New Roman" w:cs="Times New Roman"/>
          <w:bCs/>
          <w:sz w:val="24"/>
          <w:szCs w:val="24"/>
        </w:rPr>
        <w:lastRenderedPageBreak/>
        <w:t>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65A4F0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&lt;EndNote&gt;&lt;Cite&gt;&lt;Author&gt;Sun&lt;/Author&gt;&lt;Year&gt;2020&lt;/Year&gt;&lt;RecNum&gt;45&lt;/RecNum&gt;&lt;DisplayText&gt;[26]&lt;/DisplayText&gt;&lt;record&gt;&lt;rec-number&gt;45&lt;/rec-number&gt;&lt;foreign-keys&gt;&lt;key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[26]</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ins w:id="63" w:author="Gen-Chang Hsu" w:date="2024-09-19T20:25:00Z" w16du:dateUtc="2024-09-20T00:25:00Z">
        <w:r w:rsidR="003317F0">
          <w:rPr>
            <w:rFonts w:ascii="Times New Roman" w:hAnsi="Times New Roman" w:cs="Times New Roman"/>
            <w:bCs/>
            <w:sz w:val="24"/>
            <w:szCs w:val="24"/>
          </w:rPr>
          <w:t xml:space="preserve"> All the aforementioned breeding outcomes </w:t>
        </w:r>
      </w:ins>
      <w:ins w:id="64" w:author="Gen-Chang Hsu" w:date="2024-09-19T20:26:00Z" w16du:dateUtc="2024-09-20T00:26:00Z">
        <w:r w:rsidR="003317F0">
          <w:rPr>
            <w:rFonts w:ascii="Times New Roman" w:hAnsi="Times New Roman" w:cs="Times New Roman"/>
            <w:bCs/>
            <w:sz w:val="24"/>
            <w:szCs w:val="24"/>
          </w:rPr>
          <w:t>and car</w:t>
        </w:r>
      </w:ins>
      <w:ins w:id="65" w:author="Gen-Chang Hsu" w:date="2024-09-19T20:27:00Z" w16du:dateUtc="2024-09-20T00:27:00Z">
        <w:r w:rsidR="003317F0">
          <w:rPr>
            <w:rFonts w:ascii="Times New Roman" w:hAnsi="Times New Roman" w:cs="Times New Roman"/>
            <w:bCs/>
            <w:sz w:val="24"/>
            <w:szCs w:val="24"/>
          </w:rPr>
          <w:t xml:space="preserve">cass use </w:t>
        </w:r>
      </w:ins>
      <w:ins w:id="66" w:author="Gen-Chang Hsu" w:date="2024-09-19T20:25:00Z" w16du:dateUtc="2024-09-20T00:25:00Z">
        <w:r w:rsidR="003317F0">
          <w:rPr>
            <w:rFonts w:ascii="Times New Roman" w:hAnsi="Times New Roman" w:cs="Times New Roman"/>
            <w:bCs/>
            <w:sz w:val="24"/>
            <w:szCs w:val="24"/>
          </w:rPr>
          <w:t>were recorded during the first reproductive bout of the breeding pairs.</w:t>
        </w:r>
      </w:ins>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B60C9F3"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[27]&lt;/DisplayText&gt;&lt;record&gt;&lt;rec-number&gt;47&lt;/rec-number&gt;&lt;foreign-keys&gt;&lt;key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Al Shareefi and Cotter [27]</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lastRenderedPageBreak/>
        <w:t xml:space="preserve">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w:t>
      </w:r>
      <w:ins w:id="67" w:author="Gen-Chang Hsu" w:date="2024-09-22T16:50:00Z" w16du:dateUtc="2024-09-22T20:50:00Z">
        <w:r w:rsidR="00347776">
          <w:rPr>
            <w:rFonts w:ascii="Times New Roman" w:hAnsi="Times New Roman" w:cs="Times New Roman"/>
            <w:bCs/>
            <w:sz w:val="24"/>
            <w:szCs w:val="24"/>
          </w:rPr>
          <w:t>ix</w:t>
        </w:r>
      </w:ins>
      <w:del w:id="68" w:author="Gen-Chang Hsu" w:date="2024-09-22T16:50:00Z" w16du:dateUtc="2024-09-22T20:50:00Z">
        <w:r w:rsidR="00566231" w:rsidRPr="0018685F" w:rsidDel="00347776">
          <w:rPr>
            <w:rFonts w:ascii="Times New Roman" w:hAnsi="Times New Roman" w:cs="Times New Roman"/>
            <w:bCs/>
            <w:sz w:val="24"/>
            <w:szCs w:val="24"/>
          </w:rPr>
          <w:delText>even</w:delText>
        </w:r>
      </w:del>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w:t>
      </w:r>
      <w:ins w:id="69" w:author="Gen-Chang Hsu" w:date="2024-09-22T16:50:00Z" w16du:dateUtc="2024-09-22T20:50:00Z">
        <w:r w:rsidR="00347776">
          <w:rPr>
            <w:rFonts w:ascii="Times New Roman" w:hAnsi="Times New Roman" w:cs="Times New Roman"/>
            <w:bCs/>
            <w:sz w:val="24"/>
            <w:szCs w:val="24"/>
          </w:rPr>
          <w:t>ix</w:t>
        </w:r>
      </w:ins>
      <w:del w:id="70" w:author="Gen-Chang Hsu" w:date="2024-09-22T16:50:00Z" w16du:dateUtc="2024-09-22T20:50:00Z">
        <w:r w:rsidR="00566231" w:rsidRPr="0018685F" w:rsidDel="00347776">
          <w:rPr>
            <w:rFonts w:ascii="Times New Roman" w:hAnsi="Times New Roman" w:cs="Times New Roman"/>
            <w:bCs/>
            <w:sz w:val="24"/>
            <w:szCs w:val="24"/>
          </w:rPr>
          <w:delText>even</w:delText>
        </w:r>
      </w:del>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0CB05287"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&lt;EndNote&gt;&lt;Cite&gt;&lt;Author&gt;Saini&lt;/Author&gt;&lt;Year&gt;2021&lt;/Year&gt;&lt;RecNum&gt;48&lt;/RecNum&gt;&lt;DisplayText&gt;[28]&lt;/DisplayText&gt;&lt;record&gt;&lt;rec-number&gt;48&lt;/rec-number&gt;&lt;foreign-keys&gt;&lt;key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[28]</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w:t>
      </w:r>
      <w:r w:rsidR="0095405A" w:rsidRPr="0018685F">
        <w:rPr>
          <w:rFonts w:ascii="Times New Roman" w:hAnsi="Times New Roman" w:cs="Times New Roman"/>
          <w:sz w:val="24"/>
          <w:szCs w:val="24"/>
        </w:rPr>
        <w:lastRenderedPageBreak/>
        <w:t>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56D1B8"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w:t>
      </w:r>
      <w:r w:rsidR="00CF20A0" w:rsidRPr="002C6763">
        <w:rPr>
          <w:rFonts w:ascii="Times New Roman" w:hAnsi="Times New Roman" w:cs="Times New Roman"/>
          <w:sz w:val="24"/>
          <w:szCs w:val="24"/>
        </w:rPr>
        <w:t>Dead larvae</w:t>
      </w:r>
      <w:ins w:id="71" w:author="Gen-Chang Hsu" w:date="2024-09-21T21:24:00Z" w16du:dateUtc="2024-09-22T01:24:00Z">
        <w:r w:rsidR="00652AD8" w:rsidRPr="002C6763">
          <w:rPr>
            <w:rFonts w:ascii="Times New Roman" w:hAnsi="Times New Roman" w:cs="Times New Roman"/>
            <w:sz w:val="24"/>
            <w:szCs w:val="24"/>
          </w:rPr>
          <w:t xml:space="preserve"> (</w:t>
        </w:r>
        <w:r w:rsidR="00652AD8" w:rsidRPr="002C6763">
          <w:rPr>
            <w:rFonts w:ascii="Times New Roman" w:hAnsi="Times New Roman" w:cs="Times New Roman"/>
            <w:i/>
            <w:iCs/>
            <w:sz w:val="24"/>
            <w:szCs w:val="24"/>
          </w:rPr>
          <w:t>n</w:t>
        </w:r>
        <w:r w:rsidR="00652AD8" w:rsidRPr="002C6763">
          <w:rPr>
            <w:rFonts w:ascii="Times New Roman" w:hAnsi="Times New Roman" w:cs="Times New Roman"/>
            <w:sz w:val="24"/>
            <w:szCs w:val="24"/>
          </w:rPr>
          <w:t xml:space="preserve"> = 146)</w:t>
        </w:r>
      </w:ins>
      <w:r w:rsidR="00CF20A0" w:rsidRPr="002C6763">
        <w:rPr>
          <w:rFonts w:ascii="Times New Roman" w:hAnsi="Times New Roman" w:cs="Times New Roman"/>
          <w:sz w:val="24"/>
          <w:szCs w:val="24"/>
        </w:rPr>
        <w:t xml:space="preserve"> were excluded from the analysis</w:t>
      </w:r>
      <w:ins w:id="72" w:author="Gen-Chang Hsu" w:date="2024-09-21T21:23:00Z" w16du:dateUtc="2024-09-22T01:23:00Z">
        <w:r w:rsidR="00652AD8" w:rsidRPr="002C6763">
          <w:rPr>
            <w:rFonts w:ascii="Times New Roman" w:hAnsi="Times New Roman" w:cs="Times New Roman"/>
            <w:sz w:val="24"/>
            <w:szCs w:val="24"/>
          </w:rPr>
          <w:t xml:space="preserve"> (larval survival</w:t>
        </w:r>
      </w:ins>
      <w:ins w:id="73" w:author="Gen-Chang Hsu" w:date="2024-09-21T21:24:00Z" w16du:dateUtc="2024-09-22T01:24:00Z">
        <w:r w:rsidR="00652AD8" w:rsidRPr="002C6763">
          <w:rPr>
            <w:rFonts w:ascii="Times New Roman" w:hAnsi="Times New Roman" w:cs="Times New Roman"/>
            <w:sz w:val="24"/>
            <w:szCs w:val="24"/>
          </w:rPr>
          <w:t xml:space="preserve"> rate was 22.3%</w:t>
        </w:r>
      </w:ins>
      <w:ins w:id="74" w:author="Gen-Chang Hsu" w:date="2024-09-21T21:25:00Z" w16du:dateUtc="2024-09-22T01:25:00Z">
        <w:r w:rsidR="002C6763">
          <w:rPr>
            <w:rFonts w:ascii="Times New Roman" w:hAnsi="Times New Roman" w:cs="Times New Roman"/>
            <w:sz w:val="24"/>
            <w:szCs w:val="24"/>
          </w:rPr>
          <w:t xml:space="preserve"> in the </w:t>
        </w:r>
      </w:ins>
      <w:ins w:id="75" w:author="Gen-Chang Hsu" w:date="2024-09-21T21:28:00Z" w16du:dateUtc="2024-09-22T01:28:00Z">
        <w:r w:rsidR="00765D29">
          <w:rPr>
            <w:rFonts w:ascii="Times New Roman" w:hAnsi="Times New Roman" w:cs="Times New Roman"/>
            <w:sz w:val="24"/>
            <w:szCs w:val="24"/>
          </w:rPr>
          <w:t xml:space="preserve">five-day </w:t>
        </w:r>
      </w:ins>
      <w:ins w:id="76" w:author="Gen-Chang Hsu" w:date="2024-09-21T21:25:00Z" w16du:dateUtc="2024-09-22T01:25:00Z">
        <w:r w:rsidR="002C6763">
          <w:rPr>
            <w:rFonts w:ascii="Times New Roman" w:hAnsi="Times New Roman" w:cs="Times New Roman"/>
            <w:sz w:val="24"/>
            <w:szCs w:val="24"/>
          </w:rPr>
          <w:t>feeding experiments</w:t>
        </w:r>
      </w:ins>
      <w:ins w:id="77" w:author="Gen-Chang Hsu" w:date="2024-09-21T21:23:00Z" w16du:dateUtc="2024-09-22T01:23:00Z">
        <w:r w:rsidR="00652AD8" w:rsidRPr="002C6763">
          <w:rPr>
            <w:rFonts w:ascii="Times New Roman" w:hAnsi="Times New Roman" w:cs="Times New Roman"/>
            <w:sz w:val="24"/>
            <w:szCs w:val="24"/>
          </w:rPr>
          <w:t>)</w:t>
        </w:r>
      </w:ins>
      <w:r w:rsidR="00CF20A0" w:rsidRPr="002C6763">
        <w:rPr>
          <w:rFonts w:ascii="Times New Roman" w:hAnsi="Times New Roman" w:cs="Times New Roman"/>
          <w:sz w:val="24"/>
          <w:szCs w:val="24"/>
        </w:rPr>
        <w:t>.</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052CD108"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&lt;EndNote&gt;&lt;Cite&gt;&lt;Author&gt;Brooks&lt;/Author&gt;&lt;Year&gt;2017&lt;/Year&gt;&lt;RecNum&gt;2&lt;/RecNum&gt;&lt;DisplayText&gt;[29]&lt;/DisplayText&gt;&lt;record&gt;&lt;rec-number&gt;2&lt;/rec-number&gt;&lt;foreign-keys&gt;&lt;key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[29]</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&lt;EndNote&gt;&lt;Cite&gt;&lt;Author&gt;Hartig&lt;/Author&gt;&lt;Year&gt;2022&lt;/Year&gt;&lt;RecNum&gt;3&lt;/RecNum&gt;&lt;DisplayText&gt;[30]&lt;/DisplayText&gt;&lt;record&gt;&lt;rec-number&gt;3&lt;/rec-number&gt;&lt;foreign-keys&gt;&lt;key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[30]</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&lt;EndNote&gt;&lt;Cite&gt;&lt;Author&gt;Fox&lt;/Author&gt;&lt;Year&gt;2019&lt;/Year&gt;&lt;RecNum&gt;4&lt;/RecNum&gt;&lt;DisplayText&gt;[31]&lt;/DisplayText&gt;&lt;record&gt;&lt;rec-number&gt;4&lt;/rec-number&gt;&lt;foreign-keys&gt;&lt;key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&lt;EndNote&gt;&lt;Cite&gt;&lt;Author&gt;Lenth&lt;/Author&gt;&lt;Year&gt;2024&lt;/Year&gt;&lt;RecNum&gt;50&lt;/RecNum&gt;&lt;DisplayText&gt;[32]&lt;/DisplayText&gt;&lt;record&gt;&lt;rec-number&gt;50&lt;/rec-number&gt;&lt;foreign-keys&gt;&lt;key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[32]</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&lt;EndNote&gt;&lt;Cite&gt;&lt;Author&gt;R Core Team&lt;/Author&gt;&lt;Year&gt;2024&lt;/Year&gt;&lt;RecNum&gt;1&lt;/RecNum&gt;&lt;DisplayText&gt;[33]&lt;/DisplayText&gt;&lt;record&gt;&lt;rec-number&gt;1&lt;/rec-number&gt;&lt;foreign-keys&gt;&lt;key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[33]</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7E338B8A"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10, 34]</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03AA9B3E"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&lt;EndNote&gt;&lt;Cite&gt;&lt;Author&gt;Eggert&lt;/Author&gt;&lt;Year&gt;1998&lt;/Year&gt;&lt;RecNum&gt;36&lt;/RecNum&gt;&lt;DisplayText&gt;[1, 35]&lt;/DisplayText&gt;&lt;record&gt;&lt;rec-number&gt;36&lt;/rec-number&gt;&lt;foreign-keys&gt;&lt;key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35]</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66A0AFAE" w:rsidR="00C750D7" w:rsidRPr="00413C01" w:rsidRDefault="004D0E5B" w:rsidP="00C750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ins w:id="78" w:author="Gen-Chang Hsu" w:date="2024-09-20T20:12:00Z" w16du:dateUtc="2024-09-21T00:12:00Z">
        <w:r w:rsidR="000545DA">
          <w:rPr>
            <w:rFonts w:ascii="Times New Roman" w:hAnsi="Times New Roman" w:cs="Times New Roman"/>
            <w:bCs/>
            <w:sz w:val="24"/>
            <w:szCs w:val="24"/>
          </w:rPr>
          <w:t xml:space="preserve">larval </w:t>
        </w:r>
      </w:ins>
      <w:ins w:id="79" w:author="Gen-Chang Hsu" w:date="2024-09-20T20:13:00Z" w16du:dateUtc="2024-09-21T00:13:00Z">
        <w:r w:rsidR="000545DA">
          <w:rPr>
            <w:rFonts w:ascii="Times New Roman" w:hAnsi="Times New Roman" w:cs="Times New Roman"/>
            <w:bCs/>
            <w:sz w:val="24"/>
            <w:szCs w:val="24"/>
          </w:rPr>
          <w:t xml:space="preserve">traits and carcass use efficiency in the breeding experiments as well as </w:t>
        </w:r>
      </w:ins>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t>
      </w:r>
      <w:ins w:id="80" w:author="Gen-Chang Hsu" w:date="2024-09-20T20:14:00Z" w16du:dateUtc="2024-09-21T00:14:00Z">
        <w:r w:rsidR="000545DA">
          <w:rPr>
            <w:rFonts w:ascii="Times New Roman" w:hAnsi="Times New Roman" w:cs="Times New Roman"/>
            <w:bCs/>
            <w:sz w:val="24"/>
            <w:szCs w:val="24"/>
          </w:rPr>
          <w:t xml:space="preserve">three </w:t>
        </w:r>
      </w:ins>
      <w:r w:rsidR="006266F1" w:rsidRPr="0018685F">
        <w:rPr>
          <w:rFonts w:ascii="Times New Roman" w:hAnsi="Times New Roman" w:cs="Times New Roman"/>
          <w:bCs/>
          <w:sz w:val="24"/>
          <w:szCs w:val="24"/>
        </w:rPr>
        <w:t xml:space="preserve">wild carcass taxa. In fact, </w:t>
      </w:r>
      <w:del w:id="81" w:author="Gen-Chang Hsu" w:date="2024-09-20T20:14:00Z" w16du:dateUtc="2024-09-21T00:14:00Z">
        <w:r w:rsidR="006266F1" w:rsidRPr="0018685F" w:rsidDel="000545DA">
          <w:rPr>
            <w:rFonts w:ascii="Times New Roman" w:hAnsi="Times New Roman" w:cs="Times New Roman"/>
            <w:bCs/>
            <w:sz w:val="24"/>
            <w:szCs w:val="24"/>
          </w:rPr>
          <w:delText>we found</w:delText>
        </w:r>
      </w:del>
      <w:ins w:id="82" w:author="Gen-Chang Hsu" w:date="2024-09-20T20:14:00Z" w16du:dateUtc="2024-09-21T00:14:00Z">
        <w:r w:rsidR="000545DA">
          <w:rPr>
            <w:rFonts w:ascii="Times New Roman" w:hAnsi="Times New Roman" w:cs="Times New Roman"/>
            <w:bCs/>
            <w:sz w:val="24"/>
            <w:szCs w:val="24"/>
          </w:rPr>
          <w:t>our feeding experiments showed</w:t>
        </w:r>
      </w:ins>
      <w:r w:rsidR="006266F1" w:rsidRPr="0018685F">
        <w:rPr>
          <w:rFonts w:ascii="Times New Roman" w:hAnsi="Times New Roman" w:cs="Times New Roman"/>
          <w:bCs/>
          <w:sz w:val="24"/>
          <w:szCs w:val="24"/>
        </w:rPr>
        <w:t xml:space="preserve">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w:t>
      </w:r>
      <w:ins w:id="83" w:author="Gen-Chang Hsu" w:date="2024-09-20T20:25:00Z" w16du:dateUtc="2024-09-21T00:25:00Z">
        <w:r w:rsidR="00F76DC2">
          <w:rPr>
            <w:rFonts w:ascii="Times New Roman" w:hAnsi="Times New Roman" w:cs="Times New Roman"/>
            <w:bCs/>
            <w:sz w:val="24"/>
            <w:szCs w:val="24"/>
          </w:rPr>
          <w:t>the</w:t>
        </w:r>
      </w:ins>
      <w:del w:id="84" w:author="Gen-Chang Hsu" w:date="2024-09-20T20:25:00Z" w16du:dateUtc="2024-09-21T00:25:00Z">
        <w:r w:rsidR="006266F1" w:rsidRPr="0018685F" w:rsidDel="00F76DC2">
          <w:rPr>
            <w:rFonts w:ascii="Times New Roman" w:hAnsi="Times New Roman" w:cs="Times New Roman"/>
            <w:bCs/>
            <w:sz w:val="24"/>
            <w:szCs w:val="24"/>
          </w:rPr>
          <w:delText>our</w:delText>
        </w:r>
      </w:del>
      <w:r w:rsidR="006266F1" w:rsidRPr="0018685F">
        <w:rPr>
          <w:rFonts w:ascii="Times New Roman" w:hAnsi="Times New Roman" w:cs="Times New Roman"/>
          <w:bCs/>
          <w:sz w:val="24"/>
          <w:szCs w:val="24"/>
        </w:rPr>
        <w:t xml:space="preserve"> breeding experiments.</w:t>
      </w:r>
      <w:r w:rsidR="009E6F9E" w:rsidRPr="0018685F">
        <w:rPr>
          <w:rFonts w:ascii="Times New Roman" w:hAnsi="Times New Roman" w:cs="Times New Roman"/>
          <w:bCs/>
          <w:sz w:val="24"/>
          <w:szCs w:val="24"/>
        </w:rPr>
        <w:t xml:space="preserve"> </w:t>
      </w:r>
      <w:ins w:id="85" w:author="Gen-Chang Hsu" w:date="2024-09-20T20:27:00Z" w16du:dateUtc="2024-09-21T00:27:00Z">
        <w:r w:rsidR="00EE44D9">
          <w:rPr>
            <w:rFonts w:ascii="Times New Roman" w:hAnsi="Times New Roman" w:cs="Times New Roman"/>
            <w:bCs/>
            <w:sz w:val="24"/>
            <w:szCs w:val="24"/>
          </w:rPr>
          <w:t>These results suggest that p</w:t>
        </w:r>
      </w:ins>
      <w:ins w:id="86" w:author="Gen-Chang Hsu" w:date="2024-09-20T20:26:00Z" w16du:dateUtc="2024-09-21T00:26:00Z">
        <w:r w:rsidR="00EE44D9">
          <w:rPr>
            <w:rFonts w:ascii="Times New Roman" w:hAnsi="Times New Roman" w:cs="Times New Roman"/>
            <w:bCs/>
            <w:sz w:val="24"/>
            <w:szCs w:val="24"/>
          </w:rPr>
          <w:t>arents</w:t>
        </w:r>
      </w:ins>
      <w:ins w:id="87" w:author="Gen-Chang Hsu" w:date="2024-09-20T20:27:00Z" w16du:dateUtc="2024-09-21T00:27:00Z">
        <w:r w:rsidR="00EE44D9">
          <w:rPr>
            <w:rFonts w:ascii="Times New Roman" w:hAnsi="Times New Roman" w:cs="Times New Roman"/>
            <w:bCs/>
            <w:sz w:val="24"/>
            <w:szCs w:val="24"/>
          </w:rPr>
          <w:t xml:space="preserve"> can utilize </w:t>
        </w:r>
      </w:ins>
      <w:ins w:id="88" w:author="Gen-Chang Hsu" w:date="2024-09-20T20:29:00Z" w16du:dateUtc="2024-09-21T00:29:00Z">
        <w:r w:rsidR="00F16BCA">
          <w:rPr>
            <w:rFonts w:ascii="Times New Roman" w:hAnsi="Times New Roman" w:cs="Times New Roman"/>
            <w:bCs/>
            <w:sz w:val="24"/>
            <w:szCs w:val="24"/>
          </w:rPr>
          <w:t>carcass resou</w:t>
        </w:r>
      </w:ins>
      <w:ins w:id="89" w:author="Gen-Chang Hsu" w:date="2024-09-20T20:30:00Z" w16du:dateUtc="2024-09-21T00:30:00Z">
        <w:r w:rsidR="00F16BCA">
          <w:rPr>
            <w:rFonts w:ascii="Times New Roman" w:hAnsi="Times New Roman" w:cs="Times New Roman"/>
            <w:bCs/>
            <w:sz w:val="24"/>
            <w:szCs w:val="24"/>
          </w:rPr>
          <w:t>rce</w:t>
        </w:r>
      </w:ins>
      <w:ins w:id="90" w:author="Gen-Chang Hsu" w:date="2024-09-20T20:31:00Z" w16du:dateUtc="2024-09-21T00:31:00Z">
        <w:r w:rsidR="00F16BCA">
          <w:rPr>
            <w:rFonts w:ascii="Times New Roman" w:hAnsi="Times New Roman" w:cs="Times New Roman"/>
            <w:bCs/>
            <w:sz w:val="24"/>
            <w:szCs w:val="24"/>
          </w:rPr>
          <w:t>s</w:t>
        </w:r>
      </w:ins>
      <w:ins w:id="91" w:author="Gen-Chang Hsu" w:date="2024-09-20T20:30:00Z" w16du:dateUtc="2024-09-21T00:30:00Z">
        <w:r w:rsidR="00F16BCA">
          <w:rPr>
            <w:rFonts w:ascii="Times New Roman" w:hAnsi="Times New Roman" w:cs="Times New Roman"/>
            <w:bCs/>
            <w:sz w:val="24"/>
            <w:szCs w:val="24"/>
          </w:rPr>
          <w:t xml:space="preserve"> from different </w:t>
        </w:r>
      </w:ins>
      <w:ins w:id="92" w:author="Gen-Chang Hsu" w:date="2024-09-20T20:27:00Z" w16du:dateUtc="2024-09-21T00:27:00Z">
        <w:r w:rsidR="00F16BCA">
          <w:rPr>
            <w:rFonts w:ascii="Times New Roman" w:hAnsi="Times New Roman" w:cs="Times New Roman"/>
            <w:bCs/>
            <w:sz w:val="24"/>
            <w:szCs w:val="24"/>
          </w:rPr>
          <w:t>vertebrate ta</w:t>
        </w:r>
      </w:ins>
      <w:ins w:id="93" w:author="Gen-Chang Hsu" w:date="2024-09-20T20:28:00Z" w16du:dateUtc="2024-09-21T00:28:00Z">
        <w:r w:rsidR="00F16BCA">
          <w:rPr>
            <w:rFonts w:ascii="Times New Roman" w:hAnsi="Times New Roman" w:cs="Times New Roman"/>
            <w:bCs/>
            <w:sz w:val="24"/>
            <w:szCs w:val="24"/>
          </w:rPr>
          <w:t>xa</w:t>
        </w:r>
      </w:ins>
      <w:ins w:id="94" w:author="Gen-Chang Hsu" w:date="2024-09-20T20:29:00Z" w16du:dateUtc="2024-09-21T00:29:00Z">
        <w:r w:rsidR="00F16BCA">
          <w:rPr>
            <w:rFonts w:ascii="Times New Roman" w:hAnsi="Times New Roman" w:cs="Times New Roman"/>
            <w:bCs/>
            <w:sz w:val="24"/>
            <w:szCs w:val="24"/>
          </w:rPr>
          <w:t xml:space="preserve"> that vary in </w:t>
        </w:r>
      </w:ins>
      <w:ins w:id="95" w:author="Gen-Chang Hsu" w:date="2024-09-20T20:31:00Z" w16du:dateUtc="2024-09-21T00:31:00Z">
        <w:r w:rsidR="00F16BCA">
          <w:rPr>
            <w:rFonts w:ascii="Times New Roman" w:hAnsi="Times New Roman" w:cs="Times New Roman"/>
            <w:bCs/>
            <w:sz w:val="24"/>
            <w:szCs w:val="24"/>
          </w:rPr>
          <w:t xml:space="preserve">their nutritional content and </w:t>
        </w:r>
      </w:ins>
      <w:ins w:id="96" w:author="Gen-Chang Hsu" w:date="2024-09-20T20:35:00Z" w16du:dateUtc="2024-09-21T00:35:00Z">
        <w:r w:rsidR="00F16BCA">
          <w:rPr>
            <w:rFonts w:ascii="Times New Roman" w:hAnsi="Times New Roman" w:cs="Times New Roman"/>
            <w:bCs/>
            <w:sz w:val="24"/>
            <w:szCs w:val="24"/>
          </w:rPr>
          <w:t xml:space="preserve">potentially </w:t>
        </w:r>
      </w:ins>
      <w:ins w:id="97" w:author="Gen-Chang Hsu" w:date="2024-09-20T20:42:00Z" w16du:dateUtc="2024-09-21T00:42:00Z">
        <w:r w:rsidR="007C58C2">
          <w:rPr>
            <w:rFonts w:ascii="Times New Roman" w:hAnsi="Times New Roman" w:cs="Times New Roman"/>
            <w:bCs/>
            <w:sz w:val="24"/>
            <w:szCs w:val="24"/>
          </w:rPr>
          <w:t xml:space="preserve">carcass </w:t>
        </w:r>
      </w:ins>
      <w:ins w:id="98" w:author="Gen-Chang Hsu" w:date="2024-09-20T20:28:00Z" w16du:dateUtc="2024-09-21T00:28:00Z">
        <w:r w:rsidR="00F16BCA">
          <w:rPr>
            <w:rFonts w:ascii="Times New Roman" w:hAnsi="Times New Roman" w:cs="Times New Roman"/>
            <w:bCs/>
            <w:sz w:val="24"/>
            <w:szCs w:val="24"/>
          </w:rPr>
          <w:t>abundance</w:t>
        </w:r>
      </w:ins>
      <w:ins w:id="99" w:author="Gen-Chang Hsu" w:date="2024-09-20T20:30:00Z" w16du:dateUtc="2024-09-21T00:30:00Z">
        <w:r w:rsidR="00F16BCA">
          <w:rPr>
            <w:rFonts w:ascii="Times New Roman" w:hAnsi="Times New Roman" w:cs="Times New Roman"/>
            <w:bCs/>
            <w:sz w:val="24"/>
            <w:szCs w:val="24"/>
          </w:rPr>
          <w:t xml:space="preserve"> in the wild</w:t>
        </w:r>
      </w:ins>
      <w:ins w:id="100" w:author="Gen-Chang Hsu" w:date="2024-09-20T20:33:00Z" w16du:dateUtc="2024-09-21T00:33:00Z">
        <w:r w:rsidR="00F16BCA">
          <w:rPr>
            <w:rFonts w:ascii="Times New Roman" w:hAnsi="Times New Roman" w:cs="Times New Roman"/>
            <w:bCs/>
            <w:sz w:val="24"/>
            <w:szCs w:val="24"/>
          </w:rPr>
          <w:t xml:space="preserve"> </w:t>
        </w:r>
      </w:ins>
      <w:ins w:id="101" w:author="Gen-Chang Hsu" w:date="2024-09-20T20:41:00Z" w16du:dateUtc="2024-09-21T00:41:00Z">
        <w:r w:rsidR="007C58C2">
          <w:rPr>
            <w:rFonts w:ascii="Times New Roman" w:hAnsi="Times New Roman" w:cs="Times New Roman"/>
            <w:bCs/>
            <w:sz w:val="24"/>
            <w:szCs w:val="24"/>
          </w:rPr>
          <w:t>while having</w:t>
        </w:r>
      </w:ins>
      <w:ins w:id="102" w:author="Gen-Chang Hsu" w:date="2024-09-20T20:42:00Z" w16du:dateUtc="2024-09-21T00:42:00Z">
        <w:r w:rsidR="007C58C2">
          <w:rPr>
            <w:rFonts w:ascii="Times New Roman" w:hAnsi="Times New Roman" w:cs="Times New Roman"/>
            <w:bCs/>
            <w:sz w:val="24"/>
            <w:szCs w:val="24"/>
          </w:rPr>
          <w:t xml:space="preserve"> similar</w:t>
        </w:r>
      </w:ins>
      <w:ins w:id="103" w:author="Gen-Chang Hsu" w:date="2024-09-20T20:33:00Z" w16du:dateUtc="2024-09-21T00:33:00Z">
        <w:r w:rsidR="00F16BCA">
          <w:rPr>
            <w:rFonts w:ascii="Times New Roman" w:hAnsi="Times New Roman" w:cs="Times New Roman"/>
            <w:bCs/>
            <w:sz w:val="24"/>
            <w:szCs w:val="24"/>
          </w:rPr>
          <w:t xml:space="preserve"> breeding</w:t>
        </w:r>
      </w:ins>
      <w:ins w:id="104" w:author="Gen-Chang Hsu" w:date="2024-09-20T20:56:00Z" w16du:dateUtc="2024-09-21T00:56:00Z">
        <w:r w:rsidR="00905085">
          <w:rPr>
            <w:rFonts w:ascii="Times New Roman" w:hAnsi="Times New Roman" w:cs="Times New Roman"/>
            <w:bCs/>
            <w:sz w:val="24"/>
            <w:szCs w:val="24"/>
          </w:rPr>
          <w:t xml:space="preserve"> </w:t>
        </w:r>
        <w:r w:rsidR="00905085">
          <w:rPr>
            <w:rFonts w:ascii="Times New Roman" w:hAnsi="Times New Roman" w:cs="Times New Roman"/>
            <w:bCs/>
            <w:sz w:val="24"/>
            <w:szCs w:val="24"/>
          </w:rPr>
          <w:lastRenderedPageBreak/>
          <w:t>outcomes</w:t>
        </w:r>
      </w:ins>
      <w:ins w:id="105" w:author="Gen-Chang Hsu" w:date="2024-09-20T20:33:00Z" w16du:dateUtc="2024-09-21T00:33:00Z">
        <w:r w:rsidR="00F16BCA">
          <w:rPr>
            <w:rFonts w:ascii="Times New Roman" w:hAnsi="Times New Roman" w:cs="Times New Roman"/>
            <w:bCs/>
            <w:sz w:val="24"/>
            <w:szCs w:val="24"/>
          </w:rPr>
          <w:t xml:space="preserve">. </w:t>
        </w:r>
      </w:ins>
      <w:ins w:id="106" w:author="Gen-Chang Hsu" w:date="2024-09-21T21:36:00Z" w16du:dateUtc="2024-09-22T01:36:00Z">
        <w:r w:rsidR="007D03D6">
          <w:rPr>
            <w:rFonts w:ascii="Times New Roman" w:hAnsi="Times New Roman" w:cs="Times New Roman"/>
            <w:bCs/>
            <w:sz w:val="24"/>
            <w:szCs w:val="24"/>
          </w:rPr>
          <w:t>W</w:t>
        </w:r>
        <w:r w:rsidR="007D03D6" w:rsidRPr="0018685F">
          <w:rPr>
            <w:rFonts w:ascii="Times New Roman" w:hAnsi="Times New Roman" w:cs="Times New Roman"/>
            <w:bCs/>
            <w:sz w:val="24"/>
            <w:szCs w:val="24"/>
          </w:rPr>
          <w:t>ithout parent</w:t>
        </w:r>
        <w:r w:rsidR="007D03D6">
          <w:rPr>
            <w:rFonts w:ascii="Times New Roman" w:hAnsi="Times New Roman" w:cs="Times New Roman"/>
            <w:bCs/>
            <w:sz w:val="24"/>
            <w:szCs w:val="24"/>
          </w:rPr>
          <w:t>s</w:t>
        </w:r>
        <w:r w:rsidR="007D03D6" w:rsidRPr="0018685F">
          <w:rPr>
            <w:rFonts w:ascii="Times New Roman" w:hAnsi="Times New Roman" w:cs="Times New Roman"/>
            <w:bCs/>
            <w:sz w:val="24"/>
            <w:szCs w:val="24"/>
          </w:rPr>
          <w:t>,</w:t>
        </w:r>
        <w:r w:rsidR="007D03D6">
          <w:rPr>
            <w:rFonts w:ascii="Times New Roman" w:hAnsi="Times New Roman" w:cs="Times New Roman"/>
            <w:bCs/>
            <w:sz w:val="24"/>
            <w:szCs w:val="24"/>
          </w:rPr>
          <w:t xml:space="preserve"> larval survival can be quite low (22.3% in </w:t>
        </w:r>
      </w:ins>
      <w:ins w:id="107" w:author="Gen-Chang Hsu" w:date="2024-09-21T21:40:00Z" w16du:dateUtc="2024-09-22T01:40:00Z">
        <w:r w:rsidR="00156C3E">
          <w:rPr>
            <w:rFonts w:ascii="Times New Roman" w:hAnsi="Times New Roman" w:cs="Times New Roman"/>
            <w:bCs/>
            <w:sz w:val="24"/>
            <w:szCs w:val="24"/>
          </w:rPr>
          <w:t>the</w:t>
        </w:r>
      </w:ins>
      <w:ins w:id="108" w:author="Gen-Chang Hsu" w:date="2024-09-21T21:36:00Z" w16du:dateUtc="2024-09-22T01:36:00Z">
        <w:r w:rsidR="007D03D6">
          <w:rPr>
            <w:rFonts w:ascii="Times New Roman" w:hAnsi="Times New Roman" w:cs="Times New Roman"/>
            <w:bCs/>
            <w:sz w:val="24"/>
            <w:szCs w:val="24"/>
          </w:rPr>
          <w:t xml:space="preserve"> feeding experiments), and</w:t>
        </w:r>
        <w:r w:rsidR="007D03D6" w:rsidRPr="0018685F">
          <w:rPr>
            <w:rFonts w:ascii="Times New Roman" w:hAnsi="Times New Roman" w:cs="Times New Roman"/>
            <w:bCs/>
            <w:sz w:val="24"/>
            <w:szCs w:val="24"/>
          </w:rPr>
          <w:t xml:space="preserve"> carcass taxon may potentially influence individual larval performance</w:t>
        </w:r>
        <w:r w:rsidR="007D03D6">
          <w:rPr>
            <w:rFonts w:ascii="Times New Roman" w:hAnsi="Times New Roman" w:cs="Times New Roman"/>
            <w:bCs/>
            <w:sz w:val="24"/>
            <w:szCs w:val="24"/>
          </w:rPr>
          <w:t>, as</w:t>
        </w:r>
      </w:ins>
      <w:ins w:id="109" w:author="Gen-Chang Hsu" w:date="2024-09-21T21:37:00Z" w16du:dateUtc="2024-09-22T01:37:00Z">
        <w:r w:rsidR="007D03D6">
          <w:rPr>
            <w:rFonts w:ascii="Times New Roman" w:hAnsi="Times New Roman" w:cs="Times New Roman"/>
            <w:bCs/>
            <w:sz w:val="24"/>
            <w:szCs w:val="24"/>
          </w:rPr>
          <w:t xml:space="preserve"> </w:t>
        </w:r>
        <w:r w:rsidR="007D03D6" w:rsidRPr="0018685F">
          <w:rPr>
            <w:rFonts w:ascii="Times New Roman" w:hAnsi="Times New Roman" w:cs="Times New Roman"/>
            <w:bCs/>
            <w:sz w:val="24"/>
            <w:szCs w:val="24"/>
          </w:rPr>
          <w:t>larvae did tend to grow better on bird carcasses in the feeding experiments</w:t>
        </w:r>
        <w:r w:rsidR="007D03D6">
          <w:rPr>
            <w:rFonts w:ascii="Times New Roman" w:hAnsi="Times New Roman" w:cs="Times New Roman"/>
            <w:bCs/>
            <w:sz w:val="24"/>
            <w:szCs w:val="24"/>
          </w:rPr>
          <w:t xml:space="preserve">. </w:t>
        </w:r>
      </w:ins>
      <w:del w:id="110" w:author="Gen-Chang Hsu" w:date="2024-09-21T21:37:00Z" w16du:dateUtc="2024-09-22T01:37:00Z">
        <w:r w:rsidR="009E6F9E" w:rsidRPr="0018685F" w:rsidDel="007D03D6">
          <w:rPr>
            <w:rFonts w:ascii="Times New Roman" w:hAnsi="Times New Roman" w:cs="Times New Roman"/>
            <w:bCs/>
            <w:sz w:val="24"/>
            <w:szCs w:val="24"/>
          </w:rPr>
          <w:delText>Interestingly, larvae did tend to grow better on bird carcasses in the feeding experiment</w:delText>
        </w:r>
        <w:r w:rsidR="00552F54" w:rsidRPr="0018685F" w:rsidDel="007D03D6">
          <w:rPr>
            <w:rFonts w:ascii="Times New Roman" w:hAnsi="Times New Roman" w:cs="Times New Roman"/>
            <w:bCs/>
            <w:sz w:val="24"/>
            <w:szCs w:val="24"/>
          </w:rPr>
          <w:delText>s without parents</w:delText>
        </w:r>
        <w:r w:rsidR="009E6F9E" w:rsidRPr="0018685F" w:rsidDel="007D03D6">
          <w:rPr>
            <w:rFonts w:ascii="Times New Roman" w:hAnsi="Times New Roman" w:cs="Times New Roman"/>
            <w:bCs/>
            <w:sz w:val="24"/>
            <w:szCs w:val="24"/>
          </w:rPr>
          <w:delText xml:space="preserve">. </w:delText>
        </w:r>
      </w:del>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del w:id="111" w:author="Gen-Chang Hsu" w:date="2024-09-21T21:41:00Z" w16du:dateUtc="2024-09-22T01:41:00Z">
        <w:r w:rsidR="00C750D7" w:rsidRPr="0018685F" w:rsidDel="00156C3E">
          <w:rPr>
            <w:rFonts w:ascii="Times New Roman" w:hAnsi="Times New Roman" w:cs="Times New Roman"/>
            <w:bCs/>
            <w:sz w:val="24"/>
            <w:szCs w:val="24"/>
          </w:rPr>
          <w:delText>suggest</w:delText>
        </w:r>
        <w:r w:rsidR="003147DA" w:rsidRPr="0018685F" w:rsidDel="00156C3E">
          <w:rPr>
            <w:rFonts w:ascii="Times New Roman" w:hAnsi="Times New Roman" w:cs="Times New Roman"/>
            <w:bCs/>
            <w:sz w:val="24"/>
            <w:szCs w:val="24"/>
          </w:rPr>
          <w:delText>s</w:delText>
        </w:r>
        <w:r w:rsidR="00C750D7" w:rsidRPr="0018685F" w:rsidDel="00156C3E">
          <w:rPr>
            <w:rFonts w:ascii="Times New Roman" w:hAnsi="Times New Roman" w:cs="Times New Roman"/>
            <w:bCs/>
            <w:sz w:val="24"/>
            <w:szCs w:val="24"/>
          </w:rPr>
          <w:delText xml:space="preserve"> </w:delText>
        </w:r>
      </w:del>
      <w:ins w:id="112" w:author="Gen-Chang Hsu" w:date="2024-09-21T21:42:00Z" w16du:dateUtc="2024-09-22T01:42:00Z">
        <w:r w:rsidR="00156C3E">
          <w:rPr>
            <w:rFonts w:ascii="Times New Roman" w:hAnsi="Times New Roman" w:cs="Times New Roman"/>
            <w:bCs/>
            <w:sz w:val="24"/>
            <w:szCs w:val="24"/>
          </w:rPr>
          <w:t>highlights</w:t>
        </w:r>
      </w:ins>
      <w:ins w:id="113" w:author="Gen-Chang Hsu" w:date="2024-09-21T21:41:00Z" w16du:dateUtc="2024-09-22T01:41:00Z">
        <w:r w:rsidR="00156C3E" w:rsidRPr="0018685F">
          <w:rPr>
            <w:rFonts w:ascii="Times New Roman" w:hAnsi="Times New Roman" w:cs="Times New Roman"/>
            <w:bCs/>
            <w:sz w:val="24"/>
            <w:szCs w:val="24"/>
          </w:rPr>
          <w:t xml:space="preserve"> </w:t>
        </w:r>
      </w:ins>
      <w:r w:rsidR="00C750D7" w:rsidRPr="0018685F">
        <w:rPr>
          <w:rFonts w:ascii="Times New Roman" w:hAnsi="Times New Roman" w:cs="Times New Roman"/>
          <w:bCs/>
          <w:sz w:val="24"/>
          <w:szCs w:val="24"/>
        </w:rPr>
        <w:t>th</w:t>
      </w:r>
      <w:ins w:id="114" w:author="Gen-Chang Hsu" w:date="2024-09-21T21:42:00Z" w16du:dateUtc="2024-09-22T01:42:00Z">
        <w:r w:rsidR="00156C3E">
          <w:rPr>
            <w:rFonts w:ascii="Times New Roman" w:hAnsi="Times New Roman" w:cs="Times New Roman"/>
            <w:bCs/>
            <w:sz w:val="24"/>
            <w:szCs w:val="24"/>
          </w:rPr>
          <w:t>e importance of</w:t>
        </w:r>
      </w:ins>
      <w:del w:id="115" w:author="Gen-Chang Hsu" w:date="2024-09-21T21:42:00Z" w16du:dateUtc="2024-09-22T01:42:00Z">
        <w:r w:rsidR="00C750D7" w:rsidRPr="0018685F" w:rsidDel="00156C3E">
          <w:rPr>
            <w:rFonts w:ascii="Times New Roman" w:hAnsi="Times New Roman" w:cs="Times New Roman"/>
            <w:bCs/>
            <w:sz w:val="24"/>
            <w:szCs w:val="24"/>
          </w:rPr>
          <w:delText>at</w:delText>
        </w:r>
      </w:del>
      <w:r w:rsidR="00C750D7" w:rsidRPr="0018685F">
        <w:rPr>
          <w:rFonts w:ascii="Times New Roman" w:hAnsi="Times New Roman" w:cs="Times New Roman"/>
          <w:bCs/>
          <w:sz w:val="24"/>
          <w:szCs w:val="24"/>
        </w:rPr>
        <w:t xml:space="preserve">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w:t>
      </w:r>
      <w:del w:id="116" w:author="Gen-Chang Hsu" w:date="2024-09-21T21:42:00Z" w16du:dateUtc="2024-09-22T01:42:00Z">
        <w:r w:rsidR="00C750D7" w:rsidRPr="0018685F" w:rsidDel="00156C3E">
          <w:rPr>
            <w:rFonts w:ascii="Times New Roman" w:hAnsi="Times New Roman" w:cs="Times New Roman"/>
            <w:bCs/>
            <w:sz w:val="24"/>
            <w:szCs w:val="24"/>
          </w:rPr>
          <w:delText xml:space="preserve"> may</w:delText>
        </w:r>
      </w:del>
      <w:r w:rsidR="003147DA" w:rsidRPr="0018685F">
        <w:rPr>
          <w:rFonts w:ascii="Times New Roman" w:hAnsi="Times New Roman" w:cs="Times New Roman"/>
          <w:bCs/>
          <w:sz w:val="24"/>
          <w:szCs w:val="24"/>
        </w:rPr>
        <w:t xml:space="preserve"> </w:t>
      </w:r>
      <w:del w:id="117" w:author="Gen-Chang Hsu" w:date="2024-09-21T21:42:00Z" w16du:dateUtc="2024-09-22T01:42:00Z">
        <w:r w:rsidR="003147DA" w:rsidRPr="0018685F" w:rsidDel="00156C3E">
          <w:rPr>
            <w:rFonts w:ascii="Times New Roman" w:hAnsi="Times New Roman" w:cs="Times New Roman"/>
            <w:bCs/>
            <w:sz w:val="24"/>
            <w:szCs w:val="24"/>
          </w:rPr>
          <w:delText>help</w:delText>
        </w:r>
        <w:r w:rsidR="00C750D7" w:rsidRPr="0018685F" w:rsidDel="00156C3E">
          <w:rPr>
            <w:rFonts w:ascii="Times New Roman" w:hAnsi="Times New Roman" w:cs="Times New Roman"/>
            <w:bCs/>
            <w:sz w:val="24"/>
            <w:szCs w:val="24"/>
          </w:rPr>
          <w:delText xml:space="preserve"> </w:delText>
        </w:r>
      </w:del>
      <w:ins w:id="118" w:author="Gen-Chang Hsu" w:date="2024-09-21T21:42:00Z" w16du:dateUtc="2024-09-22T01:42:00Z">
        <w:r w:rsidR="00156C3E">
          <w:rPr>
            <w:rFonts w:ascii="Times New Roman" w:hAnsi="Times New Roman" w:cs="Times New Roman"/>
            <w:bCs/>
            <w:sz w:val="24"/>
            <w:szCs w:val="24"/>
          </w:rPr>
          <w:t xml:space="preserve">in </w:t>
        </w:r>
      </w:ins>
      <w:r w:rsidR="003147DA" w:rsidRPr="0018685F">
        <w:rPr>
          <w:rFonts w:ascii="Times New Roman" w:hAnsi="Times New Roman" w:cs="Times New Roman"/>
          <w:bCs/>
          <w:sz w:val="24"/>
          <w:szCs w:val="24"/>
        </w:rPr>
        <w:t>maintain</w:t>
      </w:r>
      <w:ins w:id="119" w:author="Gen-Chang Hsu" w:date="2024-09-21T21:42:00Z" w16du:dateUtc="2024-09-22T01:42:00Z">
        <w:r w:rsidR="00156C3E">
          <w:rPr>
            <w:rFonts w:ascii="Times New Roman" w:hAnsi="Times New Roman" w:cs="Times New Roman"/>
            <w:bCs/>
            <w:sz w:val="24"/>
            <w:szCs w:val="24"/>
          </w:rPr>
          <w:t>ing</w:t>
        </w:r>
      </w:ins>
      <w:r w:rsidR="003147DA" w:rsidRPr="0018685F">
        <w:rPr>
          <w:rFonts w:ascii="Times New Roman" w:hAnsi="Times New Roman" w:cs="Times New Roman"/>
          <w:bCs/>
          <w:sz w:val="24"/>
          <w:szCs w:val="24"/>
        </w:rPr>
        <w:t xml:space="preserve">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w:t>
      </w:r>
      <w:del w:id="120" w:author="Gen-Chang Hsu" w:date="2024-09-21T21:37:00Z" w16du:dateUtc="2024-09-22T01:37:00Z">
        <w:r w:rsidR="00C750D7" w:rsidRPr="0018685F" w:rsidDel="007D03D6">
          <w:rPr>
            <w:rFonts w:ascii="Times New Roman" w:hAnsi="Times New Roman" w:cs="Times New Roman"/>
            <w:bCs/>
            <w:sz w:val="24"/>
            <w:szCs w:val="24"/>
          </w:rPr>
          <w:delText xml:space="preserve"> </w:delText>
        </w:r>
      </w:del>
      <w:del w:id="121" w:author="Gen-Chang Hsu" w:date="2024-09-21T21:29:00Z" w16du:dateUtc="2024-09-22T01:29:00Z">
        <w:r w:rsidR="00552F54" w:rsidRPr="0018685F" w:rsidDel="007D03D6">
          <w:rPr>
            <w:rFonts w:ascii="Times New Roman" w:hAnsi="Times New Roman" w:cs="Times New Roman"/>
            <w:bCs/>
            <w:sz w:val="24"/>
            <w:szCs w:val="24"/>
          </w:rPr>
          <w:delText>But w</w:delText>
        </w:r>
      </w:del>
      <w:del w:id="122" w:author="Gen-Chang Hsu" w:date="2024-09-21T21:36:00Z" w16du:dateUtc="2024-09-22T01:36:00Z">
        <w:r w:rsidR="00C750D7" w:rsidRPr="0018685F" w:rsidDel="007D03D6">
          <w:rPr>
            <w:rFonts w:ascii="Times New Roman" w:hAnsi="Times New Roman" w:cs="Times New Roman"/>
            <w:bCs/>
            <w:sz w:val="24"/>
            <w:szCs w:val="24"/>
          </w:rPr>
          <w:delText>ithout parental care</w:delText>
        </w:r>
        <w:r w:rsidR="008E2ECA" w:rsidRPr="0018685F" w:rsidDel="007D03D6">
          <w:rPr>
            <w:rFonts w:ascii="Times New Roman" w:hAnsi="Times New Roman" w:cs="Times New Roman"/>
            <w:bCs/>
            <w:sz w:val="24"/>
            <w:szCs w:val="24"/>
          </w:rPr>
          <w:delText xml:space="preserve">, </w:delText>
        </w:r>
        <w:r w:rsidR="003147DA" w:rsidRPr="0018685F" w:rsidDel="007D03D6">
          <w:rPr>
            <w:rFonts w:ascii="Times New Roman" w:hAnsi="Times New Roman" w:cs="Times New Roman"/>
            <w:bCs/>
            <w:sz w:val="24"/>
            <w:szCs w:val="24"/>
          </w:rPr>
          <w:delText xml:space="preserve">carcass taxon </w:delText>
        </w:r>
        <w:r w:rsidR="008E2ECA" w:rsidRPr="0018685F" w:rsidDel="007D03D6">
          <w:rPr>
            <w:rFonts w:ascii="Times New Roman" w:hAnsi="Times New Roman" w:cs="Times New Roman"/>
            <w:bCs/>
            <w:sz w:val="24"/>
            <w:szCs w:val="24"/>
          </w:rPr>
          <w:delText>may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potentially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influence</w:delText>
        </w:r>
        <w:r w:rsidR="00C750D7" w:rsidRPr="0018685F" w:rsidDel="007D03D6">
          <w:rPr>
            <w:rFonts w:ascii="Times New Roman" w:hAnsi="Times New Roman" w:cs="Times New Roman"/>
            <w:bCs/>
            <w:sz w:val="24"/>
            <w:szCs w:val="24"/>
          </w:rPr>
          <w:delText xml:space="preserve"> individual larval performance</w:delText>
        </w:r>
      </w:del>
      <w:del w:id="123" w:author="Gen-Chang Hsu" w:date="2024-09-21T21:37:00Z" w16du:dateUtc="2024-09-22T01:37:00Z">
        <w:r w:rsidR="00C750D7" w:rsidRPr="0018685F" w:rsidDel="007D03D6">
          <w:rPr>
            <w:rFonts w:ascii="Times New Roman" w:hAnsi="Times New Roman" w:cs="Times New Roman"/>
            <w:bCs/>
            <w:sz w:val="24"/>
            <w:szCs w:val="24"/>
          </w:rPr>
          <w:delText>.</w:delText>
        </w:r>
      </w:del>
    </w:p>
    <w:p w14:paraId="4AC84A1C" w14:textId="3E75BC9F"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&lt;EndNote&gt;&lt;Cite&gt;&lt;Author&gt;Trumbo&lt;/Author&gt;&lt;Year&gt;1990&lt;/Year&gt;&lt;RecNum&gt;29&lt;/RecNum&gt;&lt;DisplayText&gt;[21, 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[21, 36]</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[36]</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&lt;EndNote&gt;&lt;Cite&gt;&lt;Author&gt;Trumbo&lt;/Author&gt;&lt;Year&gt;2006&lt;/Year&gt;&lt;RecNum&gt;49&lt;/RecNum&gt;&lt;DisplayText&gt;[37]&lt;/DisplayText&gt;&lt;record&gt;&lt;rec-number&gt;49&lt;/rec-number&gt;&lt;foreign-keys&gt;&lt;key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[37]</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6D44E05E"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del w:id="124" w:author="Gen-Chang Hsu" w:date="2024-09-19T14:15:00Z" w16du:dateUtc="2024-09-19T18:15:00Z">
        <w:r w:rsidR="00436FD2"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 xml:space="preserve">This is the most common breeding </w:delText>
        </w:r>
        <w:r w:rsidR="0019028E" w:rsidRPr="0018685F" w:rsidDel="00B5407E">
          <w:rPr>
            <w:rFonts w:ascii="Times New Roman" w:hAnsi="Times New Roman" w:cs="Times New Roman"/>
            <w:bCs/>
            <w:sz w:val="24"/>
            <w:szCs w:val="24"/>
          </w:rPr>
          <w:delText>system</w:delText>
        </w:r>
        <w:r w:rsidR="001568E0" w:rsidRPr="0018685F" w:rsidDel="00B5407E">
          <w:rPr>
            <w:rFonts w:ascii="Times New Roman" w:hAnsi="Times New Roman" w:cs="Times New Roman"/>
            <w:bCs/>
            <w:sz w:val="24"/>
            <w:szCs w:val="24"/>
          </w:rPr>
          <w:delText xml:space="preserve"> </w:delText>
        </w:r>
        <w:r w:rsidR="0019028E" w:rsidRPr="0018685F" w:rsidDel="00B5407E">
          <w:rPr>
            <w:rFonts w:ascii="Times New Roman" w:hAnsi="Times New Roman" w:cs="Times New Roman"/>
            <w:bCs/>
            <w:sz w:val="24"/>
            <w:szCs w:val="24"/>
          </w:rPr>
          <w:delText>in</w:delText>
        </w:r>
        <w:r w:rsidR="001568E0" w:rsidRPr="0018685F" w:rsidDel="00B5407E">
          <w:rPr>
            <w:rFonts w:ascii="Times New Roman" w:hAnsi="Times New Roman" w:cs="Times New Roman"/>
            <w:bCs/>
            <w:sz w:val="24"/>
            <w:szCs w:val="24"/>
          </w:rPr>
          <w:delText xml:space="preserve"> burying beetles</w:delText>
        </w:r>
        <w:r w:rsidR="006F3090"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on small</w:delText>
        </w:r>
        <w:r w:rsidR="0019028E" w:rsidRPr="0018685F" w:rsidDel="00B5407E">
          <w:rPr>
            <w:rFonts w:ascii="Times New Roman" w:hAnsi="Times New Roman" w:cs="Times New Roman"/>
            <w:bCs/>
            <w:sz w:val="24"/>
            <w:szCs w:val="24"/>
          </w:rPr>
          <w:delText>- and medium-sized</w:delText>
        </w:r>
        <w:r w:rsidR="001568E0" w:rsidRPr="0018685F" w:rsidDel="00B5407E">
          <w:rPr>
            <w:rFonts w:ascii="Times New Roman" w:hAnsi="Times New Roman" w:cs="Times New Roman"/>
            <w:bCs/>
            <w:sz w:val="24"/>
            <w:szCs w:val="24"/>
          </w:rPr>
          <w:delText xml:space="preserve"> carcasses .</w:delText>
        </w:r>
      </w:del>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&lt;EndNote&gt;&lt;Cite&gt;&lt;Author&gt;Scott&lt;/Author&gt;&lt;Year&gt;2007&lt;/Year&gt;&lt;RecNum&gt;39&lt;/RecNum&gt;&lt;DisplayText&gt;[38]&lt;/DisplayText&gt;&lt;record&gt;&lt;rec-number&gt;39&lt;/rec-number&gt;&lt;foreign-keys&gt;&lt;key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[38]</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[39-41]</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&lt;EndNote&gt;&lt;Cite&gt;&lt;Author&gt;DeVault&lt;/Author&gt;&lt;Year&gt;2003&lt;/Year&gt;&lt;RecNum&gt;38&lt;/RecNum&gt;&lt;DisplayText&gt;[42, 43]&lt;/DisplayText&gt;&lt;record&gt;&lt;rec-number&gt;38&lt;/rec-number&gt;&lt;foreign-keys&gt;&lt;key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[42, 43]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w:t>
      </w:r>
      <w:r w:rsidRPr="0018685F">
        <w:rPr>
          <w:rFonts w:ascii="Times New Roman" w:hAnsi="Times New Roman" w:cs="Times New Roman"/>
          <w:bCs/>
          <w:sz w:val="24"/>
          <w:szCs w:val="24"/>
        </w:rPr>
        <w:lastRenderedPageBreak/>
        <w:t xml:space="preserve">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&lt;EndNote&gt;&lt;Cite&gt;&lt;Author&gt;Scott&lt;/Author&gt;&lt;Year&gt;1994&lt;/Year&gt;&lt;RecNum&gt;37&lt;/RecNum&gt;&lt;DisplayText&gt;[44]&lt;/DisplayText&gt;&lt;record&gt;&lt;rec-number&gt;37&lt;/rec-number&gt;&lt;foreign-keys&gt;&lt;key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ins w:id="125" w:author="Gen-Chang Hsu" w:date="2024-09-21T20:32:00Z" w16du:dateUtc="2024-09-22T00:32:00Z">
        <w:r w:rsidR="00DE3ABB">
          <w:rPr>
            <w:rFonts w:ascii="Times New Roman" w:hAnsi="Times New Roman" w:cs="Times New Roman"/>
            <w:bCs/>
            <w:sz w:val="24"/>
            <w:szCs w:val="24"/>
          </w:rPr>
          <w:t>A</w:t>
        </w:r>
      </w:ins>
      <w:ins w:id="126" w:author="Gen-Chang Hsu" w:date="2024-09-21T20:27:00Z" w16du:dateUtc="2024-09-22T00:27:00Z">
        <w:r w:rsidR="009C0F35">
          <w:rPr>
            <w:rFonts w:ascii="Times New Roman" w:hAnsi="Times New Roman" w:cs="Times New Roman"/>
            <w:bCs/>
            <w:sz w:val="24"/>
            <w:szCs w:val="24"/>
          </w:rPr>
          <w:t xml:space="preserve">biotic factors such as temperature </w:t>
        </w:r>
      </w:ins>
      <w:ins w:id="127" w:author="Gen-Chang Hsu" w:date="2024-09-21T20:29:00Z" w16du:dateUtc="2024-09-22T00:29:00Z">
        <w:r w:rsidR="009C0F35">
          <w:rPr>
            <w:rFonts w:ascii="Times New Roman" w:hAnsi="Times New Roman" w:cs="Times New Roman"/>
            <w:bCs/>
            <w:sz w:val="24"/>
            <w:szCs w:val="24"/>
          </w:rPr>
          <w:t>may</w:t>
        </w:r>
      </w:ins>
      <w:ins w:id="128" w:author="Gen-Chang Hsu" w:date="2024-09-21T20:32:00Z" w16du:dateUtc="2024-09-22T00:32:00Z">
        <w:r w:rsidR="00DE3ABB">
          <w:rPr>
            <w:rFonts w:ascii="Times New Roman" w:hAnsi="Times New Roman" w:cs="Times New Roman"/>
            <w:bCs/>
            <w:sz w:val="24"/>
            <w:szCs w:val="24"/>
          </w:rPr>
          <w:t xml:space="preserve"> further</w:t>
        </w:r>
      </w:ins>
      <w:ins w:id="129" w:author="Gen-Chang Hsu" w:date="2024-09-21T20:28:00Z" w16du:dateUtc="2024-09-22T00:28:00Z">
        <w:r w:rsidR="009C0F35">
          <w:rPr>
            <w:rFonts w:ascii="Times New Roman" w:hAnsi="Times New Roman" w:cs="Times New Roman"/>
            <w:bCs/>
            <w:sz w:val="24"/>
            <w:szCs w:val="24"/>
          </w:rPr>
          <w:t xml:space="preserve"> </w:t>
        </w:r>
      </w:ins>
      <w:ins w:id="130" w:author="Gen-Chang Hsu" w:date="2024-09-21T20:32:00Z" w16du:dateUtc="2024-09-22T00:32:00Z">
        <w:r w:rsidR="00DE3ABB">
          <w:rPr>
            <w:rFonts w:ascii="Times New Roman" w:hAnsi="Times New Roman" w:cs="Times New Roman"/>
            <w:bCs/>
            <w:sz w:val="24"/>
            <w:szCs w:val="24"/>
          </w:rPr>
          <w:t xml:space="preserve">affect the optimal carcass size </w:t>
        </w:r>
      </w:ins>
      <w:ins w:id="131" w:author="Gen-Chang Hsu" w:date="2024-09-21T20:31:00Z" w16du:dateUtc="2024-09-22T00:31:00Z">
        <w:r w:rsidR="009C0F35">
          <w:rPr>
            <w:rFonts w:ascii="Times New Roman" w:hAnsi="Times New Roman" w:cs="Times New Roman"/>
            <w:bCs/>
            <w:sz w:val="24"/>
            <w:szCs w:val="24"/>
          </w:rPr>
          <w:t xml:space="preserve">by </w:t>
        </w:r>
      </w:ins>
      <w:ins w:id="132" w:author="Gen-Chang Hsu" w:date="2024-09-21T20:28:00Z" w16du:dateUtc="2024-09-22T00:28:00Z">
        <w:r w:rsidR="009C0F35">
          <w:rPr>
            <w:rFonts w:ascii="Times New Roman" w:hAnsi="Times New Roman" w:cs="Times New Roman"/>
            <w:bCs/>
            <w:sz w:val="24"/>
            <w:szCs w:val="24"/>
          </w:rPr>
          <w:t>alter</w:t>
        </w:r>
      </w:ins>
      <w:ins w:id="133" w:author="Gen-Chang Hsu" w:date="2024-09-21T20:31:00Z" w16du:dateUtc="2024-09-22T00:31:00Z">
        <w:r w:rsidR="009C0F35">
          <w:rPr>
            <w:rFonts w:ascii="Times New Roman" w:hAnsi="Times New Roman" w:cs="Times New Roman"/>
            <w:bCs/>
            <w:sz w:val="24"/>
            <w:szCs w:val="24"/>
          </w:rPr>
          <w:t>ing</w:t>
        </w:r>
      </w:ins>
      <w:ins w:id="134" w:author="Gen-Chang Hsu" w:date="2024-09-21T20:28:00Z" w16du:dateUtc="2024-09-22T00:28:00Z">
        <w:r w:rsidR="009C0F35">
          <w:rPr>
            <w:rFonts w:ascii="Times New Roman" w:hAnsi="Times New Roman" w:cs="Times New Roman"/>
            <w:bCs/>
            <w:sz w:val="24"/>
            <w:szCs w:val="24"/>
          </w:rPr>
          <w:t xml:space="preserve"> carcass decomposition rates, </w:t>
        </w:r>
      </w:ins>
      <w:ins w:id="135" w:author="Gen-Chang Hsu" w:date="2024-09-21T20:31:00Z" w16du:dateUtc="2024-09-22T00:31:00Z">
        <w:r w:rsidR="009C0F35">
          <w:rPr>
            <w:rFonts w:ascii="Times New Roman" w:hAnsi="Times New Roman" w:cs="Times New Roman"/>
            <w:bCs/>
            <w:sz w:val="24"/>
            <w:szCs w:val="24"/>
          </w:rPr>
          <w:t xml:space="preserve">carcass handling time, and parents’ activity levels </w:t>
        </w:r>
      </w:ins>
      <w:r w:rsidR="004869E6">
        <w:rPr>
          <w:rFonts w:ascii="Times New Roman" w:hAnsi="Times New Roman" w:cs="Times New Roman"/>
          <w:bCs/>
          <w:sz w:val="24"/>
          <w:szCs w:val="24"/>
        </w:rPr>
        <w:fldChar w:fldCharType="begin"/>
      </w:r>
      <w:r w:rsidR="004869E6">
        <w:rPr>
          <w:rFonts w:ascii="Times New Roman" w:hAnsi="Times New Roman" w:cs="Times New Roman"/>
          <w:bCs/>
          <w:sz w:val="24"/>
          <w:szCs w:val="24"/>
        </w:rPr>
        <w:instrText xml:space="preserve"> ADDIN EN.CITE &lt;EndNote&gt;&lt;Cite&gt;&lt;Author&gt;Keller&lt;/Author&gt;&lt;Year&gt;2021&lt;/Year&gt;&lt;RecNum&gt;52&lt;/RecNum&gt;&lt;DisplayText&gt;[45]&lt;/DisplayText&gt;&lt;record&gt;&lt;rec-number&gt;52&lt;/rec-number&gt;&lt;foreign-keys&gt;&lt;key app="EN" db-id="z9xx2w0pverrspedt95pdps0rswpfe0ave99" timestamp="1726965181"&gt;52&lt;/key&gt;&lt;/foreign-keys&gt;&lt;ref-type name="Journal Article"&gt;17&lt;/ref-type&gt;&lt;contributors&gt;&lt;authors&gt;&lt;author&gt;Keller, Maranda L&lt;/author&gt;&lt;author&gt;Howard, Daniel R&lt;/author&gt;&lt;author&gt;Hall, Carrie L&lt;/author&gt;&lt;/authors&gt;&lt;/contributors&gt;&lt;titles&gt;&lt;title&gt;The thermal ecology of burying beetles: temperature influences reproduction and daily activity in Nicrophorus marginatus&lt;/title&gt;&lt;secondary-title&gt;Ecological Entomology&lt;/secondary-title&gt;&lt;/titles&gt;&lt;periodical&gt;&lt;full-title&gt;Ecological Entomology&lt;/full-title&gt;&lt;/periodical&gt;&lt;pages&gt;1266-1272&lt;/pages&gt;&lt;volume&gt;46&lt;/volume&gt;&lt;number&gt;6&lt;/number&gt;&lt;dates&gt;&lt;year&gt;2021&lt;/year&gt;&lt;/dates&gt;&lt;isbn&gt;0307-6946&lt;/isbn&gt;&lt;urls&gt;&lt;/urls&gt;&lt;/record&gt;&lt;/Cite&gt;&lt;/EndNote&gt;</w:instrText>
      </w:r>
      <w:r w:rsidR="004869E6">
        <w:rPr>
          <w:rFonts w:ascii="Times New Roman" w:hAnsi="Times New Roman" w:cs="Times New Roman"/>
          <w:bCs/>
          <w:sz w:val="24"/>
          <w:szCs w:val="24"/>
        </w:rPr>
        <w:fldChar w:fldCharType="separate"/>
      </w:r>
      <w:r w:rsidR="004869E6">
        <w:rPr>
          <w:rFonts w:ascii="Times New Roman" w:hAnsi="Times New Roman" w:cs="Times New Roman"/>
          <w:bCs/>
          <w:noProof/>
          <w:sz w:val="24"/>
          <w:szCs w:val="24"/>
        </w:rPr>
        <w:t>[45]</w:t>
      </w:r>
      <w:r w:rsidR="004869E6">
        <w:rPr>
          <w:rFonts w:ascii="Times New Roman" w:hAnsi="Times New Roman" w:cs="Times New Roman"/>
          <w:bCs/>
          <w:sz w:val="24"/>
          <w:szCs w:val="24"/>
        </w:rPr>
        <w:fldChar w:fldCharType="end"/>
      </w:r>
      <w:ins w:id="136" w:author="Gen-Chang Hsu" w:date="2024-09-21T20:28:00Z" w16du:dateUtc="2024-09-22T00:28:00Z">
        <w:r w:rsidR="009C0F35">
          <w:rPr>
            <w:rFonts w:ascii="Times New Roman" w:hAnsi="Times New Roman" w:cs="Times New Roman"/>
            <w:bCs/>
            <w:sz w:val="24"/>
            <w:szCs w:val="24"/>
          </w:rPr>
          <w:t xml:space="preserve">. </w:t>
        </w:r>
      </w:ins>
      <w:ins w:id="137" w:author="Gen-Chang Hsu" w:date="2024-09-21T20:27:00Z" w16du:dateUtc="2024-09-22T00:27:00Z">
        <w:r w:rsidR="009C0F35">
          <w:rPr>
            <w:rFonts w:ascii="Times New Roman" w:hAnsi="Times New Roman" w:cs="Times New Roman"/>
            <w:bCs/>
            <w:sz w:val="24"/>
            <w:szCs w:val="24"/>
          </w:rPr>
          <w:t xml:space="preserve">Therefore, </w:t>
        </w:r>
      </w:ins>
      <w:del w:id="138" w:author="Gen-Chang Hsu" w:date="2024-09-21T20:32:00Z" w16du:dateUtc="2024-09-22T00:32:00Z">
        <w:r w:rsidR="006758D1" w:rsidRPr="0018685F" w:rsidDel="00DE3ABB">
          <w:rPr>
            <w:rFonts w:ascii="Times New Roman" w:hAnsi="Times New Roman" w:cs="Times New Roman"/>
            <w:bCs/>
            <w:sz w:val="24"/>
            <w:szCs w:val="24"/>
          </w:rPr>
          <w:delText>F</w:delText>
        </w:r>
      </w:del>
      <w:ins w:id="139" w:author="Gen-Chang Hsu" w:date="2024-09-21T20:32:00Z" w16du:dateUtc="2024-09-22T00:32:00Z">
        <w:r w:rsidR="00DE3ABB">
          <w:rPr>
            <w:rFonts w:ascii="Times New Roman" w:hAnsi="Times New Roman" w:cs="Times New Roman"/>
            <w:bCs/>
            <w:sz w:val="24"/>
            <w:szCs w:val="24"/>
          </w:rPr>
          <w:t>f</w:t>
        </w:r>
      </w:ins>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ins w:id="140" w:author="Gen-Chang Hsu" w:date="2024-09-19T20:43:00Z" w16du:dateUtc="2024-09-20T00:43:00Z">
        <w:r w:rsidR="008C4980">
          <w:rPr>
            <w:rFonts w:ascii="Times New Roman" w:hAnsi="Times New Roman" w:cs="Times New Roman"/>
            <w:bCs/>
            <w:sz w:val="24"/>
            <w:szCs w:val="24"/>
          </w:rPr>
          <w:t xml:space="preserve"> It is also noteworthy that </w:t>
        </w:r>
      </w:ins>
      <w:ins w:id="141" w:author="Gen-Chang Hsu" w:date="2024-09-19T20:45:00Z" w16du:dateUtc="2024-09-20T00:45:00Z">
        <w:r w:rsidR="008C4980">
          <w:rPr>
            <w:rFonts w:ascii="Times New Roman" w:hAnsi="Times New Roman" w:cs="Times New Roman"/>
            <w:bCs/>
            <w:sz w:val="24"/>
            <w:szCs w:val="24"/>
          </w:rPr>
          <w:t xml:space="preserve">burying beetles can reproduce multiple times throughout their lifespans, and the </w:t>
        </w:r>
      </w:ins>
      <w:ins w:id="142" w:author="Gen-Chang Hsu" w:date="2024-09-19T20:48:00Z" w16du:dateUtc="2024-09-20T00:48:00Z">
        <w:r w:rsidR="00116C76">
          <w:rPr>
            <w:rFonts w:ascii="Times New Roman" w:hAnsi="Times New Roman" w:cs="Times New Roman"/>
            <w:bCs/>
            <w:sz w:val="24"/>
            <w:szCs w:val="24"/>
          </w:rPr>
          <w:t xml:space="preserve">patterns of </w:t>
        </w:r>
      </w:ins>
      <w:ins w:id="143" w:author="Gen-Chang Hsu" w:date="2024-09-19T20:46:00Z" w16du:dateUtc="2024-09-20T00:46:00Z">
        <w:r w:rsidR="008C4980">
          <w:rPr>
            <w:rFonts w:ascii="Times New Roman" w:hAnsi="Times New Roman" w:cs="Times New Roman"/>
            <w:bCs/>
            <w:sz w:val="24"/>
            <w:szCs w:val="24"/>
          </w:rPr>
          <w:t>single reproductive output may differ from the lifetime reproductive output</w:t>
        </w:r>
      </w:ins>
      <w:ins w:id="144" w:author="Gen-Chang Hsu" w:date="2024-09-19T20:49:00Z" w16du:dateUtc="2024-09-20T00:49:00Z">
        <w:r w:rsidR="00DD0528">
          <w:rPr>
            <w:rFonts w:ascii="Times New Roman" w:hAnsi="Times New Roman" w:cs="Times New Roman"/>
            <w:bCs/>
            <w:sz w:val="24"/>
            <w:szCs w:val="24"/>
          </w:rPr>
          <w:t xml:space="preserve"> </w:t>
        </w:r>
      </w:ins>
      <w:r w:rsidR="00DD0528">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&lt;EndNote&gt;&lt;Cite&gt;&lt;Author&gt;Belk&lt;/Author&gt;&lt;Year&gt;2021&lt;/Year&gt;&lt;RecNum&gt;6&lt;/RecNum&gt;&lt;DisplayText&gt;[14]&lt;/DisplayText&gt;&lt;record&gt;&lt;rec-number&gt;6&lt;/rec-number&gt;&lt;foreign-keys&gt;&lt;key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[14]</w:t>
      </w:r>
      <w:r w:rsidR="00DD0528">
        <w:rPr>
          <w:rFonts w:ascii="Times New Roman" w:hAnsi="Times New Roman" w:cs="Times New Roman"/>
          <w:bCs/>
          <w:sz w:val="24"/>
          <w:szCs w:val="24"/>
        </w:rPr>
        <w:fldChar w:fldCharType="end"/>
      </w:r>
      <w:ins w:id="145" w:author="Gen-Chang Hsu" w:date="2024-09-19T20:46:00Z" w16du:dateUtc="2024-09-20T00:46:00Z">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w:t>
        </w:r>
      </w:ins>
      <w:ins w:id="146" w:author="Gen-Chang Hsu" w:date="2024-09-19T20:47:00Z" w16du:dateUtc="2024-09-20T00:47:00Z">
        <w:r w:rsidR="00F00600">
          <w:rPr>
            <w:rFonts w:ascii="Times New Roman" w:hAnsi="Times New Roman" w:cs="Times New Roman"/>
            <w:bCs/>
            <w:sz w:val="24"/>
            <w:szCs w:val="24"/>
          </w:rPr>
          <w:t>stand how carcass resources affect the over fitness of breeding individuals.</w:t>
        </w:r>
      </w:ins>
    </w:p>
    <w:p w14:paraId="63A6825C" w14:textId="7C8D331B"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ins w:id="147" w:author="Gen-Chang Hsu" w:date="2024-09-19T14:35:00Z" w16du:dateUtc="2024-09-19T18:35:00Z">
        <w:r w:rsidR="0002513C">
          <w:rPr>
            <w:rFonts w:ascii="Times New Roman" w:hAnsi="Times New Roman" w:cs="Times New Roman"/>
            <w:bCs/>
            <w:sz w:val="24"/>
            <w:szCs w:val="24"/>
          </w:rPr>
          <w:t>a</w:t>
        </w:r>
      </w:ins>
      <w:del w:id="148" w:author="Gen-Chang Hsu" w:date="2024-09-19T14:35:00Z" w16du:dateUtc="2024-09-19T18:35:00Z">
        <w:r w:rsidR="0078787E" w:rsidRPr="0018685F" w:rsidDel="0002513C">
          <w:rPr>
            <w:rFonts w:ascii="Times New Roman" w:hAnsi="Times New Roman" w:cs="Times New Roman"/>
            <w:bCs/>
            <w:sz w:val="24"/>
            <w:szCs w:val="24"/>
          </w:rPr>
          <w:delText>for the first time the</w:delText>
        </w:r>
      </w:del>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del w:id="149" w:author="Gen-Chang Hsu" w:date="2024-09-19T14:45:00Z" w16du:dateUtc="2024-09-19T18:45:00Z">
        <w:r w:rsidR="004E6E54" w:rsidRPr="0018685F" w:rsidDel="002F1F14">
          <w:rPr>
            <w:rFonts w:ascii="Times New Roman" w:hAnsi="Times New Roman" w:cs="Times New Roman"/>
            <w:bCs/>
            <w:sz w:val="24"/>
            <w:szCs w:val="24"/>
          </w:rPr>
          <w:delText>and larval life history</w:delText>
        </w:r>
        <w:r w:rsidR="00AE0DFE" w:rsidRPr="0018685F" w:rsidDel="002F1F14">
          <w:rPr>
            <w:rFonts w:ascii="Times New Roman" w:hAnsi="Times New Roman" w:cs="Times New Roman"/>
            <w:bCs/>
            <w:sz w:val="24"/>
            <w:szCs w:val="24"/>
          </w:rPr>
          <w:delText xml:space="preserve"> traits</w:delText>
        </w:r>
        <w:r w:rsidR="004E6E54" w:rsidRPr="0018685F" w:rsidDel="002F1F14">
          <w:rPr>
            <w:rFonts w:ascii="Times New Roman" w:hAnsi="Times New Roman" w:cs="Times New Roman"/>
            <w:bCs/>
            <w:sz w:val="24"/>
            <w:szCs w:val="24"/>
          </w:rPr>
          <w:delText xml:space="preserve"> may shift depending on carcass size</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 xml:space="preserve">with </w:t>
      </w:r>
      <w:ins w:id="150" w:author="Gen-Chang Hsu" w:date="2024-09-19T14:45:00Z" w16du:dateUtc="2024-09-19T18:45: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ins>
      <w:ins w:id="151" w:author="Gen-Chang Hsu" w:date="2024-09-19T14:51:00Z" w16du:dateUtc="2024-09-19T18:51:00Z">
        <w:r w:rsidR="00B32672">
          <w:rPr>
            <w:rFonts w:ascii="Times New Roman" w:hAnsi="Times New Roman" w:cs="Times New Roman"/>
            <w:bCs/>
            <w:sz w:val="24"/>
            <w:szCs w:val="24"/>
          </w:rPr>
          <w:t xml:space="preserve"> (larval density)</w:t>
        </w:r>
      </w:ins>
      <w:ins w:id="152" w:author="Gen-Chang Hsu" w:date="2024-09-19T14:47:00Z" w16du:dateUtc="2024-09-19T18:47:00Z">
        <w:r w:rsidR="002F1F14">
          <w:rPr>
            <w:rFonts w:ascii="Times New Roman" w:hAnsi="Times New Roman" w:cs="Times New Roman"/>
            <w:bCs/>
            <w:sz w:val="24"/>
            <w:szCs w:val="24"/>
          </w:rPr>
          <w:t xml:space="preserve"> </w:t>
        </w:r>
      </w:ins>
      <w:ins w:id="153" w:author="Gen-Chang Hsu" w:date="2024-09-19T14:52:00Z" w16du:dateUtc="2024-09-19T18:52:00Z">
        <w:r w:rsidR="00B32672">
          <w:rPr>
            <w:rFonts w:ascii="Times New Roman" w:hAnsi="Times New Roman" w:cs="Times New Roman"/>
            <w:bCs/>
            <w:sz w:val="24"/>
            <w:szCs w:val="24"/>
          </w:rPr>
          <w:t>but</w:t>
        </w:r>
      </w:ins>
      <w:ins w:id="154" w:author="Gen-Chang Hsu" w:date="2024-09-19T14:47:00Z" w16du:dateUtc="2024-09-19T18:47:00Z">
        <w:r w:rsidR="002F1F14">
          <w:rPr>
            <w:rFonts w:ascii="Times New Roman" w:hAnsi="Times New Roman" w:cs="Times New Roman"/>
            <w:bCs/>
            <w:sz w:val="24"/>
            <w:szCs w:val="24"/>
          </w:rPr>
          <w:t xml:space="preserve"> lower quality</w:t>
        </w:r>
      </w:ins>
      <w:ins w:id="155" w:author="Gen-Chang Hsu" w:date="2024-09-19T14:51:00Z" w16du:dateUtc="2024-09-19T18:51:00Z">
        <w:r w:rsidR="00B32672">
          <w:rPr>
            <w:rFonts w:ascii="Times New Roman" w:hAnsi="Times New Roman" w:cs="Times New Roman"/>
            <w:bCs/>
            <w:sz w:val="24"/>
            <w:szCs w:val="24"/>
          </w:rPr>
          <w:t xml:space="preserve"> (average larval mass)</w:t>
        </w:r>
      </w:ins>
      <w:ins w:id="156" w:author="Gen-Chang Hsu" w:date="2024-09-19T14:45:00Z" w16du:dateUtc="2024-09-19T18:45:00Z">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ins>
      <w:r w:rsidR="0075685C" w:rsidRPr="0018685F">
        <w:rPr>
          <w:rFonts w:ascii="Times New Roman" w:hAnsi="Times New Roman" w:cs="Times New Roman"/>
          <w:bCs/>
          <w:sz w:val="24"/>
          <w:szCs w:val="24"/>
        </w:rPr>
        <w:t xml:space="preserve">smaller carcasses </w:t>
      </w:r>
      <w:del w:id="157" w:author="Gen-Chang Hsu" w:date="2024-09-19T14:45:00Z" w16du:dateUtc="2024-09-19T18:45:00Z">
        <w:r w:rsidR="0075685C" w:rsidRPr="0018685F" w:rsidDel="002F1F14">
          <w:rPr>
            <w:rFonts w:ascii="Times New Roman" w:hAnsi="Times New Roman" w:cs="Times New Roman"/>
            <w:bCs/>
            <w:sz w:val="24"/>
            <w:szCs w:val="24"/>
          </w:rPr>
          <w:delText>favoring larval qua</w:delText>
        </w:r>
        <w:r w:rsidR="00AA3D9E" w:rsidRPr="0018685F" w:rsidDel="002F1F14">
          <w:rPr>
            <w:rFonts w:ascii="Times New Roman" w:hAnsi="Times New Roman" w:cs="Times New Roman"/>
            <w:bCs/>
            <w:sz w:val="24"/>
            <w:szCs w:val="24"/>
          </w:rPr>
          <w:delText>ntity</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and</w:t>
      </w:r>
      <w:ins w:id="158" w:author="Gen-Chang Hsu" w:date="2024-09-19T14:46:00Z" w16du:dateUtc="2024-09-19T18:46:00Z">
        <w:r w:rsidR="002F1F14">
          <w:rPr>
            <w:rFonts w:ascii="Times New Roman" w:hAnsi="Times New Roman" w:cs="Times New Roman"/>
            <w:bCs/>
            <w:sz w:val="24"/>
            <w:szCs w:val="24"/>
          </w:rPr>
          <w:t xml:space="preserve"> </w:t>
        </w:r>
      </w:ins>
      <w:ins w:id="159" w:author="Gen-Chang Hsu" w:date="2024-09-19T14:52:00Z" w16du:dateUtc="2024-09-19T18:52:00Z">
        <w:r w:rsidR="00B32672">
          <w:rPr>
            <w:rFonts w:ascii="Times New Roman" w:hAnsi="Times New Roman" w:cs="Times New Roman"/>
            <w:bCs/>
            <w:sz w:val="24"/>
            <w:szCs w:val="24"/>
          </w:rPr>
          <w:t xml:space="preserve">lower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w:t>
        </w:r>
      </w:ins>
      <w:ins w:id="160" w:author="Gen-Chang Hsu" w:date="2024-09-19T14:53:00Z" w16du:dateUtc="2024-09-19T18:53:00Z">
        <w:r w:rsidR="00B32672">
          <w:rPr>
            <w:rFonts w:ascii="Times New Roman" w:hAnsi="Times New Roman" w:cs="Times New Roman"/>
            <w:bCs/>
            <w:sz w:val="24"/>
            <w:szCs w:val="24"/>
          </w:rPr>
          <w:t>but</w:t>
        </w:r>
      </w:ins>
      <w:ins w:id="161" w:author="Gen-Chang Hsu" w:date="2024-09-19T14:52:00Z" w16du:dateUtc="2024-09-19T18:52:00Z">
        <w:r w:rsidR="00B32672">
          <w:rPr>
            <w:rFonts w:ascii="Times New Roman" w:hAnsi="Times New Roman" w:cs="Times New Roman"/>
            <w:bCs/>
            <w:sz w:val="24"/>
            <w:szCs w:val="24"/>
          </w:rPr>
          <w:t xml:space="preserve"> </w:t>
        </w:r>
      </w:ins>
      <w:ins w:id="162" w:author="Gen-Chang Hsu" w:date="2024-09-19T14:46:00Z" w16du:dateUtc="2024-09-19T18:46: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ins>
      <w:r w:rsidR="0075685C" w:rsidRPr="0018685F">
        <w:rPr>
          <w:rFonts w:ascii="Times New Roman" w:hAnsi="Times New Roman" w:cs="Times New Roman"/>
          <w:bCs/>
          <w:sz w:val="24"/>
          <w:szCs w:val="24"/>
        </w:rPr>
        <w:t xml:space="preserve"> larger carcasse</w:t>
      </w:r>
      <w:ins w:id="163" w:author="Gen-Chang Hsu" w:date="2024-09-19T14:52:00Z" w16du:dateUtc="2024-09-19T18:52:00Z">
        <w:r w:rsidR="00B32672">
          <w:rPr>
            <w:rFonts w:ascii="Times New Roman" w:hAnsi="Times New Roman" w:cs="Times New Roman"/>
            <w:bCs/>
            <w:sz w:val="24"/>
            <w:szCs w:val="24"/>
          </w:rPr>
          <w:t>s</w:t>
        </w:r>
      </w:ins>
      <w:del w:id="164" w:author="Gen-Chang Hsu" w:date="2024-09-19T14:52:00Z" w16du:dateUtc="2024-09-19T18:52:00Z">
        <w:r w:rsidR="0075685C" w:rsidRPr="0018685F" w:rsidDel="00B32672">
          <w:rPr>
            <w:rFonts w:ascii="Times New Roman" w:hAnsi="Times New Roman" w:cs="Times New Roman"/>
            <w:bCs/>
            <w:sz w:val="24"/>
            <w:szCs w:val="24"/>
          </w:rPr>
          <w:delText>s favoring</w:delText>
        </w:r>
      </w:del>
      <w:del w:id="165" w:author="Gen-Chang Hsu" w:date="2024-09-19T14:45:00Z" w16du:dateUtc="2024-09-19T18:45:00Z">
        <w:r w:rsidR="0075685C" w:rsidRPr="0018685F" w:rsidDel="002F1F14">
          <w:rPr>
            <w:rFonts w:ascii="Times New Roman" w:hAnsi="Times New Roman" w:cs="Times New Roman"/>
            <w:bCs/>
            <w:sz w:val="24"/>
            <w:szCs w:val="24"/>
          </w:rPr>
          <w:delText xml:space="preserve"> larval qua</w:delText>
        </w:r>
        <w:r w:rsidR="00AA3D9E" w:rsidRPr="0018685F" w:rsidDel="002F1F14">
          <w:rPr>
            <w:rFonts w:ascii="Times New Roman" w:hAnsi="Times New Roman" w:cs="Times New Roman"/>
            <w:bCs/>
            <w:sz w:val="24"/>
            <w:szCs w:val="24"/>
          </w:rPr>
          <w:delText>lity</w:delText>
        </w:r>
      </w:del>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lastRenderedPageBreak/>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27D2B6DB"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w:t>
      </w:r>
      <w:r w:rsidR="005366B1">
        <w:rPr>
          <w:rFonts w:ascii="Times New Roman" w:eastAsia="PMingLiU" w:hAnsi="Times New Roman" w:cs="Times New Roman"/>
          <w:bCs/>
          <w:iCs/>
          <w:sz w:val="24"/>
          <w:szCs w:val="24"/>
        </w:rPr>
        <w:fldChar w:fldCharType="begin"/>
      </w:r>
      <w:r w:rsidR="005366B1">
        <w:rPr>
          <w:rFonts w:ascii="Times New Roman" w:eastAsia="PMingLiU" w:hAnsi="Times New Roman" w:cs="Times New Roman"/>
          <w:bCs/>
          <w:iCs/>
          <w:sz w:val="24"/>
          <w:szCs w:val="24"/>
        </w:rPr>
        <w:instrText xml:space="preserve"> ADDIN EN.CITE &lt;EndNote&gt;&lt;Cite&gt;&lt;Author&gt;Hsu&lt;/Author&gt;&lt;Year&gt;2024&lt;/Year&gt;&lt;RecNum&gt;53&lt;/RecNum&gt;&lt;DisplayText&gt;[46]&lt;/DisplayText&gt;&lt;record&gt;&lt;rec-number&gt;53&lt;/rec-number&gt;&lt;foreign-keys&gt;&lt;key app="EN" db-id="z9xx2w0pverrspedt95pdps0rswpfe0ave99" timestamp="1727053334"&gt;53&lt;/key&gt;&lt;/foreign-keys&gt;&lt;ref-type name="Dataset"&gt;59&lt;/ref-type&gt;&lt;contributors&gt;&lt;authors&gt;&lt;author&gt;Hsu, Gen-Chang&lt;/author&gt;&lt;author&gt;Lin, Wei-Jiun&lt;/author&gt;&lt;author&gt;Hsieh, Chi-Heng&lt;/author&gt;&lt;author&gt;Lee, Yue-Jia&lt;/author&gt;&lt;author&gt;Sun, Syuan-Jyun&lt;/author&gt;&lt;/authors&gt;&lt;/contributors&gt;&lt;titles&gt;&lt;title&gt;Carcass size, not source or taxon, dictates breeding performance and carcass use in burying beetle&lt;/title&gt;&lt;/titles&gt;&lt;dates&gt;&lt;year&gt;2024&lt;/year&gt;&lt;pub-dates&gt;&lt;date&gt;2024/7&lt;/date&gt;&lt;/pub-dates&gt;&lt;/dates&gt;&lt;publisher&gt;Zenodo&lt;/publisher&gt;&lt;urls&gt;&lt;related-urls&gt;&lt;url&gt;https://doi.org/10.5281/zenodo.12747445&lt;/url&gt;&lt;url&gt;http://dx.doi.org/10.5281/zenodo.12747445&lt;/url&gt;&lt;/related-urls&gt;&lt;/urls&gt;&lt;electronic-resource-num&gt;10.5281/zenodo.12747445&lt;/electronic-resource-num&gt;&lt;/record&gt;&lt;/Cite&gt;&lt;/EndNote&gt;</w:instrText>
      </w:r>
      <w:r w:rsidR="005366B1">
        <w:rPr>
          <w:rFonts w:ascii="Times New Roman" w:eastAsia="PMingLiU" w:hAnsi="Times New Roman" w:cs="Times New Roman"/>
          <w:bCs/>
          <w:iCs/>
          <w:sz w:val="24"/>
          <w:szCs w:val="24"/>
        </w:rPr>
        <w:fldChar w:fldCharType="separate"/>
      </w:r>
      <w:r w:rsidR="005366B1">
        <w:rPr>
          <w:rFonts w:ascii="Times New Roman" w:eastAsia="PMingLiU" w:hAnsi="Times New Roman" w:cs="Times New Roman"/>
          <w:bCs/>
          <w:iCs/>
          <w:noProof/>
          <w:sz w:val="24"/>
          <w:szCs w:val="24"/>
        </w:rPr>
        <w:t>[46]</w:t>
      </w:r>
      <w:r w:rsidR="005366B1">
        <w:rPr>
          <w:rFonts w:ascii="Times New Roman" w:eastAsia="PMingLiU" w:hAnsi="Times New Roman" w:cs="Times New Roman"/>
          <w:bCs/>
          <w:iCs/>
          <w:sz w:val="24"/>
          <w:szCs w:val="24"/>
        </w:rPr>
        <w:fldChar w:fldCharType="end"/>
      </w:r>
      <w:ins w:id="166" w:author="Gen-Chang Hsu" w:date="2024-09-22T21:02:00Z" w16du:dateUtc="2024-09-23T01:02:00Z">
        <w:r w:rsidR="005366B1">
          <w:rPr>
            <w:rFonts w:ascii="Times New Roman" w:eastAsia="PMingLiU" w:hAnsi="Times New Roman" w:cs="Times New Roman"/>
            <w:bCs/>
            <w:iCs/>
            <w:sz w:val="24"/>
            <w:szCs w:val="24"/>
          </w:rPr>
          <w:t>.</w:t>
        </w:r>
      </w:ins>
      <w:del w:id="167" w:author="Gen-Chang Hsu" w:date="2024-09-22T21:02:00Z" w16du:dateUtc="2024-09-23T01:02:00Z">
        <w:r w:rsidR="004B164F" w:rsidDel="005366B1">
          <w:rPr>
            <w:rFonts w:ascii="Times New Roman" w:eastAsia="PMingLiU" w:hAnsi="Times New Roman" w:cs="Times New Roman"/>
            <w:bCs/>
            <w:iCs/>
            <w:sz w:val="24"/>
            <w:szCs w:val="24"/>
          </w:rPr>
          <w:delText xml:space="preserve">(DOI: </w:delText>
        </w:r>
        <w:r w:rsidR="004B164F" w:rsidRPr="004B164F" w:rsidDel="005366B1">
          <w:rPr>
            <w:rFonts w:ascii="Times New Roman" w:eastAsia="PMingLiU" w:hAnsi="Times New Roman" w:cs="Times New Roman"/>
            <w:bCs/>
            <w:iCs/>
            <w:sz w:val="24"/>
            <w:szCs w:val="24"/>
          </w:rPr>
          <w:delText>https://doi.org/10.5281/zenodo.12747445</w:delText>
        </w:r>
        <w:r w:rsidR="004B164F" w:rsidDel="005366B1">
          <w:rPr>
            <w:rFonts w:ascii="Times New Roman" w:eastAsia="PMingLiU" w:hAnsi="Times New Roman" w:cs="Times New Roman"/>
            <w:bCs/>
            <w:iCs/>
            <w:sz w:val="24"/>
            <w:szCs w:val="24"/>
          </w:rPr>
          <w:delText>)</w:delText>
        </w:r>
        <w:r w:rsidR="00BA74CB" w:rsidDel="005366B1">
          <w:rPr>
            <w:rFonts w:ascii="Times New Roman" w:eastAsia="PMingLiU" w:hAnsi="Times New Roman" w:cs="Times New Roman"/>
            <w:bCs/>
            <w:iCs/>
            <w:sz w:val="24"/>
            <w:szCs w:val="24"/>
          </w:rPr>
          <w:delText>.</w:delText>
        </w:r>
      </w:del>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lastRenderedPageBreak/>
        <w:br w:type="page"/>
      </w:r>
    </w:p>
    <w:p w14:paraId="378D39C1" w14:textId="77777777" w:rsidR="005366B1" w:rsidRPr="005366B1" w:rsidRDefault="00305466" w:rsidP="005366B1">
      <w:pPr>
        <w:pStyle w:val="EndNoteBibliographyTitle"/>
        <w:rPr>
          <w:b/>
          <w:noProof/>
        </w:rPr>
      </w:pPr>
      <w:r w:rsidRPr="00EA7B99">
        <w:lastRenderedPageBreak/>
        <w:fldChar w:fldCharType="begin"/>
      </w:r>
      <w:r w:rsidRPr="00EA7B99">
        <w:instrText xml:space="preserve"> ADDIN EN.REFLIST </w:instrText>
      </w:r>
      <w:r w:rsidRPr="00EA7B99">
        <w:fldChar w:fldCharType="separate"/>
      </w:r>
      <w:r w:rsidR="005366B1" w:rsidRPr="005366B1">
        <w:rPr>
          <w:b/>
          <w:noProof/>
        </w:rPr>
        <w:t>References</w:t>
      </w:r>
    </w:p>
    <w:p w14:paraId="10AD4131" w14:textId="77777777" w:rsidR="005366B1" w:rsidRPr="005366B1" w:rsidRDefault="005366B1" w:rsidP="005366B1">
      <w:pPr>
        <w:pStyle w:val="EndNoteBibliographyTitle"/>
        <w:rPr>
          <w:b/>
          <w:noProof/>
        </w:rPr>
      </w:pPr>
    </w:p>
    <w:p w14:paraId="598DD47A" w14:textId="77777777" w:rsidR="005366B1" w:rsidRPr="005366B1" w:rsidRDefault="005366B1" w:rsidP="005366B1">
      <w:pPr>
        <w:pStyle w:val="EndNoteBibliography"/>
        <w:spacing w:after="0"/>
        <w:rPr>
          <w:noProof/>
        </w:rPr>
      </w:pPr>
      <w:r w:rsidRPr="005366B1">
        <w:rPr>
          <w:noProof/>
        </w:rPr>
        <w:t xml:space="preserve">[1] Rozen, D., Engelmoer, D. &amp; Smiseth, P.T. 2008 Antimicrobial strategies in burying beetles breeding on carrion. </w:t>
      </w:r>
      <w:r w:rsidRPr="005366B1">
        <w:rPr>
          <w:i/>
          <w:noProof/>
        </w:rPr>
        <w:t>Proceedings of the National Academy of Sciences</w:t>
      </w:r>
      <w:r w:rsidRPr="005366B1">
        <w:rPr>
          <w:noProof/>
        </w:rPr>
        <w:t xml:space="preserve"> </w:t>
      </w:r>
      <w:r w:rsidRPr="005366B1">
        <w:rPr>
          <w:b/>
          <w:noProof/>
        </w:rPr>
        <w:t>105</w:t>
      </w:r>
      <w:r w:rsidRPr="005366B1">
        <w:rPr>
          <w:noProof/>
        </w:rPr>
        <w:t>, 17890-17895.</w:t>
      </w:r>
    </w:p>
    <w:p w14:paraId="1EA214DA" w14:textId="77777777" w:rsidR="005366B1" w:rsidRPr="005366B1" w:rsidRDefault="005366B1" w:rsidP="005366B1">
      <w:pPr>
        <w:pStyle w:val="EndNoteBibliography"/>
        <w:spacing w:after="0"/>
        <w:rPr>
          <w:noProof/>
        </w:rPr>
      </w:pPr>
      <w:r w:rsidRPr="005366B1">
        <w:rPr>
          <w:noProof/>
        </w:rPr>
        <w:t xml:space="preserve">[2] Stiegler, J., Von Hoermann, C., Müller, J., Benbow, M.E. &amp; Heurich, M. 2020 Carcass provisioning for scavenger conservation in a temperate forest ecosystem. </w:t>
      </w:r>
      <w:r w:rsidRPr="005366B1">
        <w:rPr>
          <w:i/>
          <w:noProof/>
        </w:rPr>
        <w:t>Ecosphere</w:t>
      </w:r>
      <w:r w:rsidRPr="005366B1">
        <w:rPr>
          <w:noProof/>
        </w:rPr>
        <w:t xml:space="preserve"> </w:t>
      </w:r>
      <w:r w:rsidRPr="005366B1">
        <w:rPr>
          <w:b/>
          <w:noProof/>
        </w:rPr>
        <w:t>11</w:t>
      </w:r>
      <w:r w:rsidRPr="005366B1">
        <w:rPr>
          <w:noProof/>
        </w:rPr>
        <w:t>, e03063.</w:t>
      </w:r>
    </w:p>
    <w:p w14:paraId="4099A4C9" w14:textId="77777777" w:rsidR="005366B1" w:rsidRPr="005366B1" w:rsidRDefault="005366B1" w:rsidP="005366B1">
      <w:pPr>
        <w:pStyle w:val="EndNoteBibliography"/>
        <w:spacing w:after="0"/>
        <w:rPr>
          <w:noProof/>
        </w:rPr>
      </w:pPr>
      <w:r w:rsidRPr="005366B1">
        <w:rPr>
          <w:noProof/>
        </w:rPr>
        <w:t xml:space="preserve">[3] Barton, P.S., Cunningham, S.A., Lindenmayer, D.B. &amp; Manning, A.D. 2013 The role of carrion in maintaining biodiversity and ecological processes in terrestrial ecosystems. </w:t>
      </w:r>
      <w:r w:rsidRPr="005366B1">
        <w:rPr>
          <w:i/>
          <w:noProof/>
        </w:rPr>
        <w:t>Oecologia</w:t>
      </w:r>
      <w:r w:rsidRPr="005366B1">
        <w:rPr>
          <w:noProof/>
        </w:rPr>
        <w:t xml:space="preserve"> </w:t>
      </w:r>
      <w:r w:rsidRPr="005366B1">
        <w:rPr>
          <w:b/>
          <w:noProof/>
        </w:rPr>
        <w:t>171</w:t>
      </w:r>
      <w:r w:rsidRPr="005366B1">
        <w:rPr>
          <w:noProof/>
        </w:rPr>
        <w:t>, 761-772.</w:t>
      </w:r>
    </w:p>
    <w:p w14:paraId="5FA58AB1" w14:textId="77777777" w:rsidR="005366B1" w:rsidRPr="005366B1" w:rsidRDefault="005366B1" w:rsidP="005366B1">
      <w:pPr>
        <w:pStyle w:val="EndNoteBibliography"/>
        <w:spacing w:after="0"/>
        <w:rPr>
          <w:noProof/>
        </w:rPr>
      </w:pPr>
      <w:r w:rsidRPr="005366B1">
        <w:rPr>
          <w:noProof/>
        </w:rPr>
        <w:t xml:space="preserve">[4] Tomberlin, J.K., Barton, B.T., Lashley, M.A. &amp; Jordan, H.R. 2017 Mass mortality events and the role of necrophagous invertebrates. </w:t>
      </w:r>
      <w:r w:rsidRPr="005366B1">
        <w:rPr>
          <w:i/>
          <w:noProof/>
        </w:rPr>
        <w:t>Current Opinion in Insect Science</w:t>
      </w:r>
      <w:r w:rsidRPr="005366B1">
        <w:rPr>
          <w:noProof/>
        </w:rPr>
        <w:t xml:space="preserve"> </w:t>
      </w:r>
      <w:r w:rsidRPr="005366B1">
        <w:rPr>
          <w:b/>
          <w:noProof/>
        </w:rPr>
        <w:t>23</w:t>
      </w:r>
      <w:r w:rsidRPr="005366B1">
        <w:rPr>
          <w:noProof/>
        </w:rPr>
        <w:t>, 7-12.</w:t>
      </w:r>
    </w:p>
    <w:p w14:paraId="3F65CF0F" w14:textId="77777777" w:rsidR="005366B1" w:rsidRPr="005366B1" w:rsidRDefault="005366B1" w:rsidP="005366B1">
      <w:pPr>
        <w:pStyle w:val="EndNoteBibliography"/>
        <w:spacing w:after="0"/>
        <w:rPr>
          <w:noProof/>
        </w:rPr>
      </w:pPr>
      <w:r w:rsidRPr="005366B1">
        <w:rPr>
          <w:noProof/>
        </w:rPr>
        <w:t xml:space="preserve">[5] Scott, M.P. 1998 The ecology and behavior of burying beetles. </w:t>
      </w:r>
      <w:r w:rsidRPr="005366B1">
        <w:rPr>
          <w:i/>
          <w:noProof/>
        </w:rPr>
        <w:t>Annual Review of Entomology</w:t>
      </w:r>
      <w:r w:rsidRPr="005366B1">
        <w:rPr>
          <w:noProof/>
        </w:rPr>
        <w:t xml:space="preserve"> </w:t>
      </w:r>
      <w:r w:rsidRPr="005366B1">
        <w:rPr>
          <w:b/>
          <w:noProof/>
        </w:rPr>
        <w:t>43</w:t>
      </w:r>
      <w:r w:rsidRPr="005366B1">
        <w:rPr>
          <w:noProof/>
        </w:rPr>
        <w:t>, 595-618.</w:t>
      </w:r>
    </w:p>
    <w:p w14:paraId="0E96A9DC" w14:textId="77777777" w:rsidR="005366B1" w:rsidRPr="005366B1" w:rsidRDefault="005366B1" w:rsidP="005366B1">
      <w:pPr>
        <w:pStyle w:val="EndNoteBibliography"/>
        <w:spacing w:after="0"/>
        <w:rPr>
          <w:noProof/>
        </w:rPr>
      </w:pPr>
      <w:r w:rsidRPr="005366B1">
        <w:rPr>
          <w:noProof/>
        </w:rPr>
        <w:t xml:space="preserve">[6] Creighton, J.C. 2005 Population density, body size, and phenotypic plasticity of brood size in a burying beetle. </w:t>
      </w:r>
      <w:r w:rsidRPr="005366B1">
        <w:rPr>
          <w:i/>
          <w:noProof/>
        </w:rPr>
        <w:t>Behavioral Ecology</w:t>
      </w:r>
      <w:r w:rsidRPr="005366B1">
        <w:rPr>
          <w:noProof/>
        </w:rPr>
        <w:t xml:space="preserve"> </w:t>
      </w:r>
      <w:r w:rsidRPr="005366B1">
        <w:rPr>
          <w:b/>
          <w:noProof/>
        </w:rPr>
        <w:t>16</w:t>
      </w:r>
      <w:r w:rsidRPr="005366B1">
        <w:rPr>
          <w:noProof/>
        </w:rPr>
        <w:t>, 1031-1036.</w:t>
      </w:r>
    </w:p>
    <w:p w14:paraId="2096DEFC" w14:textId="77777777" w:rsidR="005366B1" w:rsidRPr="005366B1" w:rsidRDefault="005366B1" w:rsidP="005366B1">
      <w:pPr>
        <w:pStyle w:val="EndNoteBibliography"/>
        <w:spacing w:after="0"/>
        <w:rPr>
          <w:noProof/>
        </w:rPr>
      </w:pPr>
      <w:r w:rsidRPr="005366B1">
        <w:rPr>
          <w:noProof/>
        </w:rPr>
        <w:t xml:space="preserve">[7] Scott, M.P. &amp; Traniello, J.F. 1990 Behavioural and ecological correlates of male and female parental care and reproductive success in burying beetles (Nicrophorus spp.). </w:t>
      </w:r>
      <w:r w:rsidRPr="005366B1">
        <w:rPr>
          <w:i/>
          <w:noProof/>
        </w:rPr>
        <w:t>Animal Behaviour</w:t>
      </w:r>
      <w:r w:rsidRPr="005366B1">
        <w:rPr>
          <w:noProof/>
        </w:rPr>
        <w:t xml:space="preserve"> </w:t>
      </w:r>
      <w:r w:rsidRPr="005366B1">
        <w:rPr>
          <w:b/>
          <w:noProof/>
        </w:rPr>
        <w:t>39</w:t>
      </w:r>
      <w:r w:rsidRPr="005366B1">
        <w:rPr>
          <w:noProof/>
        </w:rPr>
        <w:t>, 274-283.</w:t>
      </w:r>
    </w:p>
    <w:p w14:paraId="712793A0" w14:textId="77777777" w:rsidR="005366B1" w:rsidRPr="005366B1" w:rsidRDefault="005366B1" w:rsidP="005366B1">
      <w:pPr>
        <w:pStyle w:val="EndNoteBibliography"/>
        <w:spacing w:after="0"/>
        <w:rPr>
          <w:noProof/>
        </w:rPr>
      </w:pPr>
      <w:r w:rsidRPr="005366B1">
        <w:rPr>
          <w:noProof/>
        </w:rPr>
        <w:t>[8] Smiseth, P.T., Andrews, C.P., Mattey, S.N. &amp; Mooney, R. 2014 Phenotypic variation in resource acquisition influences trade</w:t>
      </w:r>
      <w:r w:rsidRPr="005366B1">
        <w:rPr>
          <w:rFonts w:ascii="Cambria Math" w:hAnsi="Cambria Math" w:cs="Cambria Math"/>
          <w:noProof/>
        </w:rPr>
        <w:t>‐</w:t>
      </w:r>
      <w:r w:rsidRPr="005366B1">
        <w:rPr>
          <w:noProof/>
        </w:rPr>
        <w:t xml:space="preserve">off between number and mass of offspring in a burying beetle. </w:t>
      </w:r>
      <w:r w:rsidRPr="005366B1">
        <w:rPr>
          <w:i/>
          <w:noProof/>
        </w:rPr>
        <w:t>Journal of Zoology</w:t>
      </w:r>
      <w:r w:rsidRPr="005366B1">
        <w:rPr>
          <w:noProof/>
        </w:rPr>
        <w:t xml:space="preserve"> </w:t>
      </w:r>
      <w:r w:rsidRPr="005366B1">
        <w:rPr>
          <w:b/>
          <w:noProof/>
        </w:rPr>
        <w:t>293</w:t>
      </w:r>
      <w:r w:rsidRPr="005366B1">
        <w:rPr>
          <w:noProof/>
        </w:rPr>
        <w:t>, 80-83.</w:t>
      </w:r>
    </w:p>
    <w:p w14:paraId="36B651AE" w14:textId="77777777" w:rsidR="005366B1" w:rsidRPr="005366B1" w:rsidRDefault="005366B1" w:rsidP="005366B1">
      <w:pPr>
        <w:pStyle w:val="EndNoteBibliography"/>
        <w:spacing w:after="0"/>
        <w:rPr>
          <w:noProof/>
        </w:rPr>
      </w:pPr>
      <w:r w:rsidRPr="005366B1">
        <w:rPr>
          <w:noProof/>
        </w:rPr>
        <w:t xml:space="preserve">[9] Trumbo, S.T. 1992 Monogamy to communal breeding: exploitation of a broad resource base by burying beetles (Nicrophorus). </w:t>
      </w:r>
      <w:r w:rsidRPr="005366B1">
        <w:rPr>
          <w:i/>
          <w:noProof/>
        </w:rPr>
        <w:t>Ecological Entomology</w:t>
      </w:r>
      <w:r w:rsidRPr="005366B1">
        <w:rPr>
          <w:noProof/>
        </w:rPr>
        <w:t xml:space="preserve"> </w:t>
      </w:r>
      <w:r w:rsidRPr="005366B1">
        <w:rPr>
          <w:b/>
          <w:noProof/>
        </w:rPr>
        <w:t>17</w:t>
      </w:r>
      <w:r w:rsidRPr="005366B1">
        <w:rPr>
          <w:noProof/>
        </w:rPr>
        <w:t>, 289-298.</w:t>
      </w:r>
    </w:p>
    <w:p w14:paraId="3A4B5950" w14:textId="77777777" w:rsidR="005366B1" w:rsidRPr="005366B1" w:rsidRDefault="005366B1" w:rsidP="005366B1">
      <w:pPr>
        <w:pStyle w:val="EndNoteBibliography"/>
        <w:spacing w:after="0"/>
        <w:rPr>
          <w:noProof/>
        </w:rPr>
      </w:pPr>
      <w:r w:rsidRPr="005366B1">
        <w:rPr>
          <w:noProof/>
        </w:rPr>
        <w:t xml:space="preserve">[10] Hopwood, P.E., Moore, A.J., Tregenza, T. &amp; Royle, N.J. 2016 Niche variation and the maintenance of variation in body size in a burying beetle. </w:t>
      </w:r>
      <w:r w:rsidRPr="005366B1">
        <w:rPr>
          <w:i/>
          <w:noProof/>
        </w:rPr>
        <w:t>Ecological Entomology</w:t>
      </w:r>
      <w:r w:rsidRPr="005366B1">
        <w:rPr>
          <w:noProof/>
        </w:rPr>
        <w:t xml:space="preserve"> </w:t>
      </w:r>
      <w:r w:rsidRPr="005366B1">
        <w:rPr>
          <w:b/>
          <w:noProof/>
        </w:rPr>
        <w:t>41</w:t>
      </w:r>
      <w:r w:rsidRPr="005366B1">
        <w:rPr>
          <w:noProof/>
        </w:rPr>
        <w:t>, 96-104.</w:t>
      </w:r>
    </w:p>
    <w:p w14:paraId="6F3DE8D4" w14:textId="77777777" w:rsidR="005366B1" w:rsidRPr="005366B1" w:rsidRDefault="005366B1" w:rsidP="005366B1">
      <w:pPr>
        <w:pStyle w:val="EndNoteBibliography"/>
        <w:spacing w:after="0"/>
        <w:rPr>
          <w:noProof/>
        </w:rPr>
      </w:pPr>
      <w:r w:rsidRPr="005366B1">
        <w:rPr>
          <w:noProof/>
        </w:rPr>
        <w:t xml:space="preserve">[11] Müller, J.K., Eggert, A.-K. &amp; Furlkröger, E. 1990 Clutch size regulation in the burying beetle Necrophorus vespilloides Herbst (Coleoptera: Silphidae). </w:t>
      </w:r>
      <w:r w:rsidRPr="005366B1">
        <w:rPr>
          <w:i/>
          <w:noProof/>
        </w:rPr>
        <w:t>Journal of Insect Behavior</w:t>
      </w:r>
      <w:r w:rsidRPr="005366B1">
        <w:rPr>
          <w:noProof/>
        </w:rPr>
        <w:t xml:space="preserve"> </w:t>
      </w:r>
      <w:r w:rsidRPr="005366B1">
        <w:rPr>
          <w:b/>
          <w:noProof/>
        </w:rPr>
        <w:t>3</w:t>
      </w:r>
      <w:r w:rsidRPr="005366B1">
        <w:rPr>
          <w:noProof/>
        </w:rPr>
        <w:t>, 265–270.</w:t>
      </w:r>
    </w:p>
    <w:p w14:paraId="63231C66" w14:textId="77777777" w:rsidR="005366B1" w:rsidRPr="005366B1" w:rsidRDefault="005366B1" w:rsidP="005366B1">
      <w:pPr>
        <w:pStyle w:val="EndNoteBibliography"/>
        <w:spacing w:after="0"/>
        <w:rPr>
          <w:noProof/>
        </w:rPr>
      </w:pPr>
      <w:r w:rsidRPr="005366B1">
        <w:rPr>
          <w:noProof/>
        </w:rPr>
        <w:t xml:space="preserve">[12] Bartlett, J. 1987 Filial cannibalism in burying beetles. </w:t>
      </w:r>
      <w:r w:rsidRPr="005366B1">
        <w:rPr>
          <w:i/>
          <w:noProof/>
        </w:rPr>
        <w:t>Behavioral Ecology and Sociobiology</w:t>
      </w:r>
      <w:r w:rsidRPr="005366B1">
        <w:rPr>
          <w:noProof/>
        </w:rPr>
        <w:t xml:space="preserve"> </w:t>
      </w:r>
      <w:r w:rsidRPr="005366B1">
        <w:rPr>
          <w:b/>
          <w:noProof/>
        </w:rPr>
        <w:t>21</w:t>
      </w:r>
      <w:r w:rsidRPr="005366B1">
        <w:rPr>
          <w:noProof/>
        </w:rPr>
        <w:t>, 179-183.</w:t>
      </w:r>
    </w:p>
    <w:p w14:paraId="4BC10A0C" w14:textId="77777777" w:rsidR="005366B1" w:rsidRPr="005366B1" w:rsidRDefault="005366B1" w:rsidP="005366B1">
      <w:pPr>
        <w:pStyle w:val="EndNoteBibliography"/>
        <w:spacing w:after="0"/>
        <w:rPr>
          <w:noProof/>
        </w:rPr>
      </w:pPr>
      <w:r w:rsidRPr="005366B1">
        <w:rPr>
          <w:noProof/>
        </w:rPr>
        <w:t xml:space="preserve">[13] Creighton, J.C., Heflin, N.D. &amp; Belk, M.C. 2009 Cost of reproduction, resource quality, and terminal investment in a burying beetle. </w:t>
      </w:r>
      <w:r w:rsidRPr="005366B1">
        <w:rPr>
          <w:i/>
          <w:noProof/>
        </w:rPr>
        <w:t>The American Naturalist</w:t>
      </w:r>
      <w:r w:rsidRPr="005366B1">
        <w:rPr>
          <w:noProof/>
        </w:rPr>
        <w:t xml:space="preserve"> </w:t>
      </w:r>
      <w:r w:rsidRPr="005366B1">
        <w:rPr>
          <w:b/>
          <w:noProof/>
        </w:rPr>
        <w:t>174</w:t>
      </w:r>
      <w:r w:rsidRPr="005366B1">
        <w:rPr>
          <w:noProof/>
        </w:rPr>
        <w:t>, 673-684.</w:t>
      </w:r>
    </w:p>
    <w:p w14:paraId="52F8663B" w14:textId="77777777" w:rsidR="005366B1" w:rsidRPr="005366B1" w:rsidRDefault="005366B1" w:rsidP="005366B1">
      <w:pPr>
        <w:pStyle w:val="EndNoteBibliography"/>
        <w:spacing w:after="0"/>
        <w:rPr>
          <w:noProof/>
        </w:rPr>
      </w:pPr>
      <w:r w:rsidRPr="005366B1">
        <w:rPr>
          <w:noProof/>
        </w:rPr>
        <w:t xml:space="preserve">[14] Belk, M.C., Meyers, P.J. &amp; Creighton, J.C. 2021 Bigger Is Better, Sometimes: The Interaction between Body Size and Carcass Size </w:t>
      </w:r>
      <w:r w:rsidRPr="005366B1">
        <w:rPr>
          <w:noProof/>
        </w:rPr>
        <w:lastRenderedPageBreak/>
        <w:t xml:space="preserve">Determines Fitness, Reproductive Strategies, and Senescence in Two Species of Burying Beetles. </w:t>
      </w:r>
      <w:r w:rsidRPr="005366B1">
        <w:rPr>
          <w:i/>
          <w:noProof/>
        </w:rPr>
        <w:t>Diversity</w:t>
      </w:r>
      <w:r w:rsidRPr="005366B1">
        <w:rPr>
          <w:noProof/>
        </w:rPr>
        <w:t xml:space="preserve"> </w:t>
      </w:r>
      <w:r w:rsidRPr="005366B1">
        <w:rPr>
          <w:b/>
          <w:noProof/>
        </w:rPr>
        <w:t>13</w:t>
      </w:r>
      <w:r w:rsidRPr="005366B1">
        <w:rPr>
          <w:noProof/>
        </w:rPr>
        <w:t>, 662.</w:t>
      </w:r>
    </w:p>
    <w:p w14:paraId="3A62D75B" w14:textId="77777777" w:rsidR="005366B1" w:rsidRPr="005366B1" w:rsidRDefault="005366B1" w:rsidP="005366B1">
      <w:pPr>
        <w:pStyle w:val="EndNoteBibliography"/>
        <w:spacing w:after="0"/>
        <w:rPr>
          <w:noProof/>
        </w:rPr>
      </w:pPr>
      <w:r w:rsidRPr="005366B1">
        <w:rPr>
          <w:noProof/>
        </w:rPr>
        <w:t xml:space="preserve">[15] Weldon, L., Abolins, S., Lenzi, L., Bourne, C., Riley, E.M. &amp; Viney, M. 2015 The gut microbiota of wild mice. </w:t>
      </w:r>
      <w:r w:rsidRPr="005366B1">
        <w:rPr>
          <w:i/>
          <w:noProof/>
        </w:rPr>
        <w:t>PLoS One</w:t>
      </w:r>
      <w:r w:rsidRPr="005366B1">
        <w:rPr>
          <w:noProof/>
        </w:rPr>
        <w:t xml:space="preserve"> </w:t>
      </w:r>
      <w:r w:rsidRPr="005366B1">
        <w:rPr>
          <w:b/>
          <w:noProof/>
        </w:rPr>
        <w:t>10</w:t>
      </w:r>
      <w:r w:rsidRPr="005366B1">
        <w:rPr>
          <w:noProof/>
        </w:rPr>
        <w:t>, e0134643.</w:t>
      </w:r>
    </w:p>
    <w:p w14:paraId="3F47E1FC" w14:textId="77777777" w:rsidR="005366B1" w:rsidRPr="005366B1" w:rsidRDefault="005366B1" w:rsidP="005366B1">
      <w:pPr>
        <w:pStyle w:val="EndNoteBibliography"/>
        <w:spacing w:after="0"/>
        <w:rPr>
          <w:noProof/>
        </w:rPr>
      </w:pPr>
      <w:r w:rsidRPr="005366B1">
        <w:rPr>
          <w:noProof/>
        </w:rPr>
        <w:t xml:space="preserve">[16] Shukla, S.P., Plata, C., Reichelt, M., Steiger, S., Heckel, D.G., Kaltenpoth, M., Vilcinskas, A. &amp; Vogel, H. 2018 Microbiome-assisted carrion preservation aids larval development in a burying beetle. </w:t>
      </w:r>
      <w:r w:rsidRPr="005366B1">
        <w:rPr>
          <w:i/>
          <w:noProof/>
        </w:rPr>
        <w:t>Proceedings of the National Academy of Sciences</w:t>
      </w:r>
      <w:r w:rsidRPr="005366B1">
        <w:rPr>
          <w:noProof/>
        </w:rPr>
        <w:t xml:space="preserve"> </w:t>
      </w:r>
      <w:r w:rsidRPr="005366B1">
        <w:rPr>
          <w:b/>
          <w:noProof/>
        </w:rPr>
        <w:t>115</w:t>
      </w:r>
      <w:r w:rsidRPr="005366B1">
        <w:rPr>
          <w:noProof/>
        </w:rPr>
        <w:t>, 11274-11279.</w:t>
      </w:r>
    </w:p>
    <w:p w14:paraId="3F8C6038" w14:textId="77777777" w:rsidR="005366B1" w:rsidRPr="005366B1" w:rsidRDefault="005366B1" w:rsidP="005366B1">
      <w:pPr>
        <w:pStyle w:val="EndNoteBibliography"/>
        <w:spacing w:after="0"/>
        <w:rPr>
          <w:noProof/>
        </w:rPr>
      </w:pPr>
      <w:r w:rsidRPr="005366B1">
        <w:rPr>
          <w:noProof/>
        </w:rPr>
        <w:t xml:space="preserve">[17] Hocking, M., Ring, R. &amp; Reimchen, T. 2006 Burying beetle Nicrophorus investigator reproduction on Pacific salmon carcasses. </w:t>
      </w:r>
      <w:r w:rsidRPr="005366B1">
        <w:rPr>
          <w:i/>
          <w:noProof/>
        </w:rPr>
        <w:t>Ecological Entomology</w:t>
      </w:r>
      <w:r w:rsidRPr="005366B1">
        <w:rPr>
          <w:noProof/>
        </w:rPr>
        <w:t xml:space="preserve"> </w:t>
      </w:r>
      <w:r w:rsidRPr="005366B1">
        <w:rPr>
          <w:b/>
          <w:noProof/>
        </w:rPr>
        <w:t>31</w:t>
      </w:r>
      <w:r w:rsidRPr="005366B1">
        <w:rPr>
          <w:noProof/>
        </w:rPr>
        <w:t>, 5-12.</w:t>
      </w:r>
    </w:p>
    <w:p w14:paraId="4286B231" w14:textId="77777777" w:rsidR="005366B1" w:rsidRPr="005366B1" w:rsidRDefault="005366B1" w:rsidP="005366B1">
      <w:pPr>
        <w:pStyle w:val="EndNoteBibliography"/>
        <w:spacing w:after="0"/>
        <w:rPr>
          <w:noProof/>
        </w:rPr>
      </w:pPr>
      <w:r w:rsidRPr="005366B1">
        <w:rPr>
          <w:noProof/>
        </w:rPr>
        <w:t>[18] May, E.M. &amp; El</w:t>
      </w:r>
      <w:r w:rsidRPr="005366B1">
        <w:rPr>
          <w:rFonts w:ascii="Cambria Math" w:hAnsi="Cambria Math" w:cs="Cambria Math"/>
          <w:noProof/>
        </w:rPr>
        <w:t>‐</w:t>
      </w:r>
      <w:r w:rsidRPr="005366B1">
        <w:rPr>
          <w:noProof/>
        </w:rPr>
        <w:t>Sabaawi, R.W. 2022 Life stage and taxonomy the most important factors determining vertebrate stoichiometry: A meta</w:t>
      </w:r>
      <w:r w:rsidRPr="005366B1">
        <w:rPr>
          <w:rFonts w:ascii="Cambria Math" w:hAnsi="Cambria Math" w:cs="Cambria Math"/>
          <w:noProof/>
        </w:rPr>
        <w:t>‐</w:t>
      </w:r>
      <w:r w:rsidRPr="005366B1">
        <w:rPr>
          <w:noProof/>
        </w:rPr>
        <w:t xml:space="preserve">analysis. </w:t>
      </w:r>
      <w:r w:rsidRPr="005366B1">
        <w:rPr>
          <w:i/>
          <w:noProof/>
        </w:rPr>
        <w:t>Ecology and Evolution</w:t>
      </w:r>
      <w:r w:rsidRPr="005366B1">
        <w:rPr>
          <w:noProof/>
        </w:rPr>
        <w:t xml:space="preserve"> </w:t>
      </w:r>
      <w:r w:rsidRPr="005366B1">
        <w:rPr>
          <w:b/>
          <w:noProof/>
        </w:rPr>
        <w:t>12</w:t>
      </w:r>
      <w:r w:rsidRPr="005366B1">
        <w:rPr>
          <w:noProof/>
        </w:rPr>
        <w:t>, e9354.</w:t>
      </w:r>
    </w:p>
    <w:p w14:paraId="09F18B4E" w14:textId="77777777" w:rsidR="005366B1" w:rsidRPr="005366B1" w:rsidRDefault="005366B1" w:rsidP="005366B1">
      <w:pPr>
        <w:pStyle w:val="EndNoteBibliography"/>
        <w:spacing w:after="0"/>
        <w:rPr>
          <w:noProof/>
        </w:rPr>
      </w:pPr>
      <w:r w:rsidRPr="005366B1">
        <w:rPr>
          <w:noProof/>
        </w:rPr>
        <w:t xml:space="preserve">[19] Scriber, J. &amp; Slansky Jr, F. 1981 The nutritional ecology of immature insects. </w:t>
      </w:r>
      <w:r w:rsidRPr="005366B1">
        <w:rPr>
          <w:i/>
          <w:noProof/>
        </w:rPr>
        <w:t>Annual Review of Entomology</w:t>
      </w:r>
      <w:r w:rsidRPr="005366B1">
        <w:rPr>
          <w:noProof/>
        </w:rPr>
        <w:t xml:space="preserve"> </w:t>
      </w:r>
      <w:r w:rsidRPr="005366B1">
        <w:rPr>
          <w:b/>
          <w:noProof/>
        </w:rPr>
        <w:t>26</w:t>
      </w:r>
      <w:r w:rsidRPr="005366B1">
        <w:rPr>
          <w:noProof/>
        </w:rPr>
        <w:t>, 183-211.</w:t>
      </w:r>
    </w:p>
    <w:p w14:paraId="7DC4084E" w14:textId="77777777" w:rsidR="005366B1" w:rsidRPr="005366B1" w:rsidRDefault="005366B1" w:rsidP="005366B1">
      <w:pPr>
        <w:pStyle w:val="EndNoteBibliography"/>
        <w:spacing w:after="0"/>
        <w:rPr>
          <w:noProof/>
        </w:rPr>
      </w:pPr>
      <w:r w:rsidRPr="005366B1">
        <w:rPr>
          <w:noProof/>
        </w:rPr>
        <w:t>[20] Monteith, K.M., Andrews, C. &amp; Smiseth, P.T. 2012 Post</w:t>
      </w:r>
      <w:r w:rsidRPr="005366B1">
        <w:rPr>
          <w:rFonts w:ascii="Cambria Math" w:hAnsi="Cambria Math" w:cs="Cambria Math"/>
          <w:noProof/>
        </w:rPr>
        <w:t>‐</w:t>
      </w:r>
      <w:r w:rsidRPr="005366B1">
        <w:rPr>
          <w:noProof/>
        </w:rPr>
        <w:t xml:space="preserve">hatching parental care masks the effects of egg size on offspring fitness: a removal experiment on burying beetles. </w:t>
      </w:r>
      <w:r w:rsidRPr="005366B1">
        <w:rPr>
          <w:i/>
          <w:noProof/>
        </w:rPr>
        <w:t>Journal of Evolutionary Biology</w:t>
      </w:r>
      <w:r w:rsidRPr="005366B1">
        <w:rPr>
          <w:noProof/>
        </w:rPr>
        <w:t xml:space="preserve"> </w:t>
      </w:r>
      <w:r w:rsidRPr="005366B1">
        <w:rPr>
          <w:b/>
          <w:noProof/>
        </w:rPr>
        <w:t>25</w:t>
      </w:r>
      <w:r w:rsidRPr="005366B1">
        <w:rPr>
          <w:noProof/>
        </w:rPr>
        <w:t>, 1815-1822.</w:t>
      </w:r>
    </w:p>
    <w:p w14:paraId="0EE90DDA" w14:textId="77777777" w:rsidR="005366B1" w:rsidRPr="005366B1" w:rsidRDefault="005366B1" w:rsidP="005366B1">
      <w:pPr>
        <w:pStyle w:val="EndNoteBibliography"/>
        <w:spacing w:after="0"/>
        <w:rPr>
          <w:noProof/>
        </w:rPr>
      </w:pPr>
      <w:r w:rsidRPr="005366B1">
        <w:rPr>
          <w:noProof/>
        </w:rPr>
        <w:t xml:space="preserve">[21] Bartlett, J. &amp; Ashworth, C. 1988 Brood size and fitness in Nicrophorus vespilloides (Coleoptera: Silphidae). </w:t>
      </w:r>
      <w:r w:rsidRPr="005366B1">
        <w:rPr>
          <w:i/>
          <w:noProof/>
        </w:rPr>
        <w:t>Behavioral Ecology and Sociobiology</w:t>
      </w:r>
      <w:r w:rsidRPr="005366B1">
        <w:rPr>
          <w:noProof/>
        </w:rPr>
        <w:t xml:space="preserve"> </w:t>
      </w:r>
      <w:r w:rsidRPr="005366B1">
        <w:rPr>
          <w:b/>
          <w:noProof/>
        </w:rPr>
        <w:t>22</w:t>
      </w:r>
      <w:r w:rsidRPr="005366B1">
        <w:rPr>
          <w:noProof/>
        </w:rPr>
        <w:t>, 429-434.</w:t>
      </w:r>
    </w:p>
    <w:p w14:paraId="478024C6" w14:textId="77777777" w:rsidR="005366B1" w:rsidRPr="005366B1" w:rsidRDefault="005366B1" w:rsidP="005366B1">
      <w:pPr>
        <w:pStyle w:val="EndNoteBibliography"/>
        <w:spacing w:after="0"/>
        <w:rPr>
          <w:noProof/>
        </w:rPr>
      </w:pPr>
      <w:r w:rsidRPr="005366B1">
        <w:rPr>
          <w:noProof/>
        </w:rPr>
        <w:t>[22] Richardson, J. &amp; Smiseth, P.T. 2020 Effects of variation in resource acquisition during different stages of the life cycle on life</w:t>
      </w:r>
      <w:r w:rsidRPr="005366B1">
        <w:rPr>
          <w:rFonts w:ascii="Cambria Math" w:hAnsi="Cambria Math" w:cs="Cambria Math"/>
          <w:noProof/>
        </w:rPr>
        <w:t>‐</w:t>
      </w:r>
      <w:r w:rsidRPr="005366B1">
        <w:rPr>
          <w:noProof/>
        </w:rPr>
        <w:t>history traits and trade</w:t>
      </w:r>
      <w:r w:rsidRPr="005366B1">
        <w:rPr>
          <w:rFonts w:ascii="Cambria Math" w:hAnsi="Cambria Math" w:cs="Cambria Math"/>
          <w:noProof/>
        </w:rPr>
        <w:t>‐</w:t>
      </w:r>
      <w:r w:rsidRPr="005366B1">
        <w:rPr>
          <w:noProof/>
        </w:rPr>
        <w:t xml:space="preserve">offs in a burying beetle. </w:t>
      </w:r>
      <w:r w:rsidRPr="005366B1">
        <w:rPr>
          <w:i/>
          <w:noProof/>
        </w:rPr>
        <w:t>Journal of Evolutionary Biology</w:t>
      </w:r>
      <w:r w:rsidRPr="005366B1">
        <w:rPr>
          <w:noProof/>
        </w:rPr>
        <w:t xml:space="preserve"> </w:t>
      </w:r>
      <w:r w:rsidRPr="005366B1">
        <w:rPr>
          <w:b/>
          <w:noProof/>
        </w:rPr>
        <w:t>32</w:t>
      </w:r>
      <w:r w:rsidRPr="005366B1">
        <w:rPr>
          <w:noProof/>
        </w:rPr>
        <w:t>, 19-30.</w:t>
      </w:r>
    </w:p>
    <w:p w14:paraId="6B3149CE" w14:textId="77777777" w:rsidR="005366B1" w:rsidRPr="005366B1" w:rsidRDefault="005366B1" w:rsidP="005366B1">
      <w:pPr>
        <w:pStyle w:val="EndNoteBibliography"/>
        <w:spacing w:after="0"/>
        <w:rPr>
          <w:noProof/>
        </w:rPr>
      </w:pPr>
      <w:r w:rsidRPr="005366B1">
        <w:rPr>
          <w:noProof/>
        </w:rPr>
        <w:t xml:space="preserve">[23] Tessier, A.J. &amp; Consolatti, N.L. 1991 Resource quantity and offspring quality in Daphnia. </w:t>
      </w:r>
      <w:r w:rsidRPr="005366B1">
        <w:rPr>
          <w:i/>
          <w:noProof/>
        </w:rPr>
        <w:t>Ecology</w:t>
      </w:r>
      <w:r w:rsidRPr="005366B1">
        <w:rPr>
          <w:noProof/>
        </w:rPr>
        <w:t xml:space="preserve"> </w:t>
      </w:r>
      <w:r w:rsidRPr="005366B1">
        <w:rPr>
          <w:b/>
          <w:noProof/>
        </w:rPr>
        <w:t>72</w:t>
      </w:r>
      <w:r w:rsidRPr="005366B1">
        <w:rPr>
          <w:noProof/>
        </w:rPr>
        <w:t>, 468-478.</w:t>
      </w:r>
    </w:p>
    <w:p w14:paraId="7B8840A9" w14:textId="77777777" w:rsidR="005366B1" w:rsidRPr="005366B1" w:rsidRDefault="005366B1" w:rsidP="005366B1">
      <w:pPr>
        <w:pStyle w:val="EndNoteBibliography"/>
        <w:spacing w:after="0"/>
        <w:rPr>
          <w:noProof/>
        </w:rPr>
      </w:pPr>
      <w:r w:rsidRPr="005366B1">
        <w:rPr>
          <w:noProof/>
        </w:rPr>
        <w:t xml:space="preserve">[24] Boggs, C.L. 2009 Understanding insect life histories and senescence through a resource allocation lens. </w:t>
      </w:r>
      <w:r w:rsidRPr="005366B1">
        <w:rPr>
          <w:i/>
          <w:noProof/>
        </w:rPr>
        <w:t>Functional Ecology</w:t>
      </w:r>
      <w:r w:rsidRPr="005366B1">
        <w:rPr>
          <w:noProof/>
        </w:rPr>
        <w:t xml:space="preserve"> </w:t>
      </w:r>
      <w:r w:rsidRPr="005366B1">
        <w:rPr>
          <w:b/>
          <w:noProof/>
        </w:rPr>
        <w:t>23</w:t>
      </w:r>
      <w:r w:rsidRPr="005366B1">
        <w:rPr>
          <w:noProof/>
        </w:rPr>
        <w:t>, 27-37.</w:t>
      </w:r>
    </w:p>
    <w:p w14:paraId="76029A3B" w14:textId="77777777" w:rsidR="005366B1" w:rsidRPr="005366B1" w:rsidRDefault="005366B1" w:rsidP="005366B1">
      <w:pPr>
        <w:pStyle w:val="EndNoteBibliography"/>
        <w:spacing w:after="0"/>
        <w:rPr>
          <w:noProof/>
        </w:rPr>
      </w:pPr>
      <w:r w:rsidRPr="005366B1">
        <w:rPr>
          <w:noProof/>
        </w:rPr>
        <w:t xml:space="preserve">[25] Woelber, B.K., Hall, C.L. &amp; Howard, D.R. 2018 Environmental cues influence parental brood structure decisions in the burying beetle Nicrophorus marginatus. </w:t>
      </w:r>
      <w:r w:rsidRPr="005366B1">
        <w:rPr>
          <w:i/>
          <w:noProof/>
        </w:rPr>
        <w:t>Journal of Ethology</w:t>
      </w:r>
      <w:r w:rsidRPr="005366B1">
        <w:rPr>
          <w:noProof/>
        </w:rPr>
        <w:t xml:space="preserve"> </w:t>
      </w:r>
      <w:r w:rsidRPr="005366B1">
        <w:rPr>
          <w:b/>
          <w:noProof/>
        </w:rPr>
        <w:t>36</w:t>
      </w:r>
      <w:r w:rsidRPr="005366B1">
        <w:rPr>
          <w:noProof/>
        </w:rPr>
        <w:t>, 55-64.</w:t>
      </w:r>
    </w:p>
    <w:p w14:paraId="72AACEE9" w14:textId="77777777" w:rsidR="005366B1" w:rsidRPr="005366B1" w:rsidRDefault="005366B1" w:rsidP="005366B1">
      <w:pPr>
        <w:pStyle w:val="EndNoteBibliography"/>
        <w:spacing w:after="0"/>
        <w:rPr>
          <w:noProof/>
        </w:rPr>
      </w:pPr>
      <w:r w:rsidRPr="005366B1">
        <w:rPr>
          <w:noProof/>
        </w:rPr>
        <w:t xml:space="preserve">[26] Sun, S.-J., Catherall, A.M., Pascoal, S., Jarrett, B.J., Miller, S.E., Sheehan, M.J. &amp; Kilner, R.M. 2020 Rapid local adaptation linked with phenotypic plasticity. </w:t>
      </w:r>
      <w:r w:rsidRPr="005366B1">
        <w:rPr>
          <w:i/>
          <w:noProof/>
        </w:rPr>
        <w:t>Evolution Letters</w:t>
      </w:r>
      <w:r w:rsidRPr="005366B1">
        <w:rPr>
          <w:noProof/>
        </w:rPr>
        <w:t xml:space="preserve"> </w:t>
      </w:r>
      <w:r w:rsidRPr="005366B1">
        <w:rPr>
          <w:b/>
          <w:noProof/>
        </w:rPr>
        <w:t>4</w:t>
      </w:r>
      <w:r w:rsidRPr="005366B1">
        <w:rPr>
          <w:noProof/>
        </w:rPr>
        <w:t>, 345-359.</w:t>
      </w:r>
    </w:p>
    <w:p w14:paraId="6907FEAB" w14:textId="77777777" w:rsidR="005366B1" w:rsidRPr="005366B1" w:rsidRDefault="005366B1" w:rsidP="005366B1">
      <w:pPr>
        <w:pStyle w:val="EndNoteBibliography"/>
        <w:spacing w:after="0"/>
        <w:rPr>
          <w:noProof/>
        </w:rPr>
      </w:pPr>
      <w:r w:rsidRPr="005366B1">
        <w:rPr>
          <w:noProof/>
        </w:rPr>
        <w:t xml:space="preserve">[27] Al Shareefi, E. &amp; Cotter, S.C. 2018 The nutritional ecology of maturation in a carnivorous insect. </w:t>
      </w:r>
      <w:r w:rsidRPr="005366B1">
        <w:rPr>
          <w:i/>
          <w:noProof/>
        </w:rPr>
        <w:t>Behavioral Ecology</w:t>
      </w:r>
      <w:r w:rsidRPr="005366B1">
        <w:rPr>
          <w:noProof/>
        </w:rPr>
        <w:t xml:space="preserve"> </w:t>
      </w:r>
      <w:r w:rsidRPr="005366B1">
        <w:rPr>
          <w:b/>
          <w:noProof/>
        </w:rPr>
        <w:t>30</w:t>
      </w:r>
      <w:r w:rsidRPr="005366B1">
        <w:rPr>
          <w:noProof/>
        </w:rPr>
        <w:t>, 256-266. (doi:10.1093/beheco/ary142).</w:t>
      </w:r>
    </w:p>
    <w:p w14:paraId="518092BF" w14:textId="77777777" w:rsidR="005366B1" w:rsidRPr="005366B1" w:rsidRDefault="005366B1" w:rsidP="005366B1">
      <w:pPr>
        <w:pStyle w:val="EndNoteBibliography"/>
        <w:spacing w:after="0"/>
        <w:rPr>
          <w:noProof/>
        </w:rPr>
      </w:pPr>
      <w:r w:rsidRPr="005366B1">
        <w:rPr>
          <w:noProof/>
        </w:rPr>
        <w:t xml:space="preserve">[28] Saini, R.K., Prasad, P., Shang, X. &amp; Keum, Y.-S. 2021 Advances in lipid extraction methods—a review. </w:t>
      </w:r>
      <w:r w:rsidRPr="005366B1">
        <w:rPr>
          <w:i/>
          <w:noProof/>
        </w:rPr>
        <w:t>International Journal of Molecular Sciences</w:t>
      </w:r>
      <w:r w:rsidRPr="005366B1">
        <w:rPr>
          <w:noProof/>
        </w:rPr>
        <w:t xml:space="preserve"> </w:t>
      </w:r>
      <w:r w:rsidRPr="005366B1">
        <w:rPr>
          <w:b/>
          <w:noProof/>
        </w:rPr>
        <w:t>22</w:t>
      </w:r>
      <w:r w:rsidRPr="005366B1">
        <w:rPr>
          <w:noProof/>
        </w:rPr>
        <w:t>, 13643.</w:t>
      </w:r>
    </w:p>
    <w:p w14:paraId="7E78A066" w14:textId="77777777" w:rsidR="005366B1" w:rsidRPr="005366B1" w:rsidRDefault="005366B1" w:rsidP="005366B1">
      <w:pPr>
        <w:pStyle w:val="EndNoteBibliography"/>
        <w:spacing w:after="0"/>
        <w:rPr>
          <w:noProof/>
        </w:rPr>
      </w:pPr>
      <w:r w:rsidRPr="005366B1">
        <w:rPr>
          <w:noProof/>
        </w:rPr>
        <w:lastRenderedPageBreak/>
        <w:t xml:space="preserve">[29] Brooks, M.E., Kristensen, K., van Benthem, K.J., Magnusson, A., Berg, C.W., Nielsen, A., Skaug, H.J., Maechler, M. &amp; Bolker, B.M. 2017 glmmTMB Balances Speed and Flexibility Among Packages for Zero-inflated Generalized Linear Mixed Modeling. </w:t>
      </w:r>
      <w:r w:rsidRPr="005366B1">
        <w:rPr>
          <w:i/>
          <w:noProof/>
        </w:rPr>
        <w:t>The R Journal</w:t>
      </w:r>
      <w:r w:rsidRPr="005366B1">
        <w:rPr>
          <w:noProof/>
        </w:rPr>
        <w:t xml:space="preserve"> </w:t>
      </w:r>
      <w:r w:rsidRPr="005366B1">
        <w:rPr>
          <w:b/>
          <w:noProof/>
        </w:rPr>
        <w:t>9</w:t>
      </w:r>
      <w:r w:rsidRPr="005366B1">
        <w:rPr>
          <w:noProof/>
        </w:rPr>
        <w:t>, 378-400. (doi:10.32614/RJ-2017-066).</w:t>
      </w:r>
    </w:p>
    <w:p w14:paraId="04EE0384" w14:textId="77777777" w:rsidR="005366B1" w:rsidRPr="005366B1" w:rsidRDefault="005366B1" w:rsidP="005366B1">
      <w:pPr>
        <w:pStyle w:val="EndNoteBibliography"/>
        <w:spacing w:after="0"/>
        <w:rPr>
          <w:noProof/>
        </w:rPr>
      </w:pPr>
      <w:r w:rsidRPr="005366B1">
        <w:rPr>
          <w:noProof/>
        </w:rPr>
        <w:t>[30] Hartig, F. 2022 DHARMa: Residual Diagnostics for Hierarchical (Multi-Level / Mixed) Regression Models.  (</w:t>
      </w:r>
    </w:p>
    <w:p w14:paraId="1CA7F31C" w14:textId="77777777" w:rsidR="005366B1" w:rsidRPr="005366B1" w:rsidRDefault="005366B1" w:rsidP="005366B1">
      <w:pPr>
        <w:pStyle w:val="EndNoteBibliography"/>
        <w:spacing w:after="0"/>
        <w:rPr>
          <w:noProof/>
        </w:rPr>
      </w:pPr>
      <w:r w:rsidRPr="005366B1">
        <w:rPr>
          <w:noProof/>
        </w:rPr>
        <w:t xml:space="preserve">[31] Fox, J. &amp; Weisberg, S. 2019 </w:t>
      </w:r>
      <w:r w:rsidRPr="005366B1">
        <w:rPr>
          <w:i/>
          <w:noProof/>
        </w:rPr>
        <w:t>An R Companion to Applied Regression</w:t>
      </w:r>
      <w:r w:rsidRPr="005366B1">
        <w:rPr>
          <w:noProof/>
        </w:rPr>
        <w:t>. Third ed. Thousand Oaks CA, Sage.</w:t>
      </w:r>
    </w:p>
    <w:p w14:paraId="3EDBFED9" w14:textId="77777777" w:rsidR="005366B1" w:rsidRPr="005366B1" w:rsidRDefault="005366B1" w:rsidP="005366B1">
      <w:pPr>
        <w:pStyle w:val="EndNoteBibliography"/>
        <w:spacing w:after="0"/>
        <w:rPr>
          <w:noProof/>
        </w:rPr>
      </w:pPr>
      <w:r w:rsidRPr="005366B1">
        <w:rPr>
          <w:noProof/>
        </w:rPr>
        <w:t>[32] Lenth, R.V. 2024 emmeans: Estimated Marginal Means, aka Least-Squares Means.  (</w:t>
      </w:r>
    </w:p>
    <w:p w14:paraId="1AFE6449" w14:textId="77777777" w:rsidR="005366B1" w:rsidRPr="005366B1" w:rsidRDefault="005366B1" w:rsidP="005366B1">
      <w:pPr>
        <w:pStyle w:val="EndNoteBibliography"/>
        <w:spacing w:after="0"/>
        <w:rPr>
          <w:noProof/>
        </w:rPr>
      </w:pPr>
      <w:r w:rsidRPr="005366B1">
        <w:rPr>
          <w:noProof/>
        </w:rPr>
        <w:t>[33] R Core Team. 2024 R: A Language and Environment for Statistical Computing.  (Vienna, Austria.</w:t>
      </w:r>
    </w:p>
    <w:p w14:paraId="1731CDC5" w14:textId="77777777" w:rsidR="005366B1" w:rsidRPr="005366B1" w:rsidRDefault="005366B1" w:rsidP="005366B1">
      <w:pPr>
        <w:pStyle w:val="EndNoteBibliography"/>
        <w:spacing w:after="0"/>
        <w:rPr>
          <w:noProof/>
        </w:rPr>
      </w:pPr>
      <w:r w:rsidRPr="005366B1">
        <w:rPr>
          <w:noProof/>
        </w:rPr>
        <w:t xml:space="preserve">[34] Eggert, A.-K. &amp; Müller, J.K. 1992 Joint breeding in female burying beetles. </w:t>
      </w:r>
      <w:r w:rsidRPr="005366B1">
        <w:rPr>
          <w:i/>
          <w:noProof/>
        </w:rPr>
        <w:t>Behavioral Ecology and Sociobiology</w:t>
      </w:r>
      <w:r w:rsidRPr="005366B1">
        <w:rPr>
          <w:noProof/>
        </w:rPr>
        <w:t xml:space="preserve"> </w:t>
      </w:r>
      <w:r w:rsidRPr="005366B1">
        <w:rPr>
          <w:b/>
          <w:noProof/>
        </w:rPr>
        <w:t>31</w:t>
      </w:r>
      <w:r w:rsidRPr="005366B1">
        <w:rPr>
          <w:noProof/>
        </w:rPr>
        <w:t>, 237-242.</w:t>
      </w:r>
    </w:p>
    <w:p w14:paraId="280BA9CC" w14:textId="77777777" w:rsidR="005366B1" w:rsidRPr="005366B1" w:rsidRDefault="005366B1" w:rsidP="005366B1">
      <w:pPr>
        <w:pStyle w:val="EndNoteBibliography"/>
        <w:spacing w:after="0"/>
        <w:rPr>
          <w:noProof/>
        </w:rPr>
      </w:pPr>
      <w:r w:rsidRPr="005366B1">
        <w:rPr>
          <w:noProof/>
        </w:rPr>
        <w:t xml:space="preserve">[35] Eggert, A.-K., Reinking, M. &amp; Müller, J.K. 1998 Parental care improves offspring survival and growth in burying beetles. </w:t>
      </w:r>
      <w:r w:rsidRPr="005366B1">
        <w:rPr>
          <w:i/>
          <w:noProof/>
        </w:rPr>
        <w:t>Animal Behaviour</w:t>
      </w:r>
      <w:r w:rsidRPr="005366B1">
        <w:rPr>
          <w:noProof/>
        </w:rPr>
        <w:t xml:space="preserve"> </w:t>
      </w:r>
      <w:r w:rsidRPr="005366B1">
        <w:rPr>
          <w:b/>
          <w:noProof/>
        </w:rPr>
        <w:t>55</w:t>
      </w:r>
      <w:r w:rsidRPr="005366B1">
        <w:rPr>
          <w:noProof/>
        </w:rPr>
        <w:t>, 97-107.</w:t>
      </w:r>
    </w:p>
    <w:p w14:paraId="0DB203E1" w14:textId="77777777" w:rsidR="005366B1" w:rsidRPr="005366B1" w:rsidRDefault="005366B1" w:rsidP="005366B1">
      <w:pPr>
        <w:pStyle w:val="EndNoteBibliography"/>
        <w:spacing w:after="0"/>
        <w:rPr>
          <w:noProof/>
        </w:rPr>
      </w:pPr>
      <w:r w:rsidRPr="005366B1">
        <w:rPr>
          <w:noProof/>
        </w:rPr>
        <w:t xml:space="preserve">[36] Trumbo, S.T. 1990 Regulation of brood size in a burying beetle, Nicrophorus tomentosus (Silphidae). </w:t>
      </w:r>
      <w:r w:rsidRPr="005366B1">
        <w:rPr>
          <w:i/>
          <w:noProof/>
        </w:rPr>
        <w:t>Journal of Insect Behavior</w:t>
      </w:r>
      <w:r w:rsidRPr="005366B1">
        <w:rPr>
          <w:noProof/>
        </w:rPr>
        <w:t xml:space="preserve"> </w:t>
      </w:r>
      <w:r w:rsidRPr="005366B1">
        <w:rPr>
          <w:b/>
          <w:noProof/>
        </w:rPr>
        <w:t>3</w:t>
      </w:r>
      <w:r w:rsidRPr="005366B1">
        <w:rPr>
          <w:noProof/>
        </w:rPr>
        <w:t>, 491-500.</w:t>
      </w:r>
    </w:p>
    <w:p w14:paraId="3DC206D2" w14:textId="77777777" w:rsidR="005366B1" w:rsidRPr="005366B1" w:rsidRDefault="005366B1" w:rsidP="005366B1">
      <w:pPr>
        <w:pStyle w:val="EndNoteBibliography"/>
        <w:spacing w:after="0"/>
        <w:rPr>
          <w:noProof/>
        </w:rPr>
      </w:pPr>
      <w:r w:rsidRPr="005366B1">
        <w:rPr>
          <w:noProof/>
        </w:rPr>
        <w:t xml:space="preserve">[37] Trumbo, S.T. 2006 Infanticide, sexual selection and task specialization in a biparental burying beetle. </w:t>
      </w:r>
      <w:r w:rsidRPr="005366B1">
        <w:rPr>
          <w:i/>
          <w:noProof/>
        </w:rPr>
        <w:t>Animal Behaviour</w:t>
      </w:r>
      <w:r w:rsidRPr="005366B1">
        <w:rPr>
          <w:noProof/>
        </w:rPr>
        <w:t xml:space="preserve"> </w:t>
      </w:r>
      <w:r w:rsidRPr="005366B1">
        <w:rPr>
          <w:b/>
          <w:noProof/>
        </w:rPr>
        <w:t>72</w:t>
      </w:r>
      <w:r w:rsidRPr="005366B1">
        <w:rPr>
          <w:noProof/>
        </w:rPr>
        <w:t>, 1159-1167.</w:t>
      </w:r>
    </w:p>
    <w:p w14:paraId="4FFEA0D6" w14:textId="77777777" w:rsidR="005366B1" w:rsidRPr="005366B1" w:rsidRDefault="005366B1" w:rsidP="005366B1">
      <w:pPr>
        <w:pStyle w:val="EndNoteBibliography"/>
        <w:spacing w:after="0"/>
        <w:rPr>
          <w:noProof/>
        </w:rPr>
      </w:pPr>
      <w:r w:rsidRPr="005366B1">
        <w:rPr>
          <w:noProof/>
        </w:rPr>
        <w:t xml:space="preserve">[38] Scott, M.P., LEE, W.J. &amp; Van Der Reijden, E. 2007 The frequency and fitness consequences of communal breeding in a natural population of burying beetles: a test of reproductive skew. </w:t>
      </w:r>
      <w:r w:rsidRPr="005366B1">
        <w:rPr>
          <w:i/>
          <w:noProof/>
        </w:rPr>
        <w:t>Ecological Entomology</w:t>
      </w:r>
      <w:r w:rsidRPr="005366B1">
        <w:rPr>
          <w:noProof/>
        </w:rPr>
        <w:t xml:space="preserve"> </w:t>
      </w:r>
      <w:r w:rsidRPr="005366B1">
        <w:rPr>
          <w:b/>
          <w:noProof/>
        </w:rPr>
        <w:t>32</w:t>
      </w:r>
      <w:r w:rsidRPr="005366B1">
        <w:rPr>
          <w:noProof/>
        </w:rPr>
        <w:t>, 651-661.</w:t>
      </w:r>
    </w:p>
    <w:p w14:paraId="65DF5234" w14:textId="77777777" w:rsidR="005366B1" w:rsidRPr="005366B1" w:rsidRDefault="005366B1" w:rsidP="005366B1">
      <w:pPr>
        <w:pStyle w:val="EndNoteBibliography"/>
        <w:spacing w:after="0"/>
        <w:rPr>
          <w:noProof/>
        </w:rPr>
      </w:pPr>
      <w:r w:rsidRPr="005366B1">
        <w:rPr>
          <w:noProof/>
        </w:rPr>
        <w:t xml:space="preserve">[39] Müller, J.K., Braunisch, V., Hwang, W. &amp; Eggert, A.-K. 2007 Alternative tactics and individual reproductive success in natural associations of the burying beetle, Nicrophorus vespilloides. </w:t>
      </w:r>
      <w:r w:rsidRPr="005366B1">
        <w:rPr>
          <w:i/>
          <w:noProof/>
        </w:rPr>
        <w:t>Behavioral Ecology</w:t>
      </w:r>
      <w:r w:rsidRPr="005366B1">
        <w:rPr>
          <w:noProof/>
        </w:rPr>
        <w:t xml:space="preserve"> </w:t>
      </w:r>
      <w:r w:rsidRPr="005366B1">
        <w:rPr>
          <w:b/>
          <w:noProof/>
        </w:rPr>
        <w:t>18</w:t>
      </w:r>
      <w:r w:rsidRPr="005366B1">
        <w:rPr>
          <w:noProof/>
        </w:rPr>
        <w:t>, 196-203.</w:t>
      </w:r>
    </w:p>
    <w:p w14:paraId="0C8B65FB" w14:textId="77777777" w:rsidR="005366B1" w:rsidRPr="005366B1" w:rsidRDefault="005366B1" w:rsidP="005366B1">
      <w:pPr>
        <w:pStyle w:val="EndNoteBibliography"/>
        <w:spacing w:after="0"/>
        <w:rPr>
          <w:noProof/>
        </w:rPr>
      </w:pPr>
      <w:r w:rsidRPr="005366B1">
        <w:rPr>
          <w:noProof/>
        </w:rPr>
        <w:t xml:space="preserve">[40] Eggert, A.K. &amp; Sakaluk, S.K. 2000 Benefits of communal breeding in burying beetles: a field experiment. </w:t>
      </w:r>
      <w:r w:rsidRPr="005366B1">
        <w:rPr>
          <w:i/>
          <w:noProof/>
        </w:rPr>
        <w:t>Ecological Entomology</w:t>
      </w:r>
      <w:r w:rsidRPr="005366B1">
        <w:rPr>
          <w:noProof/>
        </w:rPr>
        <w:t xml:space="preserve"> </w:t>
      </w:r>
      <w:r w:rsidRPr="005366B1">
        <w:rPr>
          <w:b/>
          <w:noProof/>
        </w:rPr>
        <w:t>25</w:t>
      </w:r>
      <w:r w:rsidRPr="005366B1">
        <w:rPr>
          <w:noProof/>
        </w:rPr>
        <w:t>, 262-266.</w:t>
      </w:r>
    </w:p>
    <w:p w14:paraId="1A5E9524" w14:textId="77777777" w:rsidR="005366B1" w:rsidRPr="005366B1" w:rsidRDefault="005366B1" w:rsidP="005366B1">
      <w:pPr>
        <w:pStyle w:val="EndNoteBibliography"/>
        <w:spacing w:after="0"/>
        <w:rPr>
          <w:noProof/>
        </w:rPr>
      </w:pPr>
      <w:r w:rsidRPr="005366B1">
        <w:rPr>
          <w:noProof/>
        </w:rPr>
        <w:t xml:space="preserve">[41] Komdeur, J., Schrama, M.J., Meijer, K., Moore, A.J. &amp; Beukeboom, L.W. 2013 Cobreeding in the burying beetle, Nicrophorus vespilloides: tolerance rather than cooperation. </w:t>
      </w:r>
      <w:r w:rsidRPr="005366B1">
        <w:rPr>
          <w:i/>
          <w:noProof/>
        </w:rPr>
        <w:t>Ethology</w:t>
      </w:r>
      <w:r w:rsidRPr="005366B1">
        <w:rPr>
          <w:noProof/>
        </w:rPr>
        <w:t xml:space="preserve"> </w:t>
      </w:r>
      <w:r w:rsidRPr="005366B1">
        <w:rPr>
          <w:b/>
          <w:noProof/>
        </w:rPr>
        <w:t>119</w:t>
      </w:r>
      <w:r w:rsidRPr="005366B1">
        <w:rPr>
          <w:noProof/>
        </w:rPr>
        <w:t>, 1138-1148.</w:t>
      </w:r>
    </w:p>
    <w:p w14:paraId="0F36D236" w14:textId="77777777" w:rsidR="005366B1" w:rsidRPr="005366B1" w:rsidRDefault="005366B1" w:rsidP="005366B1">
      <w:pPr>
        <w:pStyle w:val="EndNoteBibliography"/>
        <w:spacing w:after="0"/>
        <w:rPr>
          <w:noProof/>
        </w:rPr>
      </w:pPr>
      <w:r w:rsidRPr="005366B1">
        <w:rPr>
          <w:noProof/>
        </w:rPr>
        <w:t xml:space="preserve">[42] DeVault, T.L., Rhodes, J., Olin E &amp; Shivik, J.A. 2003 Scavenging by vertebrates: behavioral, ecological, and evolutionary perspectives on an important energy transfer pathway in terrestrial ecosystems. </w:t>
      </w:r>
      <w:r w:rsidRPr="005366B1">
        <w:rPr>
          <w:i/>
          <w:noProof/>
        </w:rPr>
        <w:t>Oikos</w:t>
      </w:r>
      <w:r w:rsidRPr="005366B1">
        <w:rPr>
          <w:noProof/>
        </w:rPr>
        <w:t xml:space="preserve"> </w:t>
      </w:r>
      <w:r w:rsidRPr="005366B1">
        <w:rPr>
          <w:b/>
          <w:noProof/>
        </w:rPr>
        <w:t>102</w:t>
      </w:r>
      <w:r w:rsidRPr="005366B1">
        <w:rPr>
          <w:noProof/>
        </w:rPr>
        <w:t>, 225-234.</w:t>
      </w:r>
    </w:p>
    <w:p w14:paraId="7092B9E5" w14:textId="77777777" w:rsidR="005366B1" w:rsidRPr="005366B1" w:rsidRDefault="005366B1" w:rsidP="005366B1">
      <w:pPr>
        <w:pStyle w:val="EndNoteBibliography"/>
        <w:spacing w:after="0"/>
        <w:rPr>
          <w:noProof/>
        </w:rPr>
      </w:pPr>
      <w:r w:rsidRPr="005366B1">
        <w:rPr>
          <w:noProof/>
        </w:rPr>
        <w:lastRenderedPageBreak/>
        <w:t xml:space="preserve">[43] Chen, B.F., Liu, M., Rubenstein, D.R., Sun, S.J., Liu, J.N., Lin, Y.H. &amp; Shen, S.F. 2020 A chemically triggered transition from conflict to cooperation in burying beetles. </w:t>
      </w:r>
      <w:r w:rsidRPr="005366B1">
        <w:rPr>
          <w:i/>
          <w:noProof/>
        </w:rPr>
        <w:t>Ecology Letters</w:t>
      </w:r>
      <w:r w:rsidRPr="005366B1">
        <w:rPr>
          <w:noProof/>
        </w:rPr>
        <w:t xml:space="preserve"> </w:t>
      </w:r>
      <w:r w:rsidRPr="005366B1">
        <w:rPr>
          <w:b/>
          <w:noProof/>
        </w:rPr>
        <w:t>23</w:t>
      </w:r>
      <w:r w:rsidRPr="005366B1">
        <w:rPr>
          <w:noProof/>
        </w:rPr>
        <w:t>, 467-475.</w:t>
      </w:r>
    </w:p>
    <w:p w14:paraId="3D9C2821" w14:textId="77777777" w:rsidR="005366B1" w:rsidRPr="005366B1" w:rsidRDefault="005366B1" w:rsidP="005366B1">
      <w:pPr>
        <w:pStyle w:val="EndNoteBibliography"/>
        <w:spacing w:after="0"/>
        <w:rPr>
          <w:noProof/>
        </w:rPr>
      </w:pPr>
      <w:r w:rsidRPr="005366B1">
        <w:rPr>
          <w:noProof/>
        </w:rPr>
        <w:t xml:space="preserve">[44] Scott, M.P. 1994 Competition with flies promotes communal breeding in the burying beetle, Nicrophorus tomentosus. </w:t>
      </w:r>
      <w:r w:rsidRPr="005366B1">
        <w:rPr>
          <w:i/>
          <w:noProof/>
        </w:rPr>
        <w:t>Behavioral Ecology and Sociobiology</w:t>
      </w:r>
      <w:r w:rsidRPr="005366B1">
        <w:rPr>
          <w:noProof/>
        </w:rPr>
        <w:t xml:space="preserve"> </w:t>
      </w:r>
      <w:r w:rsidRPr="005366B1">
        <w:rPr>
          <w:b/>
          <w:noProof/>
        </w:rPr>
        <w:t>34</w:t>
      </w:r>
      <w:r w:rsidRPr="005366B1">
        <w:rPr>
          <w:noProof/>
        </w:rPr>
        <w:t>, 367-373.</w:t>
      </w:r>
    </w:p>
    <w:p w14:paraId="482DF61F" w14:textId="77777777" w:rsidR="005366B1" w:rsidRPr="005366B1" w:rsidRDefault="005366B1" w:rsidP="005366B1">
      <w:pPr>
        <w:pStyle w:val="EndNoteBibliography"/>
        <w:spacing w:after="0"/>
        <w:rPr>
          <w:noProof/>
        </w:rPr>
      </w:pPr>
      <w:r w:rsidRPr="005366B1">
        <w:rPr>
          <w:noProof/>
        </w:rPr>
        <w:t xml:space="preserve">[45] Keller, M.L., Howard, D.R. &amp; Hall, C.L. 2021 The thermal ecology of burying beetles: temperature influences reproduction and daily activity in Nicrophorus marginatus. </w:t>
      </w:r>
      <w:r w:rsidRPr="005366B1">
        <w:rPr>
          <w:i/>
          <w:noProof/>
        </w:rPr>
        <w:t>Ecological Entomology</w:t>
      </w:r>
      <w:r w:rsidRPr="005366B1">
        <w:rPr>
          <w:noProof/>
        </w:rPr>
        <w:t xml:space="preserve"> </w:t>
      </w:r>
      <w:r w:rsidRPr="005366B1">
        <w:rPr>
          <w:b/>
          <w:noProof/>
        </w:rPr>
        <w:t>46</w:t>
      </w:r>
      <w:r w:rsidRPr="005366B1">
        <w:rPr>
          <w:noProof/>
        </w:rPr>
        <w:t>, 1266-1272.</w:t>
      </w:r>
    </w:p>
    <w:p w14:paraId="0C31663B" w14:textId="77777777" w:rsidR="005366B1" w:rsidRPr="005366B1" w:rsidRDefault="005366B1" w:rsidP="005366B1">
      <w:pPr>
        <w:pStyle w:val="EndNoteBibliography"/>
        <w:rPr>
          <w:noProof/>
        </w:rPr>
      </w:pPr>
      <w:r w:rsidRPr="005366B1">
        <w:rPr>
          <w:noProof/>
        </w:rPr>
        <w:t>[46] Hsu, G.-C., Lin, W.-J., Hsieh, C.-H., Lee, Y.-J. &amp; Sun, S.-J. 2024 Carcass size, not source or taxon, dictates breeding performance and carcass use in burying beetle.  (Zenodo.</w:t>
      </w:r>
    </w:p>
    <w:p w14:paraId="4374446B" w14:textId="2F027438"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Default="00602DE3" w:rsidP="00602DE3">
      <w:pPr>
        <w:spacing w:line="480" w:lineRule="auto"/>
        <w:jc w:val="left"/>
        <w:rPr>
          <w:ins w:id="168" w:author="Gen-Chang Hsu" w:date="2024-09-20T20:07:00Z" w16du:dateUtc="2024-09-21T00:07:00Z"/>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083DFDA0" w14:textId="10A06AC5" w:rsidR="006A0D72" w:rsidRPr="0018685F" w:rsidRDefault="006A0D72" w:rsidP="00602DE3">
      <w:pPr>
        <w:spacing w:line="480" w:lineRule="auto"/>
        <w:jc w:val="left"/>
        <w:rPr>
          <w:rFonts w:ascii="Times New Roman" w:hAnsi="Times New Roman" w:cs="Times New Roman"/>
          <w:sz w:val="24"/>
          <w:szCs w:val="24"/>
        </w:rPr>
      </w:pPr>
      <w:ins w:id="169" w:author="Gen-Chang Hsu" w:date="2024-09-20T20:07:00Z" w16du:dateUtc="2024-09-21T00:07:00Z">
        <w:r>
          <w:rPr>
            <w:rFonts w:ascii="Times New Roman" w:hAnsi="Times New Roman" w:cs="Times New Roman"/>
            <w:noProof/>
            <w:sz w:val="24"/>
            <w:szCs w:val="24"/>
          </w:rPr>
          <w:drawing>
            <wp:inline distT="0" distB="0" distL="0" distR="0" wp14:anchorId="752CBD10" wp14:editId="7FD4AA94">
              <wp:extent cx="5731510" cy="7522845"/>
              <wp:effectExtent l="0" t="0" r="2540" b="1905"/>
              <wp:docPr id="28405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905" name="Picture 284056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22845"/>
                      </a:xfrm>
                      <a:prstGeom prst="rect">
                        <a:avLst/>
                      </a:prstGeom>
                    </pic:spPr>
                  </pic:pic>
                </a:graphicData>
              </a:graphic>
            </wp:inline>
          </w:drawing>
        </w:r>
      </w:ins>
    </w:p>
    <w:p w14:paraId="3C91AD32" w14:textId="0D283ED8" w:rsidR="00602DE3" w:rsidRPr="0018685F" w:rsidRDefault="00602DE3" w:rsidP="00602DE3">
      <w:pPr>
        <w:spacing w:line="480" w:lineRule="auto"/>
        <w:jc w:val="center"/>
        <w:rPr>
          <w:rFonts w:ascii="Times New Roman" w:hAnsi="Times New Roman" w:cs="Times New Roman"/>
          <w:sz w:val="24"/>
          <w:szCs w:val="24"/>
        </w:rPr>
      </w:pPr>
      <w:del w:id="170" w:author="Gen-Chang Hsu" w:date="2024-09-20T20:08:00Z" w16du:dateUtc="2024-09-21T00:08:00Z">
        <w:r w:rsidRPr="0018685F" w:rsidDel="006A0D72">
          <w:rPr>
            <w:rFonts w:ascii="Times New Roman" w:hAnsi="Times New Roman" w:cs="Times New Roman"/>
            <w:noProof/>
            <w:color w:val="FF0000"/>
            <w:sz w:val="24"/>
            <w:szCs w:val="24"/>
          </w:rPr>
          <w:drawing>
            <wp:inline distT="0" distB="0" distL="0" distR="0" wp14:anchorId="2F0CD27A" wp14:editId="5BFFA4D5">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del>
    </w:p>
    <w:p w14:paraId="4B1704E7" w14:textId="77777777" w:rsidR="00602DE3" w:rsidRPr="0018685F" w:rsidDel="006A0D72" w:rsidRDefault="00602DE3">
      <w:pPr>
        <w:spacing w:after="0" w:line="240" w:lineRule="auto"/>
        <w:jc w:val="left"/>
        <w:rPr>
          <w:del w:id="171" w:author="Gen-Chang Hsu" w:date="2024-09-20T20:08:00Z" w16du:dateUtc="2024-09-21T00:08:00Z"/>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F64F04">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172"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172"/>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4"/>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A3867" w14:textId="77777777" w:rsidR="005215C1" w:rsidRDefault="005215C1">
      <w:pPr>
        <w:spacing w:line="240" w:lineRule="auto"/>
      </w:pPr>
      <w:r>
        <w:separator/>
      </w:r>
    </w:p>
  </w:endnote>
  <w:endnote w:type="continuationSeparator" w:id="0">
    <w:p w14:paraId="7DF1E0AF" w14:textId="77777777" w:rsidR="005215C1" w:rsidRDefault="00521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6913D6" w14:textId="77777777" w:rsidR="005215C1" w:rsidRDefault="005215C1">
      <w:pPr>
        <w:spacing w:after="0"/>
      </w:pPr>
      <w:r>
        <w:separator/>
      </w:r>
    </w:p>
  </w:footnote>
  <w:footnote w:type="continuationSeparator" w:id="0">
    <w:p w14:paraId="656A74F9" w14:textId="77777777" w:rsidR="005215C1" w:rsidRDefault="005215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item&gt;51&lt;/item&gt;&lt;item&gt;52&lt;/item&gt;&lt;item&gt;53&lt;/item&gt;&lt;/record-ids&gt;&lt;/item&gt;&lt;/Libraries&gt;"/>
  </w:docVars>
  <w:rsids>
    <w:rsidRoot w:val="000F09C9"/>
    <w:rsid w:val="00000B5C"/>
    <w:rsid w:val="000011C1"/>
    <w:rsid w:val="0000386E"/>
    <w:rsid w:val="00007DAC"/>
    <w:rsid w:val="000103C0"/>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5DA"/>
    <w:rsid w:val="000548EF"/>
    <w:rsid w:val="00054BD7"/>
    <w:rsid w:val="0005504C"/>
    <w:rsid w:val="00055E06"/>
    <w:rsid w:val="00055FD6"/>
    <w:rsid w:val="0005614C"/>
    <w:rsid w:val="000565CE"/>
    <w:rsid w:val="00056777"/>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908"/>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7C"/>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4EC8"/>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3BBC"/>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55D4"/>
    <w:rsid w:val="001568E0"/>
    <w:rsid w:val="00156C3E"/>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A67"/>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5949"/>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0ED3"/>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0A56"/>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0EE"/>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A53"/>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6763"/>
    <w:rsid w:val="002C7434"/>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A5"/>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47776"/>
    <w:rsid w:val="0035059B"/>
    <w:rsid w:val="0035124F"/>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03D"/>
    <w:rsid w:val="003615CB"/>
    <w:rsid w:val="003615D3"/>
    <w:rsid w:val="00361B41"/>
    <w:rsid w:val="003626F8"/>
    <w:rsid w:val="003639A4"/>
    <w:rsid w:val="003640CE"/>
    <w:rsid w:val="00364EB2"/>
    <w:rsid w:val="00367125"/>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E7EB9"/>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01"/>
    <w:rsid w:val="00413C6E"/>
    <w:rsid w:val="004148F8"/>
    <w:rsid w:val="00414F6D"/>
    <w:rsid w:val="004165E4"/>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0305"/>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07A"/>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69E6"/>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8F1"/>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5C1"/>
    <w:rsid w:val="00521617"/>
    <w:rsid w:val="005229E2"/>
    <w:rsid w:val="00522F31"/>
    <w:rsid w:val="00523166"/>
    <w:rsid w:val="00524AB1"/>
    <w:rsid w:val="00527655"/>
    <w:rsid w:val="005276FF"/>
    <w:rsid w:val="00531A47"/>
    <w:rsid w:val="005320EC"/>
    <w:rsid w:val="005322F4"/>
    <w:rsid w:val="00532ED2"/>
    <w:rsid w:val="00533266"/>
    <w:rsid w:val="0053361F"/>
    <w:rsid w:val="00533EB9"/>
    <w:rsid w:val="0053456D"/>
    <w:rsid w:val="00534B16"/>
    <w:rsid w:val="00534DFC"/>
    <w:rsid w:val="00535466"/>
    <w:rsid w:val="00535E18"/>
    <w:rsid w:val="005366B1"/>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7E17"/>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3C5D"/>
    <w:rsid w:val="00584869"/>
    <w:rsid w:val="005853C0"/>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5B"/>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2AD8"/>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4EE9"/>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96E09"/>
    <w:rsid w:val="006A0D72"/>
    <w:rsid w:val="006A153E"/>
    <w:rsid w:val="006A1600"/>
    <w:rsid w:val="006A19EC"/>
    <w:rsid w:val="006A1E96"/>
    <w:rsid w:val="006A31C4"/>
    <w:rsid w:val="006A3810"/>
    <w:rsid w:val="006A43A6"/>
    <w:rsid w:val="006A4748"/>
    <w:rsid w:val="006A5B0F"/>
    <w:rsid w:val="006A706F"/>
    <w:rsid w:val="006A7202"/>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9D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6A7"/>
    <w:rsid w:val="00761927"/>
    <w:rsid w:val="007639DF"/>
    <w:rsid w:val="00765D29"/>
    <w:rsid w:val="007661B1"/>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58C2"/>
    <w:rsid w:val="007C6342"/>
    <w:rsid w:val="007C6AD0"/>
    <w:rsid w:val="007C6E16"/>
    <w:rsid w:val="007C6F5D"/>
    <w:rsid w:val="007C7FD2"/>
    <w:rsid w:val="007D03D6"/>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085"/>
    <w:rsid w:val="009053BB"/>
    <w:rsid w:val="00905615"/>
    <w:rsid w:val="00905C6A"/>
    <w:rsid w:val="009067A9"/>
    <w:rsid w:val="00907559"/>
    <w:rsid w:val="0091028A"/>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282C"/>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0F35"/>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CB5"/>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B74"/>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685E"/>
    <w:rsid w:val="00AB71D7"/>
    <w:rsid w:val="00AB749E"/>
    <w:rsid w:val="00AC0B06"/>
    <w:rsid w:val="00AC130E"/>
    <w:rsid w:val="00AC1FCD"/>
    <w:rsid w:val="00AC2493"/>
    <w:rsid w:val="00AC4AB7"/>
    <w:rsid w:val="00AC5FE5"/>
    <w:rsid w:val="00AC625E"/>
    <w:rsid w:val="00AC7199"/>
    <w:rsid w:val="00AC76C1"/>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4831"/>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97AAD"/>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0BC"/>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464"/>
    <w:rsid w:val="00BE3504"/>
    <w:rsid w:val="00BE452B"/>
    <w:rsid w:val="00BE4597"/>
    <w:rsid w:val="00BE5CD3"/>
    <w:rsid w:val="00BE5CF0"/>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57F4D"/>
    <w:rsid w:val="00C60279"/>
    <w:rsid w:val="00C61451"/>
    <w:rsid w:val="00C625AC"/>
    <w:rsid w:val="00C631C4"/>
    <w:rsid w:val="00C64CD6"/>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3D24"/>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0CE9"/>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28BA"/>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3ABB"/>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4F"/>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5A9B"/>
    <w:rsid w:val="00ED6440"/>
    <w:rsid w:val="00ED649E"/>
    <w:rsid w:val="00ED6C0D"/>
    <w:rsid w:val="00ED72BE"/>
    <w:rsid w:val="00ED7D99"/>
    <w:rsid w:val="00EE17FE"/>
    <w:rsid w:val="00EE1E4D"/>
    <w:rsid w:val="00EE202E"/>
    <w:rsid w:val="00EE2B02"/>
    <w:rsid w:val="00EE2F42"/>
    <w:rsid w:val="00EE32BC"/>
    <w:rsid w:val="00EE392A"/>
    <w:rsid w:val="00EE44D9"/>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5DEB"/>
    <w:rsid w:val="00F06267"/>
    <w:rsid w:val="00F06758"/>
    <w:rsid w:val="00F06991"/>
    <w:rsid w:val="00F07869"/>
    <w:rsid w:val="00F101FD"/>
    <w:rsid w:val="00F10894"/>
    <w:rsid w:val="00F13247"/>
    <w:rsid w:val="00F13843"/>
    <w:rsid w:val="00F14F46"/>
    <w:rsid w:val="00F15C98"/>
    <w:rsid w:val="00F163F0"/>
    <w:rsid w:val="00F16BCA"/>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4F04"/>
    <w:rsid w:val="00F65278"/>
    <w:rsid w:val="00F656F4"/>
    <w:rsid w:val="00F658E3"/>
    <w:rsid w:val="00F65A1A"/>
    <w:rsid w:val="00F65D52"/>
    <w:rsid w:val="00F66A88"/>
    <w:rsid w:val="00F670FC"/>
    <w:rsid w:val="00F67E1D"/>
    <w:rsid w:val="00F7069A"/>
    <w:rsid w:val="00F70784"/>
    <w:rsid w:val="00F71C1E"/>
    <w:rsid w:val="00F72A2D"/>
    <w:rsid w:val="00F73270"/>
    <w:rsid w:val="00F73C57"/>
    <w:rsid w:val="00F73DEF"/>
    <w:rsid w:val="00F74B7D"/>
    <w:rsid w:val="00F74D36"/>
    <w:rsid w:val="00F76DC2"/>
    <w:rsid w:val="00F80484"/>
    <w:rsid w:val="00F80C8A"/>
    <w:rsid w:val="00F80F0B"/>
    <w:rsid w:val="00F81B4A"/>
    <w:rsid w:val="00F82BA8"/>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4702</TotalTime>
  <Pages>32</Pages>
  <Words>11953</Words>
  <Characters>68133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794</cp:revision>
  <dcterms:created xsi:type="dcterms:W3CDTF">2024-05-23T00:12:00Z</dcterms:created>
  <dcterms:modified xsi:type="dcterms:W3CDTF">2024-09-23T01:02:00Z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