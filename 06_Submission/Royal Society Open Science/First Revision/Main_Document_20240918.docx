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69B57" w14:textId="77777777" w:rsidR="00B90EEF" w:rsidRPr="0027597E" w:rsidRDefault="00B90EEF" w:rsidP="00B90EEF">
      <w:pPr>
        <w:spacing w:line="480" w:lineRule="auto"/>
        <w:jc w:val="left"/>
        <w:rPr>
          <w:rFonts w:ascii="Times New Roman" w:hAnsi="Times New Roman" w:cs="Times New Roman"/>
          <w:b/>
        </w:rPr>
      </w:pPr>
      <w:r w:rsidRPr="0027597E">
        <w:rPr>
          <w:rFonts w:ascii="Times New Roman" w:hAnsi="Times New Roman" w:cs="Times New Roman"/>
          <w:bCs/>
          <w:i/>
          <w:iCs/>
          <w:sz w:val="24"/>
          <w:szCs w:val="24"/>
        </w:rPr>
        <w:t xml:space="preserve">For submission to </w:t>
      </w:r>
      <w:r w:rsidRPr="00C22A3B">
        <w:rPr>
          <w:rFonts w:ascii="Times New Roman" w:hAnsi="Times New Roman" w:cs="Times New Roman"/>
          <w:bCs/>
          <w:i/>
          <w:iCs/>
          <w:sz w:val="24"/>
          <w:szCs w:val="24"/>
        </w:rPr>
        <w:t>Royal Society Open Science</w:t>
      </w:r>
    </w:p>
    <w:p w14:paraId="1EA24D6C" w14:textId="77777777" w:rsidR="00B90EEF" w:rsidRPr="0027597E" w:rsidRDefault="00B90EEF" w:rsidP="00B90EEF">
      <w:pPr>
        <w:spacing w:line="480" w:lineRule="auto"/>
        <w:rPr>
          <w:rFonts w:ascii="Times New Roman" w:hAnsi="Times New Roman" w:cs="Times New Roman"/>
          <w:b/>
        </w:rPr>
      </w:pPr>
      <w:r w:rsidRPr="0027597E">
        <w:rPr>
          <w:rFonts w:ascii="Times New Roman" w:hAnsi="Times New Roman" w:cs="Times New Roman"/>
          <w:b/>
        </w:rPr>
        <w:t>Carcass size, not source or taxon, dictates breeding performance and carcass use in burying beetle</w:t>
      </w:r>
    </w:p>
    <w:p w14:paraId="5380E29A" w14:textId="77777777" w:rsidR="00B90EEF" w:rsidRPr="0027597E" w:rsidRDefault="00B90EEF" w:rsidP="00B90EEF">
      <w:pPr>
        <w:spacing w:line="480" w:lineRule="auto"/>
        <w:rPr>
          <w:rFonts w:ascii="Times New Roman" w:eastAsia="PMingLiU" w:hAnsi="Times New Roman" w:cs="Times New Roman"/>
          <w:sz w:val="24"/>
          <w:szCs w:val="24"/>
        </w:rPr>
      </w:pPr>
    </w:p>
    <w:p w14:paraId="12821AE5" w14:textId="77777777" w:rsidR="00B90EEF" w:rsidRPr="0027597E" w:rsidRDefault="00B90EEF" w:rsidP="00B90EEF">
      <w:pPr>
        <w:spacing w:line="480" w:lineRule="auto"/>
        <w:rPr>
          <w:rFonts w:ascii="Times New Roman" w:hAnsi="Times New Roman" w:cs="Times New Roman"/>
          <w:sz w:val="24"/>
          <w:szCs w:val="24"/>
          <w:vertAlign w:val="superscript"/>
        </w:rPr>
      </w:pPr>
      <w:r w:rsidRPr="0027597E">
        <w:rPr>
          <w:rFonts w:ascii="Times New Roman" w:hAnsi="Times New Roman" w:cs="Times New Roman"/>
          <w:sz w:val="24"/>
          <w:szCs w:val="24"/>
        </w:rPr>
        <w:t>Gen-Chang Hsu</w:t>
      </w: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 Wei-Jiun Lin</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Chi-Heng Hsieh</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Yue-Jia Lee</w:t>
      </w: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w:t>
      </w:r>
      <w:r w:rsidRPr="0027597E">
        <w:rPr>
          <w:rFonts w:ascii="Times New Roman" w:hAnsi="Times New Roman" w:cs="Times New Roman"/>
          <w:sz w:val="24"/>
          <w:szCs w:val="24"/>
          <w:vertAlign w:val="superscript"/>
        </w:rPr>
        <w:t xml:space="preserve"> </w:t>
      </w:r>
      <w:r w:rsidRPr="0027597E">
        <w:rPr>
          <w:rFonts w:ascii="Times New Roman" w:hAnsi="Times New Roman" w:cs="Times New Roman"/>
          <w:sz w:val="24"/>
          <w:szCs w:val="24"/>
        </w:rPr>
        <w:t>Syuan-Jyun Sun</w:t>
      </w:r>
      <w:r w:rsidRPr="0027597E">
        <w:rPr>
          <w:rFonts w:ascii="Times New Roman" w:hAnsi="Times New Roman" w:cs="Times New Roman"/>
          <w:sz w:val="24"/>
          <w:szCs w:val="24"/>
          <w:vertAlign w:val="superscript"/>
        </w:rPr>
        <w:t>4,*</w:t>
      </w:r>
    </w:p>
    <w:p w14:paraId="244E7AB7" w14:textId="77777777" w:rsidR="00B90EEF" w:rsidRPr="0027597E" w:rsidRDefault="00B90EEF" w:rsidP="00B90EEF">
      <w:pPr>
        <w:spacing w:line="480" w:lineRule="auto"/>
        <w:jc w:val="left"/>
        <w:rPr>
          <w:rFonts w:ascii="Times New Roman" w:hAnsi="Times New Roman" w:cs="Times New Roman"/>
          <w:sz w:val="24"/>
          <w:szCs w:val="24"/>
        </w:rPr>
      </w:pPr>
    </w:p>
    <w:p w14:paraId="71C688CE"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Department of Entomology, Cornell University, Ithaca, New York, USA</w:t>
      </w:r>
    </w:p>
    <w:p w14:paraId="687B4E3B"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Institute of Ecology and Evolutionary Biology, National Taiwan University, Taipei, Taiwan</w:t>
      </w:r>
    </w:p>
    <w:p w14:paraId="5D750FF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Institute of Food Science and Technology, National Taiwan University, Taipei, Taiwan</w:t>
      </w:r>
    </w:p>
    <w:p w14:paraId="6EF24B1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4</w:t>
      </w:r>
      <w:r w:rsidRPr="0027597E">
        <w:rPr>
          <w:rFonts w:ascii="Times New Roman" w:hAnsi="Times New Roman" w:cs="Times New Roman"/>
          <w:sz w:val="24"/>
          <w:szCs w:val="24"/>
        </w:rPr>
        <w:t>International Degree Program in Climate Change and Sustainable Development, National Taiwan University, Taipei, Taiwan</w:t>
      </w:r>
    </w:p>
    <w:p w14:paraId="6037EC26" w14:textId="77777777" w:rsidR="00B90EEF" w:rsidRPr="0027597E" w:rsidRDefault="00B90EEF" w:rsidP="00B90EEF">
      <w:pPr>
        <w:spacing w:line="480" w:lineRule="auto"/>
        <w:rPr>
          <w:rFonts w:ascii="Times New Roman" w:hAnsi="Times New Roman" w:cs="Times New Roman"/>
          <w:sz w:val="24"/>
          <w:szCs w:val="24"/>
        </w:rPr>
      </w:pPr>
    </w:p>
    <w:p w14:paraId="5C6B6790" w14:textId="77777777" w:rsidR="00B90EEF" w:rsidRPr="0027597E" w:rsidRDefault="00B90EEF" w:rsidP="00B90EEF">
      <w:pPr>
        <w:spacing w:line="480" w:lineRule="auto"/>
        <w:rPr>
          <w:rFonts w:ascii="Times New Roman" w:hAnsi="Times New Roman" w:cs="Times New Roman"/>
          <w:bCs/>
          <w:sz w:val="24"/>
          <w:szCs w:val="24"/>
        </w:rPr>
      </w:pPr>
      <w:r w:rsidRPr="0027597E">
        <w:rPr>
          <w:rFonts w:ascii="Times New Roman" w:hAnsi="Times New Roman" w:cs="Times New Roman"/>
          <w:sz w:val="24"/>
          <w:szCs w:val="24"/>
          <w:vertAlign w:val="superscript"/>
        </w:rPr>
        <w:t>†</w:t>
      </w:r>
      <w:r w:rsidRPr="0027597E">
        <w:rPr>
          <w:rFonts w:ascii="Times New Roman" w:hAnsi="Times New Roman" w:cs="Times New Roman"/>
          <w:bCs/>
          <w:sz w:val="24"/>
          <w:szCs w:val="24"/>
        </w:rPr>
        <w:t>These authors contributed equally to this study.</w:t>
      </w:r>
    </w:p>
    <w:p w14:paraId="1F70DF8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b/>
          <w:sz w:val="24"/>
          <w:szCs w:val="24"/>
        </w:rPr>
        <w:t>*</w:t>
      </w:r>
      <w:r w:rsidRPr="0027597E">
        <w:rPr>
          <w:rFonts w:ascii="Times New Roman" w:hAnsi="Times New Roman" w:cs="Times New Roman"/>
          <w:bCs/>
          <w:sz w:val="24"/>
          <w:szCs w:val="24"/>
        </w:rPr>
        <w:t>Corresponding author: Syuan</w:t>
      </w:r>
      <w:r w:rsidRPr="0027597E">
        <w:rPr>
          <w:rFonts w:ascii="Times New Roman" w:hAnsi="Times New Roman" w:cs="Times New Roman"/>
          <w:sz w:val="24"/>
          <w:szCs w:val="24"/>
        </w:rPr>
        <w:t>-Jyun Sun</w:t>
      </w:r>
    </w:p>
    <w:p w14:paraId="483BD3D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Email: sjs243@ntu.edu.tw</w:t>
      </w:r>
    </w:p>
    <w:p w14:paraId="3A3B0034"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Phone: +886-2-33664475</w:t>
      </w:r>
    </w:p>
    <w:p w14:paraId="0483929A"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Address: International Degree Program in Climate Change and Sustainable Development, National Taiwan University, Taipei, Taiwan</w:t>
      </w:r>
    </w:p>
    <w:p w14:paraId="469BCAE7" w14:textId="77777777" w:rsidR="00B90EEF" w:rsidRPr="0027597E" w:rsidRDefault="00B90EEF" w:rsidP="00B90EEF">
      <w:pPr>
        <w:spacing w:line="480" w:lineRule="auto"/>
        <w:rPr>
          <w:rFonts w:ascii="Times New Roman" w:hAnsi="Times New Roman" w:cs="Times New Roman"/>
          <w:sz w:val="24"/>
          <w:szCs w:val="24"/>
        </w:rPr>
      </w:pPr>
    </w:p>
    <w:p w14:paraId="61C3D928" w14:textId="77777777" w:rsidR="00B90EEF" w:rsidRPr="0027597E" w:rsidRDefault="00B90EEF" w:rsidP="00B90EEF">
      <w:pPr>
        <w:spacing w:line="480" w:lineRule="auto"/>
        <w:rPr>
          <w:rFonts w:ascii="Times New Roman" w:hAnsi="Times New Roman" w:cs="Times New Roman"/>
          <w:b/>
          <w:bCs/>
          <w:sz w:val="24"/>
          <w:szCs w:val="24"/>
        </w:rPr>
      </w:pPr>
      <w:r w:rsidRPr="0027597E">
        <w:rPr>
          <w:rFonts w:ascii="Times New Roman" w:hAnsi="Times New Roman" w:cs="Times New Roman"/>
          <w:b/>
          <w:bCs/>
          <w:sz w:val="24"/>
          <w:szCs w:val="24"/>
        </w:rPr>
        <w:lastRenderedPageBreak/>
        <w:t>Email addresses</w:t>
      </w:r>
    </w:p>
    <w:p w14:paraId="316EBA2F"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Gen-Chang Hsu: gh443@cornell.edu</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0000-0002-6607-4382</w:t>
      </w:r>
      <w:r>
        <w:rPr>
          <w:rFonts w:ascii="Times New Roman" w:hAnsi="Times New Roman" w:cs="Times New Roman"/>
          <w:color w:val="000000" w:themeColor="text1"/>
          <w:sz w:val="24"/>
          <w:szCs w:val="24"/>
        </w:rPr>
        <w:t>)</w:t>
      </w:r>
    </w:p>
    <w:p w14:paraId="7FE9711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Wei-Jiun Lin: bnw16238@gmail.com</w:t>
      </w:r>
    </w:p>
    <w:p w14:paraId="39A38AC5"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Chi-Heng Hsieh: b06b01018@gmail.com</w:t>
      </w:r>
    </w:p>
    <w:p w14:paraId="520F692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Yue-Jia Lee: yuejialee7@ntu.edu.tw</w:t>
      </w:r>
    </w:p>
    <w:p w14:paraId="3440EE5B" w14:textId="77777777" w:rsidR="00B90EEF" w:rsidRPr="00FE2C5C"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Syuan-Jyun Sun: sjs243@ntu.edu.tw</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0000-0002-7859-9346</w:t>
      </w:r>
      <w:r>
        <w:rPr>
          <w:rFonts w:ascii="Times New Roman" w:hAnsi="Times New Roman" w:cs="Times New Roman"/>
          <w:color w:val="000000" w:themeColor="text1"/>
          <w:sz w:val="24"/>
          <w:szCs w:val="24"/>
        </w:rPr>
        <w:t>)</w:t>
      </w:r>
    </w:p>
    <w:p w14:paraId="67C23395" w14:textId="77777777" w:rsidR="00B90EEF" w:rsidRDefault="00B90EE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64E1A7D" w14:textId="6A6CB755"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lastRenderedPageBreak/>
        <w:t>Abstract</w:t>
      </w:r>
    </w:p>
    <w:p w14:paraId="663A96A8" w14:textId="4094C009" w:rsidR="0076705E" w:rsidRPr="00B878C6" w:rsidRDefault="00227557" w:rsidP="00FB53DC">
      <w:pPr>
        <w:spacing w:line="480" w:lineRule="auto"/>
        <w:rPr>
          <w:rFonts w:ascii="Times New Roman" w:hAnsi="Times New Roman" w:cs="Times New Roman"/>
          <w:b/>
          <w:sz w:val="24"/>
          <w:szCs w:val="24"/>
        </w:rPr>
      </w:pPr>
      <w:ins w:id="0" w:author="Gen-Chang Hsu" w:date="2024-09-18T20:22:00Z" w16du:dateUtc="2024-09-19T00:22:00Z">
        <w:r>
          <w:rPr>
            <w:rFonts w:ascii="Times New Roman" w:hAnsi="Times New Roman" w:cs="Times New Roman"/>
            <w:bCs/>
            <w:sz w:val="24"/>
            <w:szCs w:val="24"/>
          </w:rPr>
          <w:t>Small vertebrate c</w:t>
        </w:r>
      </w:ins>
      <w:del w:id="1" w:author="Gen-Chang Hsu" w:date="2024-09-18T20:22:00Z" w16du:dateUtc="2024-09-19T00:22:00Z">
        <w:r w:rsidR="007113A1" w:rsidRPr="00B878C6" w:rsidDel="00227557">
          <w:rPr>
            <w:rFonts w:ascii="Times New Roman" w:hAnsi="Times New Roman" w:cs="Times New Roman"/>
            <w:bCs/>
            <w:sz w:val="24"/>
            <w:szCs w:val="24"/>
          </w:rPr>
          <w:delText>C</w:delText>
        </w:r>
      </w:del>
      <w:r w:rsidR="007113A1" w:rsidRPr="00B878C6">
        <w:rPr>
          <w:rFonts w:ascii="Times New Roman" w:hAnsi="Times New Roman" w:cs="Times New Roman"/>
          <w:bCs/>
          <w:sz w:val="24"/>
          <w:szCs w:val="24"/>
        </w:rPr>
        <w:t xml:space="preserve">arcasses </w:t>
      </w:r>
      <w:r w:rsidR="00E94BF5" w:rsidRPr="00B878C6">
        <w:rPr>
          <w:rFonts w:ascii="Times New Roman" w:hAnsi="Times New Roman" w:cs="Times New Roman"/>
          <w:bCs/>
          <w:sz w:val="24"/>
          <w:szCs w:val="24"/>
        </w:rPr>
        <w:t>represent</w:t>
      </w:r>
      <w:r w:rsidR="007113A1"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007113A1"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007113A1"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007113A1"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007113A1"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007113A1" w:rsidRPr="00B878C6">
        <w:rPr>
          <w:rFonts w:ascii="Times New Roman" w:hAnsi="Times New Roman" w:cs="Times New Roman"/>
          <w:bCs/>
          <w:sz w:val="24"/>
          <w:szCs w:val="24"/>
        </w:rPr>
        <w:t xml:space="preserve">the burying beetle </w:t>
      </w:r>
      <w:r w:rsidR="007113A1"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007113A1"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007113A1"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007113A1"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007113A1"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007113A1"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007113A1"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007113A1"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007113A1"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007113A1"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007113A1"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007113A1"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64950816" w:rsidR="00E442BE" w:rsidRPr="0018685F" w:rsidRDefault="00227557" w:rsidP="00671240">
      <w:pPr>
        <w:spacing w:line="480" w:lineRule="auto"/>
        <w:rPr>
          <w:rFonts w:ascii="Times New Roman" w:hAnsi="Times New Roman" w:cs="Times New Roman"/>
          <w:bCs/>
          <w:sz w:val="24"/>
          <w:szCs w:val="24"/>
        </w:rPr>
      </w:pPr>
      <w:ins w:id="2" w:author="Gen-Chang Hsu" w:date="2024-09-18T20:22:00Z" w16du:dateUtc="2024-09-19T00:22:00Z">
        <w:r>
          <w:rPr>
            <w:rFonts w:ascii="Times New Roman" w:hAnsi="Times New Roman" w:cs="Times New Roman"/>
            <w:bCs/>
            <w:sz w:val="24"/>
            <w:szCs w:val="24"/>
          </w:rPr>
          <w:t>Small vertebr</w:t>
        </w:r>
      </w:ins>
      <w:ins w:id="3" w:author="Gen-Chang Hsu" w:date="2024-09-18T20:23:00Z" w16du:dateUtc="2024-09-19T00:23:00Z">
        <w:r>
          <w:rPr>
            <w:rFonts w:ascii="Times New Roman" w:hAnsi="Times New Roman" w:cs="Times New Roman"/>
            <w:bCs/>
            <w:sz w:val="24"/>
            <w:szCs w:val="24"/>
          </w:rPr>
          <w:t>ate c</w:t>
        </w:r>
      </w:ins>
      <w:del w:id="4" w:author="Gen-Chang Hsu" w:date="2024-09-18T20:23:00Z" w16du:dateUtc="2024-09-19T00:23:00Z">
        <w:r w:rsidR="0010486D" w:rsidRPr="0018685F" w:rsidDel="00227557">
          <w:rPr>
            <w:rFonts w:ascii="Times New Roman" w:hAnsi="Times New Roman" w:cs="Times New Roman"/>
            <w:bCs/>
            <w:sz w:val="24"/>
            <w:szCs w:val="24"/>
          </w:rPr>
          <w:delText>C</w:delText>
        </w:r>
      </w:del>
      <w:r w:rsidR="0010486D" w:rsidRPr="0018685F">
        <w:rPr>
          <w:rFonts w:ascii="Times New Roman" w:hAnsi="Times New Roman" w:cs="Times New Roman"/>
          <w:bCs/>
          <w:sz w:val="24"/>
          <w:szCs w:val="24"/>
        </w:rPr>
        <w:t>arcasses</w:t>
      </w:r>
      <w:r w:rsidR="00A90077"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0010486D"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0010486D"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0010486D"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0010486D"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7DF9A87E"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E73CC5" w:rsidRPr="0018685F">
        <w:rPr>
          <w:rFonts w:ascii="Times New Roman" w:hAnsi="Times New Roman" w:cs="Times New Roman"/>
          <w:bCs/>
          <w:sz w:val="24"/>
          <w:szCs w:val="24"/>
        </w:rPr>
        <w:t xml:space="preserve">, yet no study has empirically examined </w:t>
      </w:r>
      <w:r w:rsidR="003A783F" w:rsidRPr="0018685F">
        <w:rPr>
          <w:rFonts w:ascii="Times New Roman" w:hAnsi="Times New Roman" w:cs="Times New Roman"/>
          <w:bCs/>
          <w:sz w:val="24"/>
          <w:szCs w:val="24"/>
        </w:rPr>
        <w:t>whether there is an optimal carcass size for breeding</w:t>
      </w:r>
      <w:r w:rsidR="00223238" w:rsidRPr="0018685F">
        <w:rPr>
          <w:rFonts w:ascii="Times New Roman" w:hAnsi="Times New Roman" w:cs="Times New Roman"/>
          <w:bCs/>
          <w:sz w:val="24"/>
          <w:szCs w:val="24"/>
        </w:rPr>
        <w:t>.</w:t>
      </w:r>
    </w:p>
    <w:p w14:paraId="55F0974D" w14:textId="4449FEEB"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ins w:id="5" w:author="Gen-Chang Hsu" w:date="2024-09-19T21:51:00Z" w16du:dateUtc="2024-09-20T01:51:00Z">
        <w:r w:rsidR="00236A32" w:rsidRPr="004A7908">
          <w:rPr>
            <w:rFonts w:ascii="Times New Roman" w:hAnsi="Times New Roman" w:cs="Times New Roman"/>
            <w:bCs/>
            <w:sz w:val="24"/>
            <w:szCs w:val="24"/>
          </w:rPr>
          <w:t>While most studies on the reproducti</w:t>
        </w:r>
      </w:ins>
      <w:ins w:id="6" w:author="Gen-Chang Hsu" w:date="2024-09-19T21:52:00Z" w16du:dateUtc="2024-09-20T01:52:00Z">
        <w:r w:rsidR="00236A32">
          <w:rPr>
            <w:rFonts w:ascii="Times New Roman" w:hAnsi="Times New Roman" w:cs="Times New Roman"/>
            <w:bCs/>
            <w:sz w:val="24"/>
            <w:szCs w:val="24"/>
          </w:rPr>
          <w:t xml:space="preserve">on </w:t>
        </w:r>
        <w:r w:rsidR="00236A32" w:rsidRPr="004A7908">
          <w:rPr>
            <w:rFonts w:ascii="Times New Roman" w:hAnsi="Times New Roman" w:cs="Times New Roman"/>
            <w:bCs/>
            <w:sz w:val="24"/>
            <w:szCs w:val="24"/>
          </w:rPr>
          <w:t xml:space="preserve">of burying beetles have focused on </w:t>
        </w:r>
      </w:ins>
      <w:del w:id="7" w:author="Gen-Chang Hsu" w:date="2024-09-19T21:52:00Z" w16du:dateUtc="2024-09-20T01:52:00Z">
        <w:r w:rsidRPr="00236A32" w:rsidDel="00236A32">
          <w:rPr>
            <w:rFonts w:ascii="Times New Roman" w:hAnsi="Times New Roman" w:cs="Times New Roman"/>
            <w:bCs/>
            <w:sz w:val="24"/>
            <w:szCs w:val="24"/>
          </w:rPr>
          <w:delText xml:space="preserve">Besides </w:delText>
        </w:r>
      </w:del>
      <w:r w:rsidRPr="00236A32">
        <w:rPr>
          <w:rFonts w:ascii="Times New Roman" w:hAnsi="Times New Roman" w:cs="Times New Roman"/>
          <w:bCs/>
          <w:sz w:val="24"/>
          <w:szCs w:val="24"/>
        </w:rPr>
        <w:t xml:space="preserve">carcass size, </w:t>
      </w:r>
      <w:r w:rsidR="00D2027E" w:rsidRPr="00236A32">
        <w:rPr>
          <w:rFonts w:ascii="Times New Roman" w:hAnsi="Times New Roman" w:cs="Times New Roman"/>
          <w:bCs/>
          <w:sz w:val="24"/>
          <w:szCs w:val="24"/>
        </w:rPr>
        <w:t xml:space="preserve">the source of </w:t>
      </w:r>
      <w:r w:rsidRPr="00236A32">
        <w:rPr>
          <w:rFonts w:ascii="Times New Roman" w:hAnsi="Times New Roman" w:cs="Times New Roman"/>
          <w:bCs/>
          <w:sz w:val="24"/>
          <w:szCs w:val="24"/>
        </w:rPr>
        <w:t>c</w:t>
      </w:r>
      <w:r w:rsidR="00644562" w:rsidRPr="00236A32">
        <w:rPr>
          <w:rFonts w:ascii="Times New Roman" w:hAnsi="Times New Roman" w:cs="Times New Roman"/>
          <w:bCs/>
          <w:sz w:val="24"/>
          <w:szCs w:val="24"/>
        </w:rPr>
        <w:t>arcass</w:t>
      </w:r>
      <w:r w:rsidR="00D2027E" w:rsidRPr="00236A32">
        <w:rPr>
          <w:rFonts w:ascii="Times New Roman" w:hAnsi="Times New Roman" w:cs="Times New Roman"/>
          <w:bCs/>
          <w:sz w:val="24"/>
          <w:szCs w:val="24"/>
        </w:rPr>
        <w:t xml:space="preserve"> </w:t>
      </w:r>
      <w:ins w:id="8" w:author="Gen-Chang Hsu" w:date="2024-09-19T21:53:00Z" w16du:dateUtc="2024-09-20T01:53:00Z">
        <w:r w:rsidR="00236A32">
          <w:rPr>
            <w:rFonts w:ascii="Times New Roman" w:hAnsi="Times New Roman" w:cs="Times New Roman"/>
            <w:bCs/>
            <w:sz w:val="24"/>
            <w:szCs w:val="24"/>
          </w:rPr>
          <w:t>may</w:t>
        </w:r>
      </w:ins>
      <w:del w:id="9" w:author="Gen-Chang Hsu" w:date="2024-09-19T21:53:00Z" w16du:dateUtc="2024-09-20T01:53:00Z">
        <w:r w:rsidR="00644562" w:rsidRPr="0018685F" w:rsidDel="00236A32">
          <w:rPr>
            <w:rFonts w:ascii="Times New Roman" w:hAnsi="Times New Roman" w:cs="Times New Roman"/>
            <w:bCs/>
            <w:sz w:val="24"/>
            <w:szCs w:val="24"/>
          </w:rPr>
          <w:delText>ca</w:delText>
        </w:r>
        <w:r w:rsidR="00D2027E" w:rsidRPr="0018685F" w:rsidDel="00236A32">
          <w:rPr>
            <w:rFonts w:ascii="Times New Roman" w:hAnsi="Times New Roman" w:cs="Times New Roman"/>
            <w:bCs/>
            <w:sz w:val="24"/>
            <w:szCs w:val="24"/>
          </w:rPr>
          <w:delText>n</w:delText>
        </w:r>
      </w:del>
      <w:r w:rsidR="00D2027E" w:rsidRPr="0018685F">
        <w:rPr>
          <w:rFonts w:ascii="Times New Roman" w:hAnsi="Times New Roman" w:cs="Times New Roman"/>
          <w:bCs/>
          <w:sz w:val="24"/>
          <w:szCs w:val="24"/>
        </w:rPr>
        <w:t xml:space="preserve">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w:t>
      </w:r>
      <w:ins w:id="10" w:author="Gen-Chang Hsu" w:date="2024-09-19T21:53:00Z" w16du:dateUtc="2024-09-20T01:53:00Z">
        <w:r w:rsidR="00236A32">
          <w:rPr>
            <w:rFonts w:ascii="Times New Roman" w:hAnsi="Times New Roman" w:cs="Times New Roman"/>
            <w:bCs/>
            <w:sz w:val="24"/>
            <w:szCs w:val="24"/>
          </w:rPr>
          <w:t>ir</w:t>
        </w:r>
      </w:ins>
      <w:r w:rsidR="00D2027E" w:rsidRPr="0018685F">
        <w:rPr>
          <w:rFonts w:ascii="Times New Roman" w:hAnsi="Times New Roman" w:cs="Times New Roman"/>
          <w:bCs/>
          <w:sz w:val="24"/>
          <w:szCs w:val="24"/>
        </w:rPr>
        <w:t xml:space="preserve"> </w:t>
      </w:r>
      <w:ins w:id="11" w:author="Gen-Chang Hsu" w:date="2024-09-19T21:55:00Z" w16du:dateUtc="2024-09-20T01:55:00Z">
        <w:r w:rsidR="005453CF">
          <w:rPr>
            <w:rFonts w:ascii="Times New Roman" w:hAnsi="Times New Roman" w:cs="Times New Roman"/>
            <w:bCs/>
            <w:sz w:val="24"/>
            <w:szCs w:val="24"/>
          </w:rPr>
          <w:t>breeding outcomes</w:t>
        </w:r>
      </w:ins>
      <w:del w:id="12" w:author="Gen-Chang Hsu" w:date="2024-09-19T21:55:00Z" w16du:dateUtc="2024-09-20T01:55:00Z">
        <w:r w:rsidR="00D2027E" w:rsidRPr="0018685F" w:rsidDel="005453CF">
          <w:rPr>
            <w:rFonts w:ascii="Times New Roman" w:hAnsi="Times New Roman" w:cs="Times New Roman"/>
            <w:bCs/>
            <w:sz w:val="24"/>
            <w:szCs w:val="24"/>
          </w:rPr>
          <w:delText>reproducti</w:delText>
        </w:r>
      </w:del>
      <w:del w:id="13" w:author="Gen-Chang Hsu" w:date="2024-09-19T21:53:00Z" w16du:dateUtc="2024-09-20T01:53:00Z">
        <w:r w:rsidR="00D2027E" w:rsidRPr="0018685F" w:rsidDel="00236A32">
          <w:rPr>
            <w:rFonts w:ascii="Times New Roman" w:hAnsi="Times New Roman" w:cs="Times New Roman"/>
            <w:bCs/>
            <w:sz w:val="24"/>
            <w:szCs w:val="24"/>
          </w:rPr>
          <w:delText>on of</w:delText>
        </w:r>
        <w:r w:rsidR="00644562" w:rsidRPr="0018685F" w:rsidDel="00236A32">
          <w:rPr>
            <w:rFonts w:ascii="Times New Roman" w:hAnsi="Times New Roman" w:cs="Times New Roman"/>
            <w:bCs/>
            <w:sz w:val="24"/>
            <w:szCs w:val="24"/>
          </w:rPr>
          <w:delText xml:space="preserve"> </w:delText>
        </w:r>
        <w:r w:rsidR="00D2027E" w:rsidRPr="0018685F" w:rsidDel="00236A32">
          <w:rPr>
            <w:rFonts w:ascii="Times New Roman" w:hAnsi="Times New Roman" w:cs="Times New Roman"/>
            <w:bCs/>
            <w:sz w:val="24"/>
            <w:szCs w:val="24"/>
          </w:rPr>
          <w:delText>burying beetles</w:delText>
        </w:r>
      </w:del>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w:t>
      </w:r>
      <w:r w:rsidR="00130EA0" w:rsidRPr="0018685F">
        <w:rPr>
          <w:rFonts w:ascii="Times New Roman" w:hAnsi="Times New Roman" w:cs="Times New Roman"/>
          <w:bCs/>
          <w:sz w:val="24"/>
          <w:szCs w:val="24"/>
        </w:rPr>
        <w:lastRenderedPageBreak/>
        <w:t xml:space="preserve">microbiomes </w:t>
      </w:r>
      <w:r w:rsidR="00130EA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&lt;EndNote&gt;&lt;Cite&gt;&lt;Author&gt;Weldon&lt;/Author&gt;&lt;Year&gt;2015&lt;/Year&gt;&lt;RecNum&gt;32&lt;/RecNum&gt;&lt;DisplayText&gt;[13]&lt;/DisplayText&gt;&lt;record&gt;&lt;rec-number&gt;32&lt;/rec-number&gt;&lt;foreign-keys&gt;&lt;key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 14]&lt;/DisplayText&gt;&lt;record&gt;&lt;rec-number&gt;16&lt;/rec-number&gt;&lt;foreign-keys&gt;&lt;key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14]</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&lt;EndNote&gt;&lt;Cite&gt;&lt;Author&gt;Hocking&lt;/Author&gt;&lt;Year&gt;2006&lt;/Year&gt;&lt;RecNum&gt;44&lt;/RecNum&gt;&lt;DisplayText&gt;[5, 15]&lt;/DisplayText&gt;&lt;record&gt;&lt;rec-number&gt;44&lt;/rec-number&gt;&lt;foreign-keys&gt;&lt;key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 15]</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ins w:id="14" w:author="Gen-Chang Hsu" w:date="2024-09-19T21:57:00Z" w16du:dateUtc="2024-09-20T01:57:00Z">
        <w:r w:rsidR="005453CF">
          <w:rPr>
            <w:rFonts w:ascii="Times New Roman" w:hAnsi="Times New Roman" w:cs="Times New Roman"/>
            <w:bCs/>
            <w:sz w:val="24"/>
            <w:szCs w:val="24"/>
          </w:rPr>
          <w:t xml:space="preserve"> not only in their abundance but also</w:t>
        </w:r>
      </w:ins>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&lt;EndNote&gt;&lt;Cite&gt;&lt;Author&gt;May&lt;/Author&gt;&lt;Year&gt;2022&lt;/Year&gt;&lt;RecNum&gt;34&lt;/RecNum&gt;&lt;DisplayText&gt;[16]&lt;/DisplayText&gt;&lt;record&gt;&lt;rec-number&gt;34&lt;/rec-number&gt;&lt;foreign-keys&gt;&lt;key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[16]</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which </w:t>
      </w:r>
      <w:del w:id="15" w:author="Gen-Chang Hsu" w:date="2024-09-19T22:01:00Z" w16du:dateUtc="2024-09-20T02:01:00Z">
        <w:r w:rsidR="00D61A19" w:rsidRPr="0018685F" w:rsidDel="00584869">
          <w:rPr>
            <w:rFonts w:ascii="Times New Roman" w:hAnsi="Times New Roman" w:cs="Times New Roman"/>
            <w:bCs/>
            <w:sz w:val="24"/>
            <w:szCs w:val="24"/>
          </w:rPr>
          <w:delText xml:space="preserve">may </w:delText>
        </w:r>
      </w:del>
      <w:r w:rsidR="00D61A19" w:rsidRPr="0018685F">
        <w:rPr>
          <w:rFonts w:ascii="Times New Roman" w:hAnsi="Times New Roman" w:cs="Times New Roman"/>
          <w:bCs/>
          <w:sz w:val="24"/>
          <w:szCs w:val="24"/>
        </w:rPr>
        <w:t>influence</w:t>
      </w:r>
      <w:r w:rsidR="004148F8" w:rsidRPr="0018685F">
        <w:rPr>
          <w:rFonts w:ascii="Times New Roman" w:hAnsi="Times New Roman" w:cs="Times New Roman"/>
          <w:bCs/>
          <w:sz w:val="24"/>
          <w:szCs w:val="24"/>
        </w:rPr>
        <w:t xml:space="preserve"> </w:t>
      </w:r>
      <w:ins w:id="16" w:author="Gen-Chang Hsu" w:date="2024-09-19T22:00:00Z" w16du:dateUtc="2024-09-20T02:00:00Z">
        <w:r w:rsidR="00584869">
          <w:rPr>
            <w:rFonts w:ascii="Times New Roman" w:hAnsi="Times New Roman" w:cs="Times New Roman"/>
            <w:bCs/>
            <w:sz w:val="24"/>
            <w:szCs w:val="24"/>
          </w:rPr>
          <w:t xml:space="preserve">the </w:t>
        </w:r>
      </w:ins>
      <w:ins w:id="17" w:author="Gen-Chang Hsu" w:date="2024-09-19T21:58:00Z" w16du:dateUtc="2024-09-20T01:58:00Z">
        <w:r w:rsidR="00584869">
          <w:rPr>
            <w:rFonts w:ascii="Times New Roman" w:hAnsi="Times New Roman" w:cs="Times New Roman"/>
            <w:bCs/>
            <w:sz w:val="24"/>
            <w:szCs w:val="24"/>
          </w:rPr>
          <w:t>overall</w:t>
        </w:r>
      </w:ins>
      <w:ins w:id="18" w:author="Gen-Chang Hsu" w:date="2024-09-19T21:59:00Z" w16du:dateUtc="2024-09-20T01:59:00Z">
        <w:r w:rsidR="00584869">
          <w:rPr>
            <w:rFonts w:ascii="Times New Roman" w:hAnsi="Times New Roman" w:cs="Times New Roman"/>
            <w:bCs/>
            <w:sz w:val="24"/>
            <w:szCs w:val="24"/>
          </w:rPr>
          <w:t xml:space="preserve"> </w:t>
        </w:r>
      </w:ins>
      <w:ins w:id="19" w:author="Gen-Chang Hsu" w:date="2024-09-19T22:01:00Z" w16du:dateUtc="2024-09-20T02:01:00Z">
        <w:r w:rsidR="00584869">
          <w:rPr>
            <w:rFonts w:ascii="Times New Roman" w:hAnsi="Times New Roman" w:cs="Times New Roman"/>
            <w:bCs/>
            <w:sz w:val="24"/>
            <w:szCs w:val="24"/>
          </w:rPr>
          <w:t>reproductive</w:t>
        </w:r>
      </w:ins>
      <w:ins w:id="20" w:author="Gen-Chang Hsu" w:date="2024-09-19T22:00:00Z" w16du:dateUtc="2024-09-20T02:00:00Z">
        <w:r w:rsidR="00584869">
          <w:rPr>
            <w:rFonts w:ascii="Times New Roman" w:hAnsi="Times New Roman" w:cs="Times New Roman"/>
            <w:bCs/>
            <w:sz w:val="24"/>
            <w:szCs w:val="24"/>
          </w:rPr>
          <w:t xml:space="preserve"> performance of parents </w:t>
        </w:r>
      </w:ins>
      <w:ins w:id="21" w:author="Gen-Chang Hsu" w:date="2024-09-19T21:59:00Z" w16du:dateUtc="2024-09-20T01:59:00Z">
        <w:r w:rsidR="00584869">
          <w:rPr>
            <w:rFonts w:ascii="Times New Roman" w:hAnsi="Times New Roman" w:cs="Times New Roman"/>
            <w:bCs/>
            <w:sz w:val="24"/>
            <w:szCs w:val="24"/>
          </w:rPr>
          <w:t xml:space="preserve">as well as individual </w:t>
        </w:r>
      </w:ins>
      <w:r w:rsidR="004148F8" w:rsidRPr="0018685F">
        <w:rPr>
          <w:rFonts w:ascii="Times New Roman" w:hAnsi="Times New Roman" w:cs="Times New Roman"/>
          <w:bCs/>
          <w:sz w:val="24"/>
          <w:szCs w:val="24"/>
        </w:rPr>
        <w:t xml:space="preserve">larval growth and development </w:t>
      </w:r>
      <w:r w:rsidR="004148F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&lt;EndNote&gt;&lt;Cite&gt;&lt;Author&gt;Scriber&lt;/Author&gt;&lt;Year&gt;1981&lt;/Year&gt;&lt;RecNum&gt;35&lt;/RecNum&gt;&lt;DisplayText&gt;[17]&lt;/DisplayText&gt;&lt;record&gt;&lt;rec-number&gt;35&lt;/rec-number&gt;&lt;foreign-keys&gt;&lt;key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[17]</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2EB963B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12, 18]</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 19]&lt;/DisplayText&gt;&lt;record&gt;&lt;rec-number&gt;9&lt;/rec-number&gt;&lt;foreign-keys&gt;&lt;key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 19]</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[20-22]</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23]&lt;/DisplayText&gt;&lt;record&gt;&lt;rec-number&gt;27&lt;/rec-number&gt;&lt;foreign-keys&gt;&lt;key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[but see 23]</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w:t>
      </w:r>
      <w:r w:rsidR="009F1410" w:rsidRPr="0018685F">
        <w:rPr>
          <w:rFonts w:ascii="Times New Roman" w:hAnsi="Times New Roman" w:cs="Times New Roman"/>
          <w:bCs/>
          <w:sz w:val="24"/>
          <w:szCs w:val="24"/>
        </w:rPr>
        <w:lastRenderedPageBreak/>
        <w:t>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00FF0335"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&lt;EndNote&gt;&lt;Cite&gt;&lt;Author&gt;Sun&lt;/Author&gt;&lt;Year&gt;2020&lt;/Year&gt;&lt;RecNum&gt;45&lt;/RecNum&gt;&lt;DisplayText&gt;[24]&lt;/DisplayText&gt;&lt;record&gt;&lt;rec-number&gt;45&lt;/rec-number&gt;&lt;foreign-keys&gt;&lt;key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[24]</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ins w:id="22" w:author="Gen-Chang Hsu" w:date="2024-09-19T20:25:00Z" w16du:dateUtc="2024-09-20T00:25:00Z">
        <w:r w:rsidR="003317F0">
          <w:rPr>
            <w:rFonts w:ascii="Times New Roman" w:hAnsi="Times New Roman" w:cs="Times New Roman"/>
            <w:bCs/>
            <w:sz w:val="24"/>
            <w:szCs w:val="24"/>
          </w:rPr>
          <w:t xml:space="preserve"> All the aforementioned breeding outcomes </w:t>
        </w:r>
      </w:ins>
      <w:ins w:id="23" w:author="Gen-Chang Hsu" w:date="2024-09-19T20:26:00Z" w16du:dateUtc="2024-09-20T00:26:00Z">
        <w:r w:rsidR="003317F0">
          <w:rPr>
            <w:rFonts w:ascii="Times New Roman" w:hAnsi="Times New Roman" w:cs="Times New Roman"/>
            <w:bCs/>
            <w:sz w:val="24"/>
            <w:szCs w:val="24"/>
          </w:rPr>
          <w:t>and car</w:t>
        </w:r>
      </w:ins>
      <w:ins w:id="24" w:author="Gen-Chang Hsu" w:date="2024-09-19T20:27:00Z" w16du:dateUtc="2024-09-20T00:27:00Z">
        <w:r w:rsidR="003317F0">
          <w:rPr>
            <w:rFonts w:ascii="Times New Roman" w:hAnsi="Times New Roman" w:cs="Times New Roman"/>
            <w:bCs/>
            <w:sz w:val="24"/>
            <w:szCs w:val="24"/>
          </w:rPr>
          <w:t xml:space="preserve">cass use </w:t>
        </w:r>
      </w:ins>
      <w:ins w:id="25" w:author="Gen-Chang Hsu" w:date="2024-09-19T20:25:00Z" w16du:dateUtc="2024-09-20T00:25:00Z">
        <w:r w:rsidR="003317F0">
          <w:rPr>
            <w:rFonts w:ascii="Times New Roman" w:hAnsi="Times New Roman" w:cs="Times New Roman"/>
            <w:bCs/>
            <w:sz w:val="24"/>
            <w:szCs w:val="24"/>
          </w:rPr>
          <w:t>were recorded during the first reproductive bout of the breeding pairs.</w:t>
        </w:r>
      </w:ins>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3B5445FC"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[25]&lt;/DisplayText&gt;&lt;record&gt;&lt;rec-number&gt;47&lt;/rec-number&gt;&lt;foreign-keys&gt;&lt;key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Al Shareefi and Cotter [25]</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 xml:space="preserve">nalysis of </w:t>
      </w:r>
      <w:r w:rsidRPr="0018685F">
        <w:rPr>
          <w:rFonts w:ascii="Times New Roman" w:hAnsi="Times New Roman" w:cs="Times New Roman"/>
          <w:bCs/>
          <w:sz w:val="24"/>
          <w:szCs w:val="24"/>
        </w:rPr>
        <w:lastRenderedPageBreak/>
        <w:t>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711F742C"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&lt;EndNote&gt;&lt;Cite&gt;&lt;Author&gt;Saini&lt;/Author&gt;&lt;Year&gt;2021&lt;/Year&gt;&lt;RecNum&gt;48&lt;/RecNum&gt;&lt;DisplayText&gt;[26]&lt;/DisplayText&gt;&lt;record&gt;&lt;rec-number&gt;48&lt;/rec-number&gt;&lt;foreign-keys&gt;&lt;key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[26]</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lastRenderedPageBreak/>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 xml:space="preserve">e </w:t>
      </w:r>
      <w:r w:rsidR="00DE4E9C" w:rsidRPr="0018685F">
        <w:rPr>
          <w:rFonts w:ascii="Times New Roman" w:hAnsi="Times New Roman" w:cs="Times New Roman"/>
          <w:sz w:val="24"/>
          <w:szCs w:val="24"/>
        </w:rPr>
        <w:lastRenderedPageBreak/>
        <w:t>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8B06B2"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Dead larvae were excluded from the analysis.</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evaluate the trade-off between offspring quality and quantity on lab and wild carcasses, we fit a linear model with average larval mass as the response and larval density, carcass source, </w:t>
      </w:r>
      <w:r w:rsidRPr="0018685F">
        <w:rPr>
          <w:rFonts w:ascii="Times New Roman" w:hAnsi="Times New Roman" w:cs="Times New Roman"/>
          <w:sz w:val="24"/>
          <w:szCs w:val="24"/>
        </w:rPr>
        <w:lastRenderedPageBreak/>
        <w:t>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3872FDC8"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&lt;EndNote&gt;&lt;Cite&gt;&lt;Author&gt;Brooks&lt;/Author&gt;&lt;Year&gt;2017&lt;/Year&gt;&lt;RecNum&gt;2&lt;/RecNum&gt;&lt;DisplayText&gt;[27]&lt;/DisplayText&gt;&lt;record&gt;&lt;rec-number&gt;2&lt;/rec-number&gt;&lt;foreign-keys&gt;&lt;key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[27]</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B5407E">
        <w:rPr>
          <w:rFonts w:ascii="Times New Roman" w:hAnsi="Times New Roman" w:cs="Times New Roman"/>
          <w:sz w:val="24"/>
          <w:szCs w:val="24"/>
        </w:rPr>
        <w:instrText xml:space="preserve"> ADDIN EN.CITE &lt;EndNote&gt;&lt;Cite&gt;&lt;Author&gt;Hartig&lt;/Author&gt;&lt;Year&gt;2022&lt;/Year&gt;&lt;RecNum&gt;3&lt;/RecNum&gt;&lt;DisplayText&gt;[28]&lt;/DisplayText&gt;&lt;record&gt;&lt;rec-number&gt;3&lt;/rec-number&gt;&lt;foreign-keys&gt;&lt;key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[28]</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&lt;EndNote&gt;&lt;Cite&gt;&lt;Author&gt;Fox&lt;/Author&gt;&lt;Year&gt;2019&lt;/Year&gt;&lt;RecNum&gt;4&lt;/RecNum&gt;&lt;DisplayText&gt;[29]&lt;/DisplayText&gt;&lt;record&gt;&lt;rec-number&gt;4&lt;/rec-number&gt;&lt;foreign-keys&gt;&lt;key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[29]</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&lt;EndNote&gt;&lt;Cite&gt;&lt;Author&gt;Lenth&lt;/Author&gt;&lt;Year&gt;2024&lt;/Year&gt;&lt;RecNum&gt;50&lt;/RecNum&gt;&lt;DisplayText&gt;[30]&lt;/DisplayText&gt;&lt;record&gt;&lt;rec-number&gt;50&lt;/rec-number&gt;&lt;foreign-keys&gt;&lt;key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[30]</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&lt;EndNote&gt;&lt;Cite&gt;&lt;Author&gt;R Core Team&lt;/Author&gt;&lt;Year&gt;2024&lt;/Year&gt;&lt;RecNum&gt;1&lt;/RecNum&gt;&lt;DisplayText&gt;[31]&lt;/DisplayText&gt;&lt;record&gt;&lt;rec-number&gt;1&lt;/rec-number&gt;&lt;foreign-keys&gt;&lt;key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38A3CD41"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10, 32]</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9A339F">
        <w:rPr>
          <w:rFonts w:ascii="Times New Roman" w:hAnsi="Times New Roman" w:cs="Times New Roman"/>
          <w:bCs/>
          <w:sz w:val="24"/>
          <w:szCs w:val="24"/>
        </w:rPr>
        <w:t xml:space="preserve">females </w:t>
      </w:r>
      <w:r w:rsidR="00093D21" w:rsidRPr="009A339F">
        <w:rPr>
          <w:rFonts w:ascii="Times New Roman" w:hAnsi="Times New Roman" w:cs="Times New Roman"/>
          <w:bCs/>
          <w:sz w:val="24"/>
          <w:szCs w:val="24"/>
        </w:rPr>
        <w:t xml:space="preserve">may </w:t>
      </w:r>
      <w:r w:rsidR="001E2029" w:rsidRPr="009A339F">
        <w:rPr>
          <w:rFonts w:ascii="Times New Roman" w:hAnsi="Times New Roman" w:cs="Times New Roman"/>
          <w:bCs/>
          <w:sz w:val="24"/>
          <w:szCs w:val="24"/>
        </w:rPr>
        <w:t>lay fewer eggs</w:t>
      </w:r>
      <w:r w:rsidR="00497FF9" w:rsidRPr="009A339F">
        <w:rPr>
          <w:rFonts w:ascii="Times New Roman" w:hAnsi="Times New Roman" w:cs="Times New Roman"/>
          <w:bCs/>
          <w:sz w:val="24"/>
          <w:szCs w:val="24"/>
        </w:rPr>
        <w:t xml:space="preserve"> as a result of </w:t>
      </w:r>
      <w:r w:rsidR="00BA6EDD" w:rsidRPr="009A339F">
        <w:rPr>
          <w:rFonts w:ascii="Times New Roman" w:hAnsi="Times New Roman" w:cs="Times New Roman"/>
          <w:bCs/>
          <w:sz w:val="24"/>
          <w:szCs w:val="24"/>
        </w:rPr>
        <w:t>lower</w:t>
      </w:r>
      <w:r w:rsidR="00497FF9" w:rsidRPr="009A339F">
        <w:rPr>
          <w:rFonts w:ascii="Times New Roman" w:hAnsi="Times New Roman" w:cs="Times New Roman"/>
          <w:bCs/>
          <w:sz w:val="24"/>
          <w:szCs w:val="24"/>
        </w:rPr>
        <w:t xml:space="preserve"> energy storage</w:t>
      </w:r>
      <w:r w:rsidR="00A25929" w:rsidRPr="009A339F">
        <w:rPr>
          <w:rFonts w:ascii="Times New Roman" w:hAnsi="Times New Roman" w:cs="Times New Roman"/>
          <w:bCs/>
          <w:sz w:val="24"/>
          <w:szCs w:val="24"/>
        </w:rPr>
        <w:t>.</w:t>
      </w:r>
      <w:r w:rsidR="009566C6" w:rsidRPr="009A339F">
        <w:rPr>
          <w:rFonts w:ascii="Times New Roman" w:hAnsi="Times New Roman" w:cs="Times New Roman"/>
          <w:bCs/>
          <w:sz w:val="24"/>
          <w:szCs w:val="24"/>
        </w:rPr>
        <w:t xml:space="preserve"> In fact, </w:t>
      </w:r>
      <w:r w:rsidR="00093D21" w:rsidRPr="009A339F">
        <w:rPr>
          <w:rFonts w:ascii="Times New Roman" w:hAnsi="Times New Roman" w:cs="Times New Roman"/>
          <w:bCs/>
          <w:sz w:val="24"/>
          <w:szCs w:val="24"/>
        </w:rPr>
        <w:fldChar w:fldCharType="begin"/>
      </w:r>
      <w:r w:rsidR="00836527" w:rsidRPr="00395477">
        <w:rPr>
          <w:rFonts w:ascii="Times New Roman" w:hAnsi="Times New Roman" w:cs="Times New Roman"/>
          <w:bCs/>
          <w:sz w:val="24"/>
          <w:szCs w:val="24"/>
        </w:rPr>
        <w:instrText xml:space="preserve"> ADDIN EN.CITE &lt;EndNote&gt;&lt;Cite AuthorYear="1"&gt;&lt;Author&gt;Müller&lt;/Author&gt;&lt;Year&gt;1990&lt;/Year&gt;&lt;RecNum&gt;11&lt;/RecNum&gt;&lt;DisplayText&gt;Müller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A339F">
        <w:rPr>
          <w:rFonts w:ascii="Times New Roman" w:hAnsi="Times New Roman" w:cs="Times New Roman"/>
          <w:bCs/>
          <w:sz w:val="24"/>
          <w:szCs w:val="24"/>
        </w:rPr>
        <w:fldChar w:fldCharType="separate"/>
      </w:r>
      <w:r w:rsidR="00836527" w:rsidRPr="00395477">
        <w:rPr>
          <w:rFonts w:ascii="Times New Roman" w:hAnsi="Times New Roman" w:cs="Times New Roman"/>
          <w:bCs/>
          <w:noProof/>
          <w:sz w:val="24"/>
          <w:szCs w:val="24"/>
        </w:rPr>
        <w:t>Müller [11]</w:t>
      </w:r>
      <w:r w:rsidR="00093D21" w:rsidRPr="009A339F">
        <w:rPr>
          <w:rFonts w:ascii="Times New Roman" w:hAnsi="Times New Roman" w:cs="Times New Roman"/>
          <w:bCs/>
          <w:sz w:val="24"/>
          <w:szCs w:val="24"/>
        </w:rPr>
        <w:fldChar w:fldCharType="end"/>
      </w:r>
      <w:r w:rsidR="00093D21" w:rsidRPr="009A339F">
        <w:rPr>
          <w:rFonts w:ascii="Times New Roman" w:hAnsi="Times New Roman" w:cs="Times New Roman"/>
          <w:bCs/>
          <w:sz w:val="24"/>
          <w:szCs w:val="24"/>
        </w:rPr>
        <w:t xml:space="preserve"> </w:t>
      </w:r>
      <w:r w:rsidR="009566C6" w:rsidRPr="009A339F">
        <w:rPr>
          <w:rFonts w:ascii="Times New Roman" w:hAnsi="Times New Roman" w:cs="Times New Roman"/>
          <w:bCs/>
          <w:sz w:val="24"/>
          <w:szCs w:val="24"/>
        </w:rPr>
        <w:t>found</w:t>
      </w:r>
      <w:r w:rsidR="00093D21" w:rsidRPr="009A339F">
        <w:rPr>
          <w:rFonts w:ascii="Times New Roman" w:hAnsi="Times New Roman" w:cs="Times New Roman"/>
          <w:bCs/>
          <w:sz w:val="24"/>
          <w:szCs w:val="24"/>
        </w:rPr>
        <w:t xml:space="preserve"> </w:t>
      </w:r>
      <w:r w:rsidR="00997920" w:rsidRPr="009A339F">
        <w:rPr>
          <w:rFonts w:ascii="Times New Roman" w:hAnsi="Times New Roman" w:cs="Times New Roman"/>
          <w:bCs/>
          <w:sz w:val="24"/>
          <w:szCs w:val="24"/>
        </w:rPr>
        <w:t xml:space="preserve">that clutch </w:t>
      </w:r>
      <w:r w:rsidR="00997920" w:rsidRPr="0018685F">
        <w:rPr>
          <w:rFonts w:ascii="Times New Roman" w:hAnsi="Times New Roman" w:cs="Times New Roman"/>
          <w:bCs/>
          <w:sz w:val="24"/>
          <w:szCs w:val="24"/>
        </w:rPr>
        <w:t xml:space="preserve">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1F50D73A"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&lt;EndNote&gt;&lt;Cite&gt;&lt;Author&gt;Eggert&lt;/Author&gt;&lt;Year&gt;1998&lt;/Year&gt;&lt;RecNum&gt;36&lt;/RecNum&gt;&lt;DisplayText&gt;[1, 33]&lt;/DisplayText&gt;&lt;record&gt;&lt;rec-number&gt;36&lt;/rec-number&gt;&lt;foreign-keys&gt;&lt;key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33]</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1FCADD53" w:rsidR="00C750D7" w:rsidRPr="0018685F" w:rsidRDefault="004D0E5B" w:rsidP="00C750D7">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wild carcass taxa. In fact, we found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18685F">
        <w:rPr>
          <w:rFonts w:ascii="Times New Roman" w:hAnsi="Times New Roman" w:cs="Times New Roman"/>
          <w:bCs/>
          <w:sz w:val="24"/>
          <w:szCs w:val="24"/>
        </w:rPr>
        <w:t xml:space="preserve"> Interestingly, larvae did tend to grow better on bird carcasses in the feeding experiment</w:t>
      </w:r>
      <w:r w:rsidR="00552F54" w:rsidRPr="0018685F">
        <w:rPr>
          <w:rFonts w:ascii="Times New Roman" w:hAnsi="Times New Roman" w:cs="Times New Roman"/>
          <w:bCs/>
          <w:sz w:val="24"/>
          <w:szCs w:val="24"/>
        </w:rPr>
        <w:t>s without parents</w:t>
      </w:r>
      <w:r w:rsidR="009E6F9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C750D7" w:rsidRPr="0018685F">
        <w:rPr>
          <w:rFonts w:ascii="Times New Roman" w:hAnsi="Times New Roman" w:cs="Times New Roman"/>
          <w:bCs/>
          <w:sz w:val="24"/>
          <w:szCs w:val="24"/>
        </w:rPr>
        <w:t>suggest</w:t>
      </w:r>
      <w:r w:rsidR="003147DA" w:rsidRPr="0018685F">
        <w:rPr>
          <w:rFonts w:ascii="Times New Roman" w:hAnsi="Times New Roman" w:cs="Times New Roman"/>
          <w:bCs/>
          <w:sz w:val="24"/>
          <w:szCs w:val="24"/>
        </w:rPr>
        <w:t>s</w:t>
      </w:r>
      <w:r w:rsidR="00C750D7" w:rsidRPr="0018685F">
        <w:rPr>
          <w:rFonts w:ascii="Times New Roman" w:hAnsi="Times New Roman" w:cs="Times New Roman"/>
          <w:bCs/>
          <w:sz w:val="24"/>
          <w:szCs w:val="24"/>
        </w:rPr>
        <w:t xml:space="preserve"> that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 may</w:t>
      </w:r>
      <w:r w:rsidR="003147DA" w:rsidRPr="0018685F">
        <w:rPr>
          <w:rFonts w:ascii="Times New Roman" w:hAnsi="Times New Roman" w:cs="Times New Roman"/>
          <w:bCs/>
          <w:sz w:val="24"/>
          <w:szCs w:val="24"/>
        </w:rPr>
        <w:t xml:space="preserve"> help</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lastRenderedPageBreak/>
        <w:t>maintain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 </w:t>
      </w:r>
      <w:r w:rsidR="00552F54" w:rsidRPr="0018685F">
        <w:rPr>
          <w:rFonts w:ascii="Times New Roman" w:hAnsi="Times New Roman" w:cs="Times New Roman"/>
          <w:bCs/>
          <w:sz w:val="24"/>
          <w:szCs w:val="24"/>
        </w:rPr>
        <w:t>But w</w:t>
      </w:r>
      <w:r w:rsidR="00C750D7" w:rsidRPr="0018685F">
        <w:rPr>
          <w:rFonts w:ascii="Times New Roman" w:hAnsi="Times New Roman" w:cs="Times New Roman"/>
          <w:bCs/>
          <w:sz w:val="24"/>
          <w:szCs w:val="24"/>
        </w:rPr>
        <w:t>ithout parental care</w:t>
      </w:r>
      <w:r w:rsidR="008E2ECA"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 xml:space="preserve">carcass taxon </w:t>
      </w:r>
      <w:r w:rsidR="008E2ECA" w:rsidRPr="0018685F">
        <w:rPr>
          <w:rFonts w:ascii="Times New Roman" w:hAnsi="Times New Roman" w:cs="Times New Roman"/>
          <w:bCs/>
          <w:sz w:val="24"/>
          <w:szCs w:val="24"/>
        </w:rPr>
        <w:t>may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potentially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influence</w:t>
      </w:r>
      <w:r w:rsidR="00C750D7" w:rsidRPr="0018685F">
        <w:rPr>
          <w:rFonts w:ascii="Times New Roman" w:hAnsi="Times New Roman" w:cs="Times New Roman"/>
          <w:bCs/>
          <w:sz w:val="24"/>
          <w:szCs w:val="24"/>
        </w:rPr>
        <w:t xml:space="preserve"> individual larval performance.</w:t>
      </w:r>
    </w:p>
    <w:p w14:paraId="4AC84A1C" w14:textId="4752656C"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&lt;EndNote&gt;&lt;Cite&gt;&lt;Author&gt;Trumbo&lt;/Author&gt;&lt;Year&gt;1990&lt;/Year&gt;&lt;RecNum&gt;29&lt;/RecNum&gt;&lt;DisplayText&gt;[19, 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[19, 34]</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[34]</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&lt;EndNote&gt;&lt;Cite&gt;&lt;Author&gt;Trumbo&lt;/Author&gt;&lt;Year&gt;2006&lt;/Year&gt;&lt;RecNum&gt;49&lt;/RecNum&gt;&lt;DisplayText&gt;[35]&lt;/DisplayText&gt;&lt;record&gt;&lt;rec-number&gt;49&lt;/rec-number&gt;&lt;foreign-keys&gt;&lt;key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[35]</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716A5BE3"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w:t>
      </w:r>
      <w:del w:id="26" w:author="Gen-Chang Hsu" w:date="2024-09-19T14:15:00Z" w16du:dateUtc="2024-09-19T18:15:00Z">
        <w:r w:rsidR="00436FD2"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 xml:space="preserve">This is the most common breeding </w:delText>
        </w:r>
        <w:r w:rsidR="0019028E" w:rsidRPr="0018685F" w:rsidDel="00B5407E">
          <w:rPr>
            <w:rFonts w:ascii="Times New Roman" w:hAnsi="Times New Roman" w:cs="Times New Roman"/>
            <w:bCs/>
            <w:sz w:val="24"/>
            <w:szCs w:val="24"/>
          </w:rPr>
          <w:delText>system</w:delText>
        </w:r>
        <w:r w:rsidR="001568E0" w:rsidRPr="0018685F" w:rsidDel="00B5407E">
          <w:rPr>
            <w:rFonts w:ascii="Times New Roman" w:hAnsi="Times New Roman" w:cs="Times New Roman"/>
            <w:bCs/>
            <w:sz w:val="24"/>
            <w:szCs w:val="24"/>
          </w:rPr>
          <w:delText xml:space="preserve"> </w:delText>
        </w:r>
        <w:r w:rsidR="0019028E" w:rsidRPr="0018685F" w:rsidDel="00B5407E">
          <w:rPr>
            <w:rFonts w:ascii="Times New Roman" w:hAnsi="Times New Roman" w:cs="Times New Roman"/>
            <w:bCs/>
            <w:sz w:val="24"/>
            <w:szCs w:val="24"/>
          </w:rPr>
          <w:delText>in</w:delText>
        </w:r>
        <w:r w:rsidR="001568E0" w:rsidRPr="0018685F" w:rsidDel="00B5407E">
          <w:rPr>
            <w:rFonts w:ascii="Times New Roman" w:hAnsi="Times New Roman" w:cs="Times New Roman"/>
            <w:bCs/>
            <w:sz w:val="24"/>
            <w:szCs w:val="24"/>
          </w:rPr>
          <w:delText xml:space="preserve"> burying beetles</w:delText>
        </w:r>
        <w:r w:rsidR="006F3090"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on small</w:delText>
        </w:r>
        <w:r w:rsidR="0019028E" w:rsidRPr="0018685F" w:rsidDel="00B5407E">
          <w:rPr>
            <w:rFonts w:ascii="Times New Roman" w:hAnsi="Times New Roman" w:cs="Times New Roman"/>
            <w:bCs/>
            <w:sz w:val="24"/>
            <w:szCs w:val="24"/>
          </w:rPr>
          <w:delText>- and medium-sized</w:delText>
        </w:r>
        <w:r w:rsidR="001568E0" w:rsidRPr="0018685F" w:rsidDel="00B5407E">
          <w:rPr>
            <w:rFonts w:ascii="Times New Roman" w:hAnsi="Times New Roman" w:cs="Times New Roman"/>
            <w:bCs/>
            <w:sz w:val="24"/>
            <w:szCs w:val="24"/>
          </w:rPr>
          <w:delText xml:space="preserve"> carcasses .</w:delText>
        </w:r>
      </w:del>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&lt;EndNote&gt;&lt;Cite&gt;&lt;Author&gt;Scott&lt;/Author&gt;&lt;Year&gt;2007&lt;/Year&gt;&lt;RecNum&gt;39&lt;/RecNum&gt;&lt;DisplayText&gt;[36]&lt;/DisplayText&gt;&lt;record&gt;&lt;rec-number&gt;39&lt;/rec-number&gt;&lt;foreign-keys&gt;&lt;key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[36]</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[37-39]</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&lt;EndNote&gt;&lt;Cite&gt;&lt;Author&gt;DeVault&lt;/Author&gt;&lt;Year&gt;2003&lt;/Year&gt;&lt;RecNum&gt;38&lt;/RecNum&gt;&lt;DisplayText&gt;[40, 41]&lt;/DisplayText&gt;&lt;record&gt;&lt;rec-number&gt;38&lt;/rec-number&gt;&lt;foreign-keys&gt;&lt;key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[40, 41]</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&lt;EndNote&gt;&lt;Cite&gt;&lt;Author&gt;Scott&lt;/Author&gt;&lt;Year&gt;1994&lt;/Year&gt;&lt;RecNum&gt;37&lt;/RecNum&gt;&lt;DisplayText&gt;[42]&lt;/DisplayText&gt;&lt;record&gt;&lt;rec-number&gt;37&lt;/rec-number&gt;&lt;foreign-keys&gt;&lt;key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[42]</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6758D1" w:rsidRPr="0018685F">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 xml:space="preserve">as well as the interplay </w:t>
      </w:r>
      <w:r w:rsidR="001B306E" w:rsidRPr="0018685F">
        <w:rPr>
          <w:rFonts w:ascii="Times New Roman" w:hAnsi="Times New Roman" w:cs="Times New Roman"/>
          <w:bCs/>
          <w:sz w:val="24"/>
          <w:szCs w:val="24"/>
        </w:rPr>
        <w:lastRenderedPageBreak/>
        <w:t>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ins w:id="27" w:author="Gen-Chang Hsu" w:date="2024-09-19T20:43:00Z" w16du:dateUtc="2024-09-20T00:43:00Z">
        <w:r w:rsidR="008C4980">
          <w:rPr>
            <w:rFonts w:ascii="Times New Roman" w:hAnsi="Times New Roman" w:cs="Times New Roman"/>
            <w:bCs/>
            <w:sz w:val="24"/>
            <w:szCs w:val="24"/>
          </w:rPr>
          <w:t xml:space="preserve"> It is also noteworthy that </w:t>
        </w:r>
      </w:ins>
      <w:ins w:id="28" w:author="Gen-Chang Hsu" w:date="2024-09-19T20:45:00Z" w16du:dateUtc="2024-09-20T00:45:00Z">
        <w:r w:rsidR="008C4980">
          <w:rPr>
            <w:rFonts w:ascii="Times New Roman" w:hAnsi="Times New Roman" w:cs="Times New Roman"/>
            <w:bCs/>
            <w:sz w:val="24"/>
            <w:szCs w:val="24"/>
          </w:rPr>
          <w:t xml:space="preserve">burying beetles can reproduce multiple times throughout their lifespans, and the </w:t>
        </w:r>
      </w:ins>
      <w:ins w:id="29" w:author="Gen-Chang Hsu" w:date="2024-09-19T20:48:00Z" w16du:dateUtc="2024-09-20T00:48:00Z">
        <w:r w:rsidR="00116C76">
          <w:rPr>
            <w:rFonts w:ascii="Times New Roman" w:hAnsi="Times New Roman" w:cs="Times New Roman"/>
            <w:bCs/>
            <w:sz w:val="24"/>
            <w:szCs w:val="24"/>
          </w:rPr>
          <w:t xml:space="preserve">patterns of </w:t>
        </w:r>
      </w:ins>
      <w:ins w:id="30" w:author="Gen-Chang Hsu" w:date="2024-09-19T20:46:00Z" w16du:dateUtc="2024-09-20T00:46:00Z">
        <w:r w:rsidR="008C4980">
          <w:rPr>
            <w:rFonts w:ascii="Times New Roman" w:hAnsi="Times New Roman" w:cs="Times New Roman"/>
            <w:bCs/>
            <w:sz w:val="24"/>
            <w:szCs w:val="24"/>
          </w:rPr>
          <w:t>single reproductive output may differ from the lifetime reproductive output</w:t>
        </w:r>
      </w:ins>
      <w:ins w:id="31" w:author="Gen-Chang Hsu" w:date="2024-09-19T20:49:00Z" w16du:dateUtc="2024-09-20T00:49:00Z">
        <w:r w:rsidR="00DD0528">
          <w:rPr>
            <w:rFonts w:ascii="Times New Roman" w:hAnsi="Times New Roman" w:cs="Times New Roman"/>
            <w:bCs/>
            <w:sz w:val="24"/>
            <w:szCs w:val="24"/>
          </w:rPr>
          <w:t xml:space="preserve"> </w:t>
        </w:r>
      </w:ins>
      <w:r w:rsidR="00DD0528">
        <w:rPr>
          <w:rFonts w:ascii="Times New Roman" w:hAnsi="Times New Roman" w:cs="Times New Roman"/>
          <w:bCs/>
          <w:sz w:val="24"/>
          <w:szCs w:val="24"/>
        </w:rPr>
        <w:fldChar w:fldCharType="begin"/>
      </w:r>
      <w:r w:rsidR="00DD0528">
        <w:rPr>
          <w:rFonts w:ascii="Times New Roman" w:hAnsi="Times New Roman" w:cs="Times New Roman"/>
          <w:bCs/>
          <w:sz w:val="24"/>
          <w:szCs w:val="24"/>
        </w:rPr>
        <w:instrText xml:space="preserve"> ADDIN EN.CITE &lt;EndNote&gt;&lt;Cite&gt;&lt;Author&gt;Belk&lt;/Author&gt;&lt;Year&gt;2021&lt;/Year&gt;&lt;RecNum&gt;6&lt;/RecNum&gt;&lt;DisplayText&gt;[43]&lt;/DisplayText&gt;&lt;record&gt;&lt;rec-number&gt;6&lt;/rec-number&gt;&lt;foreign-keys&gt;&lt;key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DD0528">
        <w:rPr>
          <w:rFonts w:ascii="Times New Roman" w:hAnsi="Times New Roman" w:cs="Times New Roman"/>
          <w:bCs/>
          <w:sz w:val="24"/>
          <w:szCs w:val="24"/>
        </w:rPr>
        <w:fldChar w:fldCharType="separate"/>
      </w:r>
      <w:r w:rsidR="00DD0528">
        <w:rPr>
          <w:rFonts w:ascii="Times New Roman" w:hAnsi="Times New Roman" w:cs="Times New Roman"/>
          <w:bCs/>
          <w:noProof/>
          <w:sz w:val="24"/>
          <w:szCs w:val="24"/>
        </w:rPr>
        <w:t>[43]</w:t>
      </w:r>
      <w:r w:rsidR="00DD0528">
        <w:rPr>
          <w:rFonts w:ascii="Times New Roman" w:hAnsi="Times New Roman" w:cs="Times New Roman"/>
          <w:bCs/>
          <w:sz w:val="24"/>
          <w:szCs w:val="24"/>
        </w:rPr>
        <w:fldChar w:fldCharType="end"/>
      </w:r>
      <w:ins w:id="32" w:author="Gen-Chang Hsu" w:date="2024-09-19T20:46:00Z" w16du:dateUtc="2024-09-20T00:46:00Z">
        <w:r w:rsidR="008C4980">
          <w:rPr>
            <w:rFonts w:ascii="Times New Roman" w:hAnsi="Times New Roman" w:cs="Times New Roman"/>
            <w:bCs/>
            <w:sz w:val="24"/>
            <w:szCs w:val="24"/>
          </w:rPr>
          <w:t xml:space="preserve">. </w:t>
        </w:r>
        <w:r w:rsidR="00F00600">
          <w:rPr>
            <w:rFonts w:ascii="Times New Roman" w:hAnsi="Times New Roman" w:cs="Times New Roman"/>
            <w:bCs/>
            <w:sz w:val="24"/>
            <w:szCs w:val="24"/>
          </w:rPr>
          <w:t>Research quantifying the lifetime reproductive output will help better under</w:t>
        </w:r>
      </w:ins>
      <w:ins w:id="33" w:author="Gen-Chang Hsu" w:date="2024-09-19T20:47:00Z" w16du:dateUtc="2024-09-20T00:47:00Z">
        <w:r w:rsidR="00F00600">
          <w:rPr>
            <w:rFonts w:ascii="Times New Roman" w:hAnsi="Times New Roman" w:cs="Times New Roman"/>
            <w:bCs/>
            <w:sz w:val="24"/>
            <w:szCs w:val="24"/>
          </w:rPr>
          <w:t>stand how carcass resources affect the over fitness of breeding individuals.</w:t>
        </w:r>
      </w:ins>
    </w:p>
    <w:p w14:paraId="63A6825C" w14:textId="7C8D331B"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ins w:id="34" w:author="Gen-Chang Hsu" w:date="2024-09-19T14:35:00Z" w16du:dateUtc="2024-09-19T18:35:00Z">
        <w:r w:rsidR="0002513C">
          <w:rPr>
            <w:rFonts w:ascii="Times New Roman" w:hAnsi="Times New Roman" w:cs="Times New Roman"/>
            <w:bCs/>
            <w:sz w:val="24"/>
            <w:szCs w:val="24"/>
          </w:rPr>
          <w:t>a</w:t>
        </w:r>
      </w:ins>
      <w:del w:id="35" w:author="Gen-Chang Hsu" w:date="2024-09-19T14:35:00Z" w16du:dateUtc="2024-09-19T18:35:00Z">
        <w:r w:rsidR="0078787E" w:rsidRPr="0018685F" w:rsidDel="0002513C">
          <w:rPr>
            <w:rFonts w:ascii="Times New Roman" w:hAnsi="Times New Roman" w:cs="Times New Roman"/>
            <w:bCs/>
            <w:sz w:val="24"/>
            <w:szCs w:val="24"/>
          </w:rPr>
          <w:delText>for the first time the</w:delText>
        </w:r>
      </w:del>
      <w:r w:rsidR="0078787E" w:rsidRPr="0018685F">
        <w:rPr>
          <w:rFonts w:ascii="Times New Roman" w:hAnsi="Times New Roman" w:cs="Times New Roman"/>
          <w:bCs/>
          <w:sz w:val="24"/>
          <w:szCs w:val="24"/>
        </w:rPr>
        <w:t xml:space="preserv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xml:space="preserve">, </w:t>
      </w:r>
      <w:del w:id="36" w:author="Gen-Chang Hsu" w:date="2024-09-19T14:45:00Z" w16du:dateUtc="2024-09-19T18:45:00Z">
        <w:r w:rsidR="004E6E54" w:rsidRPr="0018685F" w:rsidDel="002F1F14">
          <w:rPr>
            <w:rFonts w:ascii="Times New Roman" w:hAnsi="Times New Roman" w:cs="Times New Roman"/>
            <w:bCs/>
            <w:sz w:val="24"/>
            <w:szCs w:val="24"/>
          </w:rPr>
          <w:delText>and larval life history</w:delText>
        </w:r>
        <w:r w:rsidR="00AE0DFE" w:rsidRPr="0018685F" w:rsidDel="002F1F14">
          <w:rPr>
            <w:rFonts w:ascii="Times New Roman" w:hAnsi="Times New Roman" w:cs="Times New Roman"/>
            <w:bCs/>
            <w:sz w:val="24"/>
            <w:szCs w:val="24"/>
          </w:rPr>
          <w:delText xml:space="preserve"> traits</w:delText>
        </w:r>
        <w:r w:rsidR="004E6E54" w:rsidRPr="0018685F" w:rsidDel="002F1F14">
          <w:rPr>
            <w:rFonts w:ascii="Times New Roman" w:hAnsi="Times New Roman" w:cs="Times New Roman"/>
            <w:bCs/>
            <w:sz w:val="24"/>
            <w:szCs w:val="24"/>
          </w:rPr>
          <w:delText xml:space="preserve"> may shift depending on carcass size</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 xml:space="preserve">with </w:t>
      </w:r>
      <w:ins w:id="37" w:author="Gen-Chang Hsu" w:date="2024-09-19T14:45:00Z" w16du:dateUtc="2024-09-19T18:45: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quantity</w:t>
        </w:r>
      </w:ins>
      <w:ins w:id="38" w:author="Gen-Chang Hsu" w:date="2024-09-19T14:51:00Z" w16du:dateUtc="2024-09-19T18:51:00Z">
        <w:r w:rsidR="00B32672">
          <w:rPr>
            <w:rFonts w:ascii="Times New Roman" w:hAnsi="Times New Roman" w:cs="Times New Roman"/>
            <w:bCs/>
            <w:sz w:val="24"/>
            <w:szCs w:val="24"/>
          </w:rPr>
          <w:t xml:space="preserve"> (larval density)</w:t>
        </w:r>
      </w:ins>
      <w:ins w:id="39" w:author="Gen-Chang Hsu" w:date="2024-09-19T14:47:00Z" w16du:dateUtc="2024-09-19T18:47:00Z">
        <w:r w:rsidR="002F1F14">
          <w:rPr>
            <w:rFonts w:ascii="Times New Roman" w:hAnsi="Times New Roman" w:cs="Times New Roman"/>
            <w:bCs/>
            <w:sz w:val="24"/>
            <w:szCs w:val="24"/>
          </w:rPr>
          <w:t xml:space="preserve"> </w:t>
        </w:r>
      </w:ins>
      <w:ins w:id="40" w:author="Gen-Chang Hsu" w:date="2024-09-19T14:52:00Z" w16du:dateUtc="2024-09-19T18:52:00Z">
        <w:r w:rsidR="00B32672">
          <w:rPr>
            <w:rFonts w:ascii="Times New Roman" w:hAnsi="Times New Roman" w:cs="Times New Roman"/>
            <w:bCs/>
            <w:sz w:val="24"/>
            <w:szCs w:val="24"/>
          </w:rPr>
          <w:t>but</w:t>
        </w:r>
      </w:ins>
      <w:ins w:id="41" w:author="Gen-Chang Hsu" w:date="2024-09-19T14:47:00Z" w16du:dateUtc="2024-09-19T18:47:00Z">
        <w:r w:rsidR="002F1F14">
          <w:rPr>
            <w:rFonts w:ascii="Times New Roman" w:hAnsi="Times New Roman" w:cs="Times New Roman"/>
            <w:bCs/>
            <w:sz w:val="24"/>
            <w:szCs w:val="24"/>
          </w:rPr>
          <w:t xml:space="preserve"> lower quality</w:t>
        </w:r>
      </w:ins>
      <w:ins w:id="42" w:author="Gen-Chang Hsu" w:date="2024-09-19T14:51:00Z" w16du:dateUtc="2024-09-19T18:51:00Z">
        <w:r w:rsidR="00B32672">
          <w:rPr>
            <w:rFonts w:ascii="Times New Roman" w:hAnsi="Times New Roman" w:cs="Times New Roman"/>
            <w:bCs/>
            <w:sz w:val="24"/>
            <w:szCs w:val="24"/>
          </w:rPr>
          <w:t xml:space="preserve"> (average larval mass)</w:t>
        </w:r>
      </w:ins>
      <w:ins w:id="43" w:author="Gen-Chang Hsu" w:date="2024-09-19T14:45:00Z" w16du:dateUtc="2024-09-19T18:45:00Z">
        <w:r w:rsidR="002F1F14" w:rsidRPr="0018685F">
          <w:rPr>
            <w:rFonts w:ascii="Times New Roman" w:hAnsi="Times New Roman" w:cs="Times New Roman"/>
            <w:bCs/>
            <w:sz w:val="24"/>
            <w:szCs w:val="24"/>
          </w:rPr>
          <w:t xml:space="preserve"> </w:t>
        </w:r>
        <w:r w:rsidR="002F1F14">
          <w:rPr>
            <w:rFonts w:ascii="Times New Roman" w:hAnsi="Times New Roman" w:cs="Times New Roman"/>
            <w:bCs/>
            <w:sz w:val="24"/>
            <w:szCs w:val="24"/>
          </w:rPr>
          <w:t xml:space="preserve">on </w:t>
        </w:r>
      </w:ins>
      <w:r w:rsidR="0075685C" w:rsidRPr="0018685F">
        <w:rPr>
          <w:rFonts w:ascii="Times New Roman" w:hAnsi="Times New Roman" w:cs="Times New Roman"/>
          <w:bCs/>
          <w:sz w:val="24"/>
          <w:szCs w:val="24"/>
        </w:rPr>
        <w:t xml:space="preserve">smaller carcasses </w:t>
      </w:r>
      <w:del w:id="44" w:author="Gen-Chang Hsu" w:date="2024-09-19T14:45:00Z" w16du:dateUtc="2024-09-19T18:45:00Z">
        <w:r w:rsidR="0075685C" w:rsidRPr="0018685F" w:rsidDel="002F1F14">
          <w:rPr>
            <w:rFonts w:ascii="Times New Roman" w:hAnsi="Times New Roman" w:cs="Times New Roman"/>
            <w:bCs/>
            <w:sz w:val="24"/>
            <w:szCs w:val="24"/>
          </w:rPr>
          <w:delText>favoring larval qua</w:delText>
        </w:r>
        <w:r w:rsidR="00AA3D9E" w:rsidRPr="0018685F" w:rsidDel="002F1F14">
          <w:rPr>
            <w:rFonts w:ascii="Times New Roman" w:hAnsi="Times New Roman" w:cs="Times New Roman"/>
            <w:bCs/>
            <w:sz w:val="24"/>
            <w:szCs w:val="24"/>
          </w:rPr>
          <w:delText>ntity</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and</w:t>
      </w:r>
      <w:ins w:id="45" w:author="Gen-Chang Hsu" w:date="2024-09-19T14:46:00Z" w16du:dateUtc="2024-09-19T18:46:00Z">
        <w:r w:rsidR="002F1F14">
          <w:rPr>
            <w:rFonts w:ascii="Times New Roman" w:hAnsi="Times New Roman" w:cs="Times New Roman"/>
            <w:bCs/>
            <w:sz w:val="24"/>
            <w:szCs w:val="24"/>
          </w:rPr>
          <w:t xml:space="preserve"> </w:t>
        </w:r>
      </w:ins>
      <w:ins w:id="46" w:author="Gen-Chang Hsu" w:date="2024-09-19T14:52:00Z" w16du:dateUtc="2024-09-19T18:52:00Z">
        <w:r w:rsidR="00B32672">
          <w:rPr>
            <w:rFonts w:ascii="Times New Roman" w:hAnsi="Times New Roman" w:cs="Times New Roman"/>
            <w:bCs/>
            <w:sz w:val="24"/>
            <w:szCs w:val="24"/>
          </w:rPr>
          <w:t>lower</w:t>
        </w:r>
        <w:r w:rsidR="00B32672">
          <w:rPr>
            <w:rFonts w:ascii="Times New Roman" w:hAnsi="Times New Roman" w:cs="Times New Roman"/>
            <w:bCs/>
            <w:sz w:val="24"/>
            <w:szCs w:val="24"/>
          </w:rPr>
          <w:t xml:space="preserve"> </w:t>
        </w:r>
        <w:r w:rsidR="00B32672" w:rsidRPr="0018685F">
          <w:rPr>
            <w:rFonts w:ascii="Times New Roman" w:hAnsi="Times New Roman" w:cs="Times New Roman"/>
            <w:bCs/>
            <w:sz w:val="24"/>
            <w:szCs w:val="24"/>
          </w:rPr>
          <w:t>larval quantity</w:t>
        </w:r>
        <w:r w:rsidR="00B32672">
          <w:rPr>
            <w:rFonts w:ascii="Times New Roman" w:hAnsi="Times New Roman" w:cs="Times New Roman"/>
            <w:bCs/>
            <w:sz w:val="24"/>
            <w:szCs w:val="24"/>
          </w:rPr>
          <w:t xml:space="preserve"> </w:t>
        </w:r>
      </w:ins>
      <w:ins w:id="47" w:author="Gen-Chang Hsu" w:date="2024-09-19T14:53:00Z" w16du:dateUtc="2024-09-19T18:53:00Z">
        <w:r w:rsidR="00B32672">
          <w:rPr>
            <w:rFonts w:ascii="Times New Roman" w:hAnsi="Times New Roman" w:cs="Times New Roman"/>
            <w:bCs/>
            <w:sz w:val="24"/>
            <w:szCs w:val="24"/>
          </w:rPr>
          <w:t>but</w:t>
        </w:r>
      </w:ins>
      <w:ins w:id="48" w:author="Gen-Chang Hsu" w:date="2024-09-19T14:52:00Z" w16du:dateUtc="2024-09-19T18:52:00Z">
        <w:r w:rsidR="00B32672">
          <w:rPr>
            <w:rFonts w:ascii="Times New Roman" w:hAnsi="Times New Roman" w:cs="Times New Roman"/>
            <w:bCs/>
            <w:sz w:val="24"/>
            <w:szCs w:val="24"/>
          </w:rPr>
          <w:t xml:space="preserve"> </w:t>
        </w:r>
      </w:ins>
      <w:ins w:id="49" w:author="Gen-Chang Hsu" w:date="2024-09-19T14:46:00Z" w16du:dateUtc="2024-09-19T18:46: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quality</w:t>
        </w:r>
        <w:r w:rsidR="002F1F14">
          <w:rPr>
            <w:rFonts w:ascii="Times New Roman" w:hAnsi="Times New Roman" w:cs="Times New Roman"/>
            <w:bCs/>
            <w:sz w:val="24"/>
            <w:szCs w:val="24"/>
          </w:rPr>
          <w:t xml:space="preserve"> on</w:t>
        </w:r>
      </w:ins>
      <w:r w:rsidR="0075685C" w:rsidRPr="0018685F">
        <w:rPr>
          <w:rFonts w:ascii="Times New Roman" w:hAnsi="Times New Roman" w:cs="Times New Roman"/>
          <w:bCs/>
          <w:sz w:val="24"/>
          <w:szCs w:val="24"/>
        </w:rPr>
        <w:t xml:space="preserve"> larger carcasse</w:t>
      </w:r>
      <w:ins w:id="50" w:author="Gen-Chang Hsu" w:date="2024-09-19T14:52:00Z" w16du:dateUtc="2024-09-19T18:52:00Z">
        <w:r w:rsidR="00B32672">
          <w:rPr>
            <w:rFonts w:ascii="Times New Roman" w:hAnsi="Times New Roman" w:cs="Times New Roman"/>
            <w:bCs/>
            <w:sz w:val="24"/>
            <w:szCs w:val="24"/>
          </w:rPr>
          <w:t>s</w:t>
        </w:r>
      </w:ins>
      <w:del w:id="51" w:author="Gen-Chang Hsu" w:date="2024-09-19T14:52:00Z" w16du:dateUtc="2024-09-19T18:52:00Z">
        <w:r w:rsidR="0075685C" w:rsidRPr="0018685F" w:rsidDel="00B32672">
          <w:rPr>
            <w:rFonts w:ascii="Times New Roman" w:hAnsi="Times New Roman" w:cs="Times New Roman"/>
            <w:bCs/>
            <w:sz w:val="24"/>
            <w:szCs w:val="24"/>
          </w:rPr>
          <w:delText>s favoring</w:delText>
        </w:r>
      </w:del>
      <w:del w:id="52" w:author="Gen-Chang Hsu" w:date="2024-09-19T14:45:00Z" w16du:dateUtc="2024-09-19T18:45:00Z">
        <w:r w:rsidR="0075685C" w:rsidRPr="0018685F" w:rsidDel="002F1F14">
          <w:rPr>
            <w:rFonts w:ascii="Times New Roman" w:hAnsi="Times New Roman" w:cs="Times New Roman"/>
            <w:bCs/>
            <w:sz w:val="24"/>
            <w:szCs w:val="24"/>
          </w:rPr>
          <w:delText xml:space="preserve"> larval qua</w:delText>
        </w:r>
        <w:r w:rsidR="00AA3D9E" w:rsidRPr="0018685F" w:rsidDel="002F1F14">
          <w:rPr>
            <w:rFonts w:ascii="Times New Roman" w:hAnsi="Times New Roman" w:cs="Times New Roman"/>
            <w:bCs/>
            <w:sz w:val="24"/>
            <w:szCs w:val="24"/>
          </w:rPr>
          <w:delText>lity</w:delText>
        </w:r>
      </w:del>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6B309D5D" w14:textId="77777777" w:rsidR="00B90EEF" w:rsidRPr="0027597E" w:rsidRDefault="00B90EEF" w:rsidP="00B90EEF">
      <w:pPr>
        <w:spacing w:before="100" w:beforeAutospacing="1" w:line="480" w:lineRule="auto"/>
        <w:rPr>
          <w:rFonts w:ascii="Times New Roman" w:eastAsia="PMingLiU" w:hAnsi="Times New Roman" w:cs="Times New Roman"/>
          <w:b/>
          <w:sz w:val="24"/>
          <w:szCs w:val="24"/>
        </w:rPr>
      </w:pPr>
      <w:r w:rsidRPr="0027597E">
        <w:rPr>
          <w:rFonts w:ascii="Times New Roman" w:eastAsia="PMingLiU" w:hAnsi="Times New Roman" w:cs="Times New Roman"/>
          <w:b/>
          <w:bCs/>
          <w:sz w:val="24"/>
          <w:szCs w:val="24"/>
        </w:rPr>
        <w:t>Acknowledgements</w:t>
      </w:r>
    </w:p>
    <w:p w14:paraId="4311DF36" w14:textId="77777777" w:rsidR="00B90EEF" w:rsidRPr="0027597E" w:rsidRDefault="00B90EEF" w:rsidP="00B90EEF">
      <w:pPr>
        <w:spacing w:line="480" w:lineRule="auto"/>
        <w:rPr>
          <w:rFonts w:ascii="Times New Roman" w:eastAsia="PMingLiU" w:hAnsi="Times New Roman" w:cs="Times New Roman"/>
          <w:color w:val="000000" w:themeColor="text1"/>
          <w:sz w:val="24"/>
          <w:szCs w:val="24"/>
        </w:rPr>
      </w:pPr>
      <w:r w:rsidRPr="0027597E">
        <w:rPr>
          <w:rFonts w:ascii="Times New Roman" w:eastAsia="PMingLiU" w:hAnsi="Times New Roman" w:cs="Times New Roman"/>
          <w:color w:val="000000" w:themeColor="text1"/>
          <w:sz w:val="24"/>
          <w:szCs w:val="24"/>
        </w:rPr>
        <w:t xml:space="preserve">We thank Mu-Tzu Tsai and Yi-Ta Wu for assisting with field sampling and laboratory experimental setup. We thank Te-En Lin and Yu-Kai Chen from the Taiwan Roadkill Observation Network, the Wild Bird Society of Taipei, and Yun Ho for providing wild </w:t>
      </w:r>
      <w:r w:rsidRPr="0027597E">
        <w:rPr>
          <w:rFonts w:ascii="Times New Roman" w:eastAsia="PMingLiU" w:hAnsi="Times New Roman" w:cs="Times New Roman"/>
          <w:color w:val="000000" w:themeColor="text1"/>
          <w:sz w:val="24"/>
          <w:szCs w:val="24"/>
        </w:rPr>
        <w:lastRenderedPageBreak/>
        <w:t>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Yushan Fellow Program (112V1024-2) provided by the Ministry of Education, Taiwan (R.O.C.).</w:t>
      </w:r>
    </w:p>
    <w:p w14:paraId="1FAD0026" w14:textId="77777777" w:rsidR="00B90EEF" w:rsidRPr="0027597E" w:rsidRDefault="00B90EEF" w:rsidP="00B90EEF">
      <w:pPr>
        <w:spacing w:line="480" w:lineRule="auto"/>
        <w:rPr>
          <w:rFonts w:ascii="Times New Roman" w:hAnsi="Times New Roman" w:cs="Times New Roman"/>
          <w:bCs/>
          <w:sz w:val="24"/>
          <w:szCs w:val="24"/>
        </w:rPr>
      </w:pPr>
    </w:p>
    <w:p w14:paraId="4AEB6A00" w14:textId="77777777" w:rsidR="00B90EEF" w:rsidRPr="0027597E" w:rsidRDefault="00B90EEF" w:rsidP="00B90EEF">
      <w:pPr>
        <w:spacing w:before="100" w:beforeAutospacing="1" w:line="480" w:lineRule="auto"/>
        <w:rPr>
          <w:rFonts w:ascii="Times New Roman" w:hAnsi="Times New Roman" w:cs="Times New Roman"/>
          <w:b/>
          <w:sz w:val="24"/>
          <w:szCs w:val="24"/>
        </w:rPr>
      </w:pPr>
      <w:r w:rsidRPr="0027597E">
        <w:rPr>
          <w:rFonts w:ascii="Times New Roman" w:eastAsia="PMingLiU" w:hAnsi="Times New Roman" w:cs="Times New Roman"/>
          <w:b/>
          <w:iCs/>
          <w:sz w:val="24"/>
          <w:szCs w:val="24"/>
        </w:rPr>
        <w:t>Conflict of interest</w:t>
      </w:r>
    </w:p>
    <w:p w14:paraId="444E64AE" w14:textId="77777777" w:rsidR="00B90EEF" w:rsidRPr="0027597E" w:rsidRDefault="00B90EEF" w:rsidP="00B90EEF">
      <w:pPr>
        <w:spacing w:before="100" w:beforeAutospacing="1" w:line="480" w:lineRule="auto"/>
        <w:rPr>
          <w:rFonts w:ascii="Times New Roman" w:eastAsia="PMingLiU" w:hAnsi="Times New Roman" w:cs="Times New Roman"/>
          <w:sz w:val="24"/>
          <w:szCs w:val="24"/>
        </w:rPr>
      </w:pPr>
      <w:r w:rsidRPr="0027597E">
        <w:rPr>
          <w:rFonts w:ascii="Times New Roman" w:eastAsia="PMingLiU" w:hAnsi="Times New Roman" w:cs="Times New Roman"/>
          <w:sz w:val="24"/>
          <w:szCs w:val="24"/>
        </w:rPr>
        <w:t>The authors declare no conflict of interest regarding this manuscript.</w:t>
      </w:r>
    </w:p>
    <w:p w14:paraId="0E794985" w14:textId="77777777" w:rsidR="00B90EEF" w:rsidRPr="0027597E" w:rsidRDefault="00B90EEF" w:rsidP="00B90EEF">
      <w:pPr>
        <w:spacing w:line="480" w:lineRule="auto"/>
        <w:rPr>
          <w:rFonts w:ascii="Times New Roman" w:hAnsi="Times New Roman" w:cs="Times New Roman"/>
          <w:bCs/>
          <w:sz w:val="24"/>
          <w:szCs w:val="24"/>
        </w:rPr>
      </w:pPr>
    </w:p>
    <w:p w14:paraId="5E0632C7" w14:textId="77777777" w:rsidR="00B90EEF" w:rsidRPr="0027597E" w:rsidRDefault="00B90EEF" w:rsidP="00B90EEF">
      <w:pPr>
        <w:spacing w:line="480" w:lineRule="auto"/>
        <w:rPr>
          <w:rFonts w:ascii="Times New Roman" w:hAnsi="Times New Roman" w:cs="Times New Roman"/>
          <w:b/>
          <w:sz w:val="24"/>
          <w:szCs w:val="24"/>
        </w:rPr>
      </w:pPr>
      <w:r w:rsidRPr="0027597E">
        <w:rPr>
          <w:rFonts w:ascii="Times New Roman" w:hAnsi="Times New Roman" w:cs="Times New Roman"/>
          <w:b/>
          <w:sz w:val="24"/>
          <w:szCs w:val="24"/>
        </w:rPr>
        <w:t>Author contributions</w:t>
      </w:r>
    </w:p>
    <w:p w14:paraId="2ED6F6BA" w14:textId="77777777" w:rsidR="00B90EEF" w:rsidRPr="005425C8" w:rsidRDefault="00B90EEF" w:rsidP="00B90EEF">
      <w:pPr>
        <w:spacing w:line="480" w:lineRule="auto"/>
        <w:rPr>
          <w:rFonts w:ascii="Times New Roman" w:hAnsi="Times New Roman" w:cs="Times New Roman"/>
          <w:b/>
          <w:color w:val="000000" w:themeColor="text1"/>
          <w:sz w:val="24"/>
          <w:szCs w:val="24"/>
        </w:rPr>
      </w:pP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conceived the ideas;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designed the experiments;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Chi-Heng Hsieh</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collected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analyzed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wrote the first draft of the manuscript</w:t>
      </w:r>
      <w:r w:rsidRPr="0027597E">
        <w:rPr>
          <w:rFonts w:ascii="Times New Roman" w:eastAsia="PMingLiU" w:hAnsi="Times New Roman" w:cs="Times New Roman"/>
          <w:bCs/>
          <w:iCs/>
          <w:color w:val="000000" w:themeColor="text1"/>
          <w:sz w:val="24"/>
          <w:szCs w:val="24"/>
        </w:rPr>
        <w:t>; all authors revised the manuscript and approved the final version for publication.</w:t>
      </w:r>
    </w:p>
    <w:p w14:paraId="0328BB67" w14:textId="77777777" w:rsidR="00B90EEF" w:rsidRDefault="00B90EEF"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7382242D" w:rsidR="00596054" w:rsidRPr="004B164F" w:rsidRDefault="00596054" w:rsidP="005F4681">
      <w:pPr>
        <w:spacing w:line="480" w:lineRule="auto"/>
        <w:rPr>
          <w:rFonts w:ascii="Times New Roman" w:eastAsia="PMingLiU" w:hAnsi="Times New Roman" w:cs="Times New Roman"/>
          <w:bCs/>
          <w:iCs/>
          <w:sz w:val="24"/>
          <w:szCs w:val="24"/>
        </w:rPr>
      </w:pPr>
      <w:r w:rsidRPr="0064548C">
        <w:rPr>
          <w:rFonts w:ascii="Times New Roman" w:eastAsia="PMingLiU" w:hAnsi="Times New Roman" w:cs="Times New Roman"/>
          <w:bCs/>
          <w:iCs/>
          <w:sz w:val="24"/>
          <w:szCs w:val="24"/>
        </w:rPr>
        <w:t xml:space="preserve">Data and code used in this manuscript are </w:t>
      </w:r>
      <w:r w:rsidR="004B164F">
        <w:rPr>
          <w:rFonts w:ascii="Times New Roman" w:eastAsia="PMingLiU" w:hAnsi="Times New Roman" w:cs="Times New Roman"/>
          <w:bCs/>
          <w:iCs/>
          <w:sz w:val="24"/>
          <w:szCs w:val="24"/>
        </w:rPr>
        <w:t xml:space="preserve">publicly </w:t>
      </w:r>
      <w:r w:rsidRPr="0064548C">
        <w:rPr>
          <w:rFonts w:ascii="Times New Roman" w:eastAsia="PMingLiU" w:hAnsi="Times New Roman" w:cs="Times New Roman"/>
          <w:bCs/>
          <w:iCs/>
          <w:sz w:val="24"/>
          <w:szCs w:val="24"/>
        </w:rPr>
        <w:t>available on Zenodo</w:t>
      </w:r>
      <w:r w:rsidR="004B164F">
        <w:rPr>
          <w:rFonts w:ascii="Times New Roman" w:eastAsia="PMingLiU" w:hAnsi="Times New Roman" w:cs="Times New Roman"/>
          <w:bCs/>
          <w:iCs/>
          <w:sz w:val="24"/>
          <w:szCs w:val="24"/>
        </w:rPr>
        <w:t xml:space="preserve"> (DOI: </w:t>
      </w:r>
      <w:r w:rsidR="004B164F" w:rsidRPr="004B164F">
        <w:rPr>
          <w:rFonts w:ascii="Times New Roman" w:eastAsia="PMingLiU" w:hAnsi="Times New Roman" w:cs="Times New Roman"/>
          <w:bCs/>
          <w:iCs/>
          <w:sz w:val="24"/>
          <w:szCs w:val="24"/>
        </w:rPr>
        <w:t>https://doi.org/10.5281/zenodo.12747445</w:t>
      </w:r>
      <w:r w:rsidR="004B164F">
        <w:rPr>
          <w:rFonts w:ascii="Times New Roman" w:eastAsia="PMingLiU" w:hAnsi="Times New Roman" w:cs="Times New Roman"/>
          <w:bCs/>
          <w:iCs/>
          <w:sz w:val="24"/>
          <w:szCs w:val="24"/>
        </w:rPr>
        <w:t>)</w:t>
      </w:r>
      <w:r w:rsidR="00BA74CB">
        <w:rPr>
          <w:rFonts w:ascii="Times New Roman" w:eastAsia="PMingLiU" w:hAnsi="Times New Roman" w:cs="Times New Roman"/>
          <w:bCs/>
          <w:iCs/>
          <w:sz w:val="24"/>
          <w:szCs w:val="24"/>
        </w:rPr>
        <w:t>.</w:t>
      </w:r>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br w:type="page"/>
      </w:r>
    </w:p>
    <w:p w14:paraId="1D6376C1" w14:textId="77777777" w:rsidR="00DD0528" w:rsidRPr="00DD0528" w:rsidRDefault="00305466" w:rsidP="00DD0528">
      <w:pPr>
        <w:pStyle w:val="EndNoteBibliographyTitle"/>
        <w:rPr>
          <w:b/>
          <w:noProof/>
        </w:rPr>
      </w:pPr>
      <w:r w:rsidRPr="00EA7B99">
        <w:lastRenderedPageBreak/>
        <w:fldChar w:fldCharType="begin"/>
      </w:r>
      <w:r w:rsidRPr="00EA7B99">
        <w:instrText xml:space="preserve"> ADDIN EN.REFLIST </w:instrText>
      </w:r>
      <w:r w:rsidRPr="00EA7B99">
        <w:fldChar w:fldCharType="separate"/>
      </w:r>
      <w:r w:rsidR="00DD0528" w:rsidRPr="00DD0528">
        <w:rPr>
          <w:b/>
          <w:noProof/>
        </w:rPr>
        <w:t>References</w:t>
      </w:r>
    </w:p>
    <w:p w14:paraId="370E221C" w14:textId="77777777" w:rsidR="00DD0528" w:rsidRPr="00DD0528" w:rsidRDefault="00DD0528" w:rsidP="00DD0528">
      <w:pPr>
        <w:pStyle w:val="EndNoteBibliographyTitle"/>
        <w:rPr>
          <w:b/>
          <w:noProof/>
        </w:rPr>
      </w:pPr>
    </w:p>
    <w:p w14:paraId="74942070" w14:textId="77777777" w:rsidR="00DD0528" w:rsidRPr="00DD0528" w:rsidRDefault="00DD0528" w:rsidP="00DD0528">
      <w:pPr>
        <w:pStyle w:val="EndNoteBibliography"/>
        <w:spacing w:after="0"/>
        <w:rPr>
          <w:noProof/>
        </w:rPr>
      </w:pPr>
      <w:r w:rsidRPr="00DD0528">
        <w:rPr>
          <w:noProof/>
        </w:rPr>
        <w:t xml:space="preserve">[1] Rozen, D., Engelmoer, D. &amp; Smiseth, P.T. 2008 Antimicrobial strategies in burying beetles breeding on carrion. </w:t>
      </w:r>
      <w:r w:rsidRPr="00DD0528">
        <w:rPr>
          <w:i/>
          <w:noProof/>
        </w:rPr>
        <w:t>Proceedings of the National Academy of Sciences</w:t>
      </w:r>
      <w:r w:rsidRPr="00DD0528">
        <w:rPr>
          <w:noProof/>
        </w:rPr>
        <w:t xml:space="preserve"> </w:t>
      </w:r>
      <w:r w:rsidRPr="00DD0528">
        <w:rPr>
          <w:b/>
          <w:noProof/>
        </w:rPr>
        <w:t>105</w:t>
      </w:r>
      <w:r w:rsidRPr="00DD0528">
        <w:rPr>
          <w:noProof/>
        </w:rPr>
        <w:t>, 17890-17895.</w:t>
      </w:r>
    </w:p>
    <w:p w14:paraId="6F247D95" w14:textId="77777777" w:rsidR="00DD0528" w:rsidRPr="00DD0528" w:rsidRDefault="00DD0528" w:rsidP="00DD0528">
      <w:pPr>
        <w:pStyle w:val="EndNoteBibliography"/>
        <w:spacing w:after="0"/>
        <w:rPr>
          <w:noProof/>
        </w:rPr>
      </w:pPr>
      <w:r w:rsidRPr="00DD0528">
        <w:rPr>
          <w:noProof/>
        </w:rPr>
        <w:t xml:space="preserve">[2] Stiegler, J., Von Hoermann, C., Müller, J., Benbow, M.E. &amp; Heurich, M. 2020 Carcass provisioning for scavenger conservation in a temperate forest ecosystem. </w:t>
      </w:r>
      <w:r w:rsidRPr="00DD0528">
        <w:rPr>
          <w:i/>
          <w:noProof/>
        </w:rPr>
        <w:t>Ecosphere</w:t>
      </w:r>
      <w:r w:rsidRPr="00DD0528">
        <w:rPr>
          <w:noProof/>
        </w:rPr>
        <w:t xml:space="preserve"> </w:t>
      </w:r>
      <w:r w:rsidRPr="00DD0528">
        <w:rPr>
          <w:b/>
          <w:noProof/>
        </w:rPr>
        <w:t>11</w:t>
      </w:r>
      <w:r w:rsidRPr="00DD0528">
        <w:rPr>
          <w:noProof/>
        </w:rPr>
        <w:t>, e03063.</w:t>
      </w:r>
    </w:p>
    <w:p w14:paraId="267438E5" w14:textId="77777777" w:rsidR="00DD0528" w:rsidRPr="00DD0528" w:rsidRDefault="00DD0528" w:rsidP="00DD0528">
      <w:pPr>
        <w:pStyle w:val="EndNoteBibliography"/>
        <w:spacing w:after="0"/>
        <w:rPr>
          <w:noProof/>
        </w:rPr>
      </w:pPr>
      <w:r w:rsidRPr="00DD0528">
        <w:rPr>
          <w:noProof/>
        </w:rPr>
        <w:t xml:space="preserve">[3] Barton, P.S., Cunningham, S.A., Lindenmayer, D.B. &amp; Manning, A.D. 2013 The role of carrion in maintaining biodiversity and ecological processes in terrestrial ecosystems. </w:t>
      </w:r>
      <w:r w:rsidRPr="00DD0528">
        <w:rPr>
          <w:i/>
          <w:noProof/>
        </w:rPr>
        <w:t>Oecologia</w:t>
      </w:r>
      <w:r w:rsidRPr="00DD0528">
        <w:rPr>
          <w:noProof/>
        </w:rPr>
        <w:t xml:space="preserve"> </w:t>
      </w:r>
      <w:r w:rsidRPr="00DD0528">
        <w:rPr>
          <w:b/>
          <w:noProof/>
        </w:rPr>
        <w:t>171</w:t>
      </w:r>
      <w:r w:rsidRPr="00DD0528">
        <w:rPr>
          <w:noProof/>
        </w:rPr>
        <w:t>, 761-772.</w:t>
      </w:r>
    </w:p>
    <w:p w14:paraId="3FA0F8CE" w14:textId="77777777" w:rsidR="00DD0528" w:rsidRPr="00DD0528" w:rsidRDefault="00DD0528" w:rsidP="00DD0528">
      <w:pPr>
        <w:pStyle w:val="EndNoteBibliography"/>
        <w:spacing w:after="0"/>
        <w:rPr>
          <w:noProof/>
        </w:rPr>
      </w:pPr>
      <w:r w:rsidRPr="00DD0528">
        <w:rPr>
          <w:noProof/>
        </w:rPr>
        <w:t xml:space="preserve">[4] Tomberlin, J.K., Barton, B.T., Lashley, M.A. &amp; Jordan, H.R. 2017 Mass mortality events and the role of necrophagous invertebrates. </w:t>
      </w:r>
      <w:r w:rsidRPr="00DD0528">
        <w:rPr>
          <w:i/>
          <w:noProof/>
        </w:rPr>
        <w:t>Current Opinion in Insect Science</w:t>
      </w:r>
      <w:r w:rsidRPr="00DD0528">
        <w:rPr>
          <w:noProof/>
        </w:rPr>
        <w:t xml:space="preserve"> </w:t>
      </w:r>
      <w:r w:rsidRPr="00DD0528">
        <w:rPr>
          <w:b/>
          <w:noProof/>
        </w:rPr>
        <w:t>23</w:t>
      </w:r>
      <w:r w:rsidRPr="00DD0528">
        <w:rPr>
          <w:noProof/>
        </w:rPr>
        <w:t>, 7-12.</w:t>
      </w:r>
    </w:p>
    <w:p w14:paraId="19E05ED7" w14:textId="77777777" w:rsidR="00DD0528" w:rsidRPr="00DD0528" w:rsidRDefault="00DD0528" w:rsidP="00DD0528">
      <w:pPr>
        <w:pStyle w:val="EndNoteBibliography"/>
        <w:spacing w:after="0"/>
        <w:rPr>
          <w:noProof/>
        </w:rPr>
      </w:pPr>
      <w:r w:rsidRPr="00DD0528">
        <w:rPr>
          <w:noProof/>
        </w:rPr>
        <w:t xml:space="preserve">[5] Scott, M.P. 1998 The ecology and behavior of burying beetles. </w:t>
      </w:r>
      <w:r w:rsidRPr="00DD0528">
        <w:rPr>
          <w:i/>
          <w:noProof/>
        </w:rPr>
        <w:t>Annual Review of Entomology</w:t>
      </w:r>
      <w:r w:rsidRPr="00DD0528">
        <w:rPr>
          <w:noProof/>
        </w:rPr>
        <w:t xml:space="preserve"> </w:t>
      </w:r>
      <w:r w:rsidRPr="00DD0528">
        <w:rPr>
          <w:b/>
          <w:noProof/>
        </w:rPr>
        <w:t>43</w:t>
      </w:r>
      <w:r w:rsidRPr="00DD0528">
        <w:rPr>
          <w:noProof/>
        </w:rPr>
        <w:t>, 595-618.</w:t>
      </w:r>
    </w:p>
    <w:p w14:paraId="3E0BB11F" w14:textId="77777777" w:rsidR="00DD0528" w:rsidRPr="00DD0528" w:rsidRDefault="00DD0528" w:rsidP="00DD0528">
      <w:pPr>
        <w:pStyle w:val="EndNoteBibliography"/>
        <w:spacing w:after="0"/>
        <w:rPr>
          <w:noProof/>
        </w:rPr>
      </w:pPr>
      <w:r w:rsidRPr="00DD0528">
        <w:rPr>
          <w:noProof/>
        </w:rPr>
        <w:t xml:space="preserve">[6] Creighton, J.C. 2005 Population density, body size, and phenotypic plasticity of brood size in a burying beetle. </w:t>
      </w:r>
      <w:r w:rsidRPr="00DD0528">
        <w:rPr>
          <w:i/>
          <w:noProof/>
        </w:rPr>
        <w:t>Behavioral Ecology</w:t>
      </w:r>
      <w:r w:rsidRPr="00DD0528">
        <w:rPr>
          <w:noProof/>
        </w:rPr>
        <w:t xml:space="preserve"> </w:t>
      </w:r>
      <w:r w:rsidRPr="00DD0528">
        <w:rPr>
          <w:b/>
          <w:noProof/>
        </w:rPr>
        <w:t>16</w:t>
      </w:r>
      <w:r w:rsidRPr="00DD0528">
        <w:rPr>
          <w:noProof/>
        </w:rPr>
        <w:t>, 1031-1036.</w:t>
      </w:r>
    </w:p>
    <w:p w14:paraId="0BD38C25" w14:textId="77777777" w:rsidR="00DD0528" w:rsidRPr="00DD0528" w:rsidRDefault="00DD0528" w:rsidP="00DD0528">
      <w:pPr>
        <w:pStyle w:val="EndNoteBibliography"/>
        <w:spacing w:after="0"/>
        <w:rPr>
          <w:noProof/>
        </w:rPr>
      </w:pPr>
      <w:r w:rsidRPr="00DD0528">
        <w:rPr>
          <w:noProof/>
        </w:rPr>
        <w:t xml:space="preserve">[7] Scott, M.P. &amp; Traniello, J.F. 1990 Behavioural and ecological correlates of male and female parental care and reproductive success in burying beetles (Nicrophorus spp.). </w:t>
      </w:r>
      <w:r w:rsidRPr="00DD0528">
        <w:rPr>
          <w:i/>
          <w:noProof/>
        </w:rPr>
        <w:t>Animal Behaviour</w:t>
      </w:r>
      <w:r w:rsidRPr="00DD0528">
        <w:rPr>
          <w:noProof/>
        </w:rPr>
        <w:t xml:space="preserve"> </w:t>
      </w:r>
      <w:r w:rsidRPr="00DD0528">
        <w:rPr>
          <w:b/>
          <w:noProof/>
        </w:rPr>
        <w:t>39</w:t>
      </w:r>
      <w:r w:rsidRPr="00DD0528">
        <w:rPr>
          <w:noProof/>
        </w:rPr>
        <w:t>, 274-283.</w:t>
      </w:r>
    </w:p>
    <w:p w14:paraId="2C0961A1" w14:textId="77777777" w:rsidR="00DD0528" w:rsidRPr="00DD0528" w:rsidRDefault="00DD0528" w:rsidP="00DD0528">
      <w:pPr>
        <w:pStyle w:val="EndNoteBibliography"/>
        <w:spacing w:after="0"/>
        <w:rPr>
          <w:noProof/>
        </w:rPr>
      </w:pPr>
      <w:r w:rsidRPr="00DD0528">
        <w:rPr>
          <w:noProof/>
        </w:rPr>
        <w:t>[8] Smiseth, P.T., Andrews, C.P., Mattey, S.N. &amp; Mooney, R. 2014 Phenotypic variation in resource acquisition influences trade</w:t>
      </w:r>
      <w:r w:rsidRPr="00DD0528">
        <w:rPr>
          <w:rFonts w:ascii="Cambria Math" w:hAnsi="Cambria Math" w:cs="Cambria Math"/>
          <w:noProof/>
        </w:rPr>
        <w:t>‐</w:t>
      </w:r>
      <w:r w:rsidRPr="00DD0528">
        <w:rPr>
          <w:noProof/>
        </w:rPr>
        <w:t xml:space="preserve">off between number and mass of offspring in a burying beetle. </w:t>
      </w:r>
      <w:r w:rsidRPr="00DD0528">
        <w:rPr>
          <w:i/>
          <w:noProof/>
        </w:rPr>
        <w:t>Journal of Zoology</w:t>
      </w:r>
      <w:r w:rsidRPr="00DD0528">
        <w:rPr>
          <w:noProof/>
        </w:rPr>
        <w:t xml:space="preserve"> </w:t>
      </w:r>
      <w:r w:rsidRPr="00DD0528">
        <w:rPr>
          <w:b/>
          <w:noProof/>
        </w:rPr>
        <w:t>293</w:t>
      </w:r>
      <w:r w:rsidRPr="00DD0528">
        <w:rPr>
          <w:noProof/>
        </w:rPr>
        <w:t>, 80-83.</w:t>
      </w:r>
    </w:p>
    <w:p w14:paraId="4149751B" w14:textId="77777777" w:rsidR="00DD0528" w:rsidRPr="00DD0528" w:rsidRDefault="00DD0528" w:rsidP="00DD0528">
      <w:pPr>
        <w:pStyle w:val="EndNoteBibliography"/>
        <w:spacing w:after="0"/>
        <w:rPr>
          <w:noProof/>
        </w:rPr>
      </w:pPr>
      <w:r w:rsidRPr="00DD0528">
        <w:rPr>
          <w:noProof/>
        </w:rPr>
        <w:t xml:space="preserve">[9] Trumbo, S.T. 1992 Monogamy to communal breeding: exploitation of a broad resource base by burying beetles (Nicrophorus). </w:t>
      </w:r>
      <w:r w:rsidRPr="00DD0528">
        <w:rPr>
          <w:i/>
          <w:noProof/>
        </w:rPr>
        <w:t>Ecological Entomology</w:t>
      </w:r>
      <w:r w:rsidRPr="00DD0528">
        <w:rPr>
          <w:noProof/>
        </w:rPr>
        <w:t xml:space="preserve"> </w:t>
      </w:r>
      <w:r w:rsidRPr="00DD0528">
        <w:rPr>
          <w:b/>
          <w:noProof/>
        </w:rPr>
        <w:t>17</w:t>
      </w:r>
      <w:r w:rsidRPr="00DD0528">
        <w:rPr>
          <w:noProof/>
        </w:rPr>
        <w:t>, 289-298.</w:t>
      </w:r>
    </w:p>
    <w:p w14:paraId="3A046F1C" w14:textId="77777777" w:rsidR="00DD0528" w:rsidRPr="00DD0528" w:rsidRDefault="00DD0528" w:rsidP="00DD0528">
      <w:pPr>
        <w:pStyle w:val="EndNoteBibliography"/>
        <w:spacing w:after="0"/>
        <w:rPr>
          <w:noProof/>
        </w:rPr>
      </w:pPr>
      <w:r w:rsidRPr="00DD0528">
        <w:rPr>
          <w:noProof/>
        </w:rPr>
        <w:t xml:space="preserve">[10] Hopwood, P.E., Moore, A.J., Tregenza, T. &amp; Royle, N.J. 2016 Niche variation and the maintenance of variation in body size in a burying beetle. </w:t>
      </w:r>
      <w:r w:rsidRPr="00DD0528">
        <w:rPr>
          <w:i/>
          <w:noProof/>
        </w:rPr>
        <w:t>Ecological Entomology</w:t>
      </w:r>
      <w:r w:rsidRPr="00DD0528">
        <w:rPr>
          <w:noProof/>
        </w:rPr>
        <w:t xml:space="preserve"> </w:t>
      </w:r>
      <w:r w:rsidRPr="00DD0528">
        <w:rPr>
          <w:b/>
          <w:noProof/>
        </w:rPr>
        <w:t>41</w:t>
      </w:r>
      <w:r w:rsidRPr="00DD0528">
        <w:rPr>
          <w:noProof/>
        </w:rPr>
        <w:t>, 96-104.</w:t>
      </w:r>
    </w:p>
    <w:p w14:paraId="7EB0780C" w14:textId="77777777" w:rsidR="00DD0528" w:rsidRPr="00DD0528" w:rsidRDefault="00DD0528" w:rsidP="00DD0528">
      <w:pPr>
        <w:pStyle w:val="EndNoteBibliography"/>
        <w:spacing w:after="0"/>
        <w:rPr>
          <w:noProof/>
        </w:rPr>
      </w:pPr>
      <w:r w:rsidRPr="00DD0528">
        <w:rPr>
          <w:noProof/>
        </w:rPr>
        <w:t xml:space="preserve">[11] Müller, J.K., Eggert, A.-K. &amp; Furlkröger, E. 1990 Clutch size regulation in the burying beetle Necrophorus vespilloides Herbst (Coleoptera: Silphidae). </w:t>
      </w:r>
      <w:r w:rsidRPr="00DD0528">
        <w:rPr>
          <w:i/>
          <w:noProof/>
        </w:rPr>
        <w:t>Journal of Insect Behavior</w:t>
      </w:r>
      <w:r w:rsidRPr="00DD0528">
        <w:rPr>
          <w:noProof/>
        </w:rPr>
        <w:t xml:space="preserve"> </w:t>
      </w:r>
      <w:r w:rsidRPr="00DD0528">
        <w:rPr>
          <w:b/>
          <w:noProof/>
        </w:rPr>
        <w:t>3</w:t>
      </w:r>
      <w:r w:rsidRPr="00DD0528">
        <w:rPr>
          <w:noProof/>
        </w:rPr>
        <w:t>, 265–270.</w:t>
      </w:r>
    </w:p>
    <w:p w14:paraId="1AF4AAE5" w14:textId="77777777" w:rsidR="00DD0528" w:rsidRPr="00DD0528" w:rsidRDefault="00DD0528" w:rsidP="00DD0528">
      <w:pPr>
        <w:pStyle w:val="EndNoteBibliography"/>
        <w:spacing w:after="0"/>
        <w:rPr>
          <w:noProof/>
        </w:rPr>
      </w:pPr>
      <w:r w:rsidRPr="00DD0528">
        <w:rPr>
          <w:noProof/>
        </w:rPr>
        <w:t xml:space="preserve">[12] Bartlett, J. 1987 Filial cannibalism in burying beetles. </w:t>
      </w:r>
      <w:r w:rsidRPr="00DD0528">
        <w:rPr>
          <w:i/>
          <w:noProof/>
        </w:rPr>
        <w:t>Behavioral Ecology and Sociobiology</w:t>
      </w:r>
      <w:r w:rsidRPr="00DD0528">
        <w:rPr>
          <w:noProof/>
        </w:rPr>
        <w:t xml:space="preserve"> </w:t>
      </w:r>
      <w:r w:rsidRPr="00DD0528">
        <w:rPr>
          <w:b/>
          <w:noProof/>
        </w:rPr>
        <w:t>21</w:t>
      </w:r>
      <w:r w:rsidRPr="00DD0528">
        <w:rPr>
          <w:noProof/>
        </w:rPr>
        <w:t>, 179-183.</w:t>
      </w:r>
    </w:p>
    <w:p w14:paraId="1762E050" w14:textId="77777777" w:rsidR="00DD0528" w:rsidRPr="00DD0528" w:rsidRDefault="00DD0528" w:rsidP="00DD0528">
      <w:pPr>
        <w:pStyle w:val="EndNoteBibliography"/>
        <w:spacing w:after="0"/>
        <w:rPr>
          <w:noProof/>
        </w:rPr>
      </w:pPr>
      <w:r w:rsidRPr="00DD0528">
        <w:rPr>
          <w:noProof/>
        </w:rPr>
        <w:t xml:space="preserve">[13] Weldon, L., Abolins, S., Lenzi, L., Bourne, C., Riley, E.M. &amp; Viney, M. 2015 The gut microbiota of wild mice. </w:t>
      </w:r>
      <w:r w:rsidRPr="00DD0528">
        <w:rPr>
          <w:i/>
          <w:noProof/>
        </w:rPr>
        <w:t>PLoS One</w:t>
      </w:r>
      <w:r w:rsidRPr="00DD0528">
        <w:rPr>
          <w:noProof/>
        </w:rPr>
        <w:t xml:space="preserve"> </w:t>
      </w:r>
      <w:r w:rsidRPr="00DD0528">
        <w:rPr>
          <w:b/>
          <w:noProof/>
        </w:rPr>
        <w:t>10</w:t>
      </w:r>
      <w:r w:rsidRPr="00DD0528">
        <w:rPr>
          <w:noProof/>
        </w:rPr>
        <w:t>, e0134643.</w:t>
      </w:r>
    </w:p>
    <w:p w14:paraId="424DEFD4" w14:textId="77777777" w:rsidR="00DD0528" w:rsidRPr="00DD0528" w:rsidRDefault="00DD0528" w:rsidP="00DD0528">
      <w:pPr>
        <w:pStyle w:val="EndNoteBibliography"/>
        <w:spacing w:after="0"/>
        <w:rPr>
          <w:noProof/>
        </w:rPr>
      </w:pPr>
      <w:r w:rsidRPr="00DD0528">
        <w:rPr>
          <w:noProof/>
        </w:rPr>
        <w:t xml:space="preserve">[14] Shukla, S.P., Plata, C., Reichelt, M., Steiger, S., Heckel, D.G., Kaltenpoth, M., Vilcinskas, A. &amp; Vogel, H. 2018 Microbiome-assisted </w:t>
      </w:r>
      <w:r w:rsidRPr="00DD0528">
        <w:rPr>
          <w:noProof/>
        </w:rPr>
        <w:lastRenderedPageBreak/>
        <w:t xml:space="preserve">carrion preservation aids larval development in a burying beetle. </w:t>
      </w:r>
      <w:r w:rsidRPr="00DD0528">
        <w:rPr>
          <w:i/>
          <w:noProof/>
        </w:rPr>
        <w:t>Proceedings of the National Academy of Sciences</w:t>
      </w:r>
      <w:r w:rsidRPr="00DD0528">
        <w:rPr>
          <w:noProof/>
        </w:rPr>
        <w:t xml:space="preserve"> </w:t>
      </w:r>
      <w:r w:rsidRPr="00DD0528">
        <w:rPr>
          <w:b/>
          <w:noProof/>
        </w:rPr>
        <w:t>115</w:t>
      </w:r>
      <w:r w:rsidRPr="00DD0528">
        <w:rPr>
          <w:noProof/>
        </w:rPr>
        <w:t>, 11274-11279.</w:t>
      </w:r>
    </w:p>
    <w:p w14:paraId="20CC8ABE" w14:textId="77777777" w:rsidR="00DD0528" w:rsidRPr="00DD0528" w:rsidRDefault="00DD0528" w:rsidP="00DD0528">
      <w:pPr>
        <w:pStyle w:val="EndNoteBibliography"/>
        <w:spacing w:after="0"/>
        <w:rPr>
          <w:noProof/>
        </w:rPr>
      </w:pPr>
      <w:r w:rsidRPr="00DD0528">
        <w:rPr>
          <w:noProof/>
        </w:rPr>
        <w:t xml:space="preserve">[15] Hocking, M., Ring, R. &amp; Reimchen, T. 2006 Burying beetle Nicrophorus investigator reproduction on Pacific salmon carcasses. </w:t>
      </w:r>
      <w:r w:rsidRPr="00DD0528">
        <w:rPr>
          <w:i/>
          <w:noProof/>
        </w:rPr>
        <w:t>Ecological Entomology</w:t>
      </w:r>
      <w:r w:rsidRPr="00DD0528">
        <w:rPr>
          <w:noProof/>
        </w:rPr>
        <w:t xml:space="preserve"> </w:t>
      </w:r>
      <w:r w:rsidRPr="00DD0528">
        <w:rPr>
          <w:b/>
          <w:noProof/>
        </w:rPr>
        <w:t>31</w:t>
      </w:r>
      <w:r w:rsidRPr="00DD0528">
        <w:rPr>
          <w:noProof/>
        </w:rPr>
        <w:t>, 5-12.</w:t>
      </w:r>
    </w:p>
    <w:p w14:paraId="04E22C40" w14:textId="77777777" w:rsidR="00DD0528" w:rsidRPr="00DD0528" w:rsidRDefault="00DD0528" w:rsidP="00DD0528">
      <w:pPr>
        <w:pStyle w:val="EndNoteBibliography"/>
        <w:spacing w:after="0"/>
        <w:rPr>
          <w:noProof/>
        </w:rPr>
      </w:pPr>
      <w:r w:rsidRPr="00DD0528">
        <w:rPr>
          <w:noProof/>
        </w:rPr>
        <w:t>[16] May, E.M. &amp; El</w:t>
      </w:r>
      <w:r w:rsidRPr="00DD0528">
        <w:rPr>
          <w:rFonts w:ascii="Cambria Math" w:hAnsi="Cambria Math" w:cs="Cambria Math"/>
          <w:noProof/>
        </w:rPr>
        <w:t>‐</w:t>
      </w:r>
      <w:r w:rsidRPr="00DD0528">
        <w:rPr>
          <w:noProof/>
        </w:rPr>
        <w:t>Sabaawi, R.W. 2022 Life stage and taxonomy the most important factors determining vertebrate stoichiometry: A meta</w:t>
      </w:r>
      <w:r w:rsidRPr="00DD0528">
        <w:rPr>
          <w:rFonts w:ascii="Cambria Math" w:hAnsi="Cambria Math" w:cs="Cambria Math"/>
          <w:noProof/>
        </w:rPr>
        <w:t>‐</w:t>
      </w:r>
      <w:r w:rsidRPr="00DD0528">
        <w:rPr>
          <w:noProof/>
        </w:rPr>
        <w:t xml:space="preserve">analysis. </w:t>
      </w:r>
      <w:r w:rsidRPr="00DD0528">
        <w:rPr>
          <w:i/>
          <w:noProof/>
        </w:rPr>
        <w:t>Ecology and Evolution</w:t>
      </w:r>
      <w:r w:rsidRPr="00DD0528">
        <w:rPr>
          <w:noProof/>
        </w:rPr>
        <w:t xml:space="preserve"> </w:t>
      </w:r>
      <w:r w:rsidRPr="00DD0528">
        <w:rPr>
          <w:b/>
          <w:noProof/>
        </w:rPr>
        <w:t>12</w:t>
      </w:r>
      <w:r w:rsidRPr="00DD0528">
        <w:rPr>
          <w:noProof/>
        </w:rPr>
        <w:t>, e9354.</w:t>
      </w:r>
    </w:p>
    <w:p w14:paraId="64A1A700" w14:textId="77777777" w:rsidR="00DD0528" w:rsidRPr="00DD0528" w:rsidRDefault="00DD0528" w:rsidP="00DD0528">
      <w:pPr>
        <w:pStyle w:val="EndNoteBibliography"/>
        <w:spacing w:after="0"/>
        <w:rPr>
          <w:noProof/>
        </w:rPr>
      </w:pPr>
      <w:r w:rsidRPr="00DD0528">
        <w:rPr>
          <w:noProof/>
        </w:rPr>
        <w:t xml:space="preserve">[17] Scriber, J. &amp; Slansky Jr, F. 1981 The nutritional ecology of immature insects. </w:t>
      </w:r>
      <w:r w:rsidRPr="00DD0528">
        <w:rPr>
          <w:i/>
          <w:noProof/>
        </w:rPr>
        <w:t>Annual Review of Entomology</w:t>
      </w:r>
      <w:r w:rsidRPr="00DD0528">
        <w:rPr>
          <w:noProof/>
        </w:rPr>
        <w:t xml:space="preserve"> </w:t>
      </w:r>
      <w:r w:rsidRPr="00DD0528">
        <w:rPr>
          <w:b/>
          <w:noProof/>
        </w:rPr>
        <w:t>26</w:t>
      </w:r>
      <w:r w:rsidRPr="00DD0528">
        <w:rPr>
          <w:noProof/>
        </w:rPr>
        <w:t>, 183-211.</w:t>
      </w:r>
    </w:p>
    <w:p w14:paraId="2E653C31" w14:textId="77777777" w:rsidR="00DD0528" w:rsidRPr="00DD0528" w:rsidRDefault="00DD0528" w:rsidP="00DD0528">
      <w:pPr>
        <w:pStyle w:val="EndNoteBibliography"/>
        <w:spacing w:after="0"/>
        <w:rPr>
          <w:noProof/>
        </w:rPr>
      </w:pPr>
      <w:r w:rsidRPr="00DD0528">
        <w:rPr>
          <w:noProof/>
        </w:rPr>
        <w:t>[18] Monteith, K.M., Andrews, C. &amp; Smiseth, P.T. 2012 Post</w:t>
      </w:r>
      <w:r w:rsidRPr="00DD0528">
        <w:rPr>
          <w:rFonts w:ascii="Cambria Math" w:hAnsi="Cambria Math" w:cs="Cambria Math"/>
          <w:noProof/>
        </w:rPr>
        <w:t>‐</w:t>
      </w:r>
      <w:r w:rsidRPr="00DD0528">
        <w:rPr>
          <w:noProof/>
        </w:rPr>
        <w:t xml:space="preserve">hatching parental care masks the effects of egg size on offspring fitness: a removal experiment on burying beetles. </w:t>
      </w:r>
      <w:r w:rsidRPr="00DD0528">
        <w:rPr>
          <w:i/>
          <w:noProof/>
        </w:rPr>
        <w:t>Journal of Evolutionary Biology</w:t>
      </w:r>
      <w:r w:rsidRPr="00DD0528">
        <w:rPr>
          <w:noProof/>
        </w:rPr>
        <w:t xml:space="preserve"> </w:t>
      </w:r>
      <w:r w:rsidRPr="00DD0528">
        <w:rPr>
          <w:b/>
          <w:noProof/>
        </w:rPr>
        <w:t>25</w:t>
      </w:r>
      <w:r w:rsidRPr="00DD0528">
        <w:rPr>
          <w:noProof/>
        </w:rPr>
        <w:t>, 1815-1822.</w:t>
      </w:r>
    </w:p>
    <w:p w14:paraId="47515F2A" w14:textId="77777777" w:rsidR="00DD0528" w:rsidRPr="00DD0528" w:rsidRDefault="00DD0528" w:rsidP="00DD0528">
      <w:pPr>
        <w:pStyle w:val="EndNoteBibliography"/>
        <w:spacing w:after="0"/>
        <w:rPr>
          <w:noProof/>
        </w:rPr>
      </w:pPr>
      <w:r w:rsidRPr="00DD0528">
        <w:rPr>
          <w:noProof/>
        </w:rPr>
        <w:t xml:space="preserve">[19] Bartlett, J. &amp; Ashworth, C. 1988 Brood size and fitness in Nicrophorus vespilloides (Coleoptera: Silphidae). </w:t>
      </w:r>
      <w:r w:rsidRPr="00DD0528">
        <w:rPr>
          <w:i/>
          <w:noProof/>
        </w:rPr>
        <w:t>Behavioral Ecology and Sociobiology</w:t>
      </w:r>
      <w:r w:rsidRPr="00DD0528">
        <w:rPr>
          <w:noProof/>
        </w:rPr>
        <w:t xml:space="preserve"> </w:t>
      </w:r>
      <w:r w:rsidRPr="00DD0528">
        <w:rPr>
          <w:b/>
          <w:noProof/>
        </w:rPr>
        <w:t>22</w:t>
      </w:r>
      <w:r w:rsidRPr="00DD0528">
        <w:rPr>
          <w:noProof/>
        </w:rPr>
        <w:t>, 429-434.</w:t>
      </w:r>
    </w:p>
    <w:p w14:paraId="3D4724B5" w14:textId="77777777" w:rsidR="00DD0528" w:rsidRPr="00DD0528" w:rsidRDefault="00DD0528" w:rsidP="00DD0528">
      <w:pPr>
        <w:pStyle w:val="EndNoteBibliography"/>
        <w:spacing w:after="0"/>
        <w:rPr>
          <w:noProof/>
        </w:rPr>
      </w:pPr>
      <w:r w:rsidRPr="00DD0528">
        <w:rPr>
          <w:noProof/>
        </w:rPr>
        <w:t>[20] Richardson, J. &amp; Smiseth, P.T. 2020 Effects of variation in resource acquisition during different stages of the life cycle on life</w:t>
      </w:r>
      <w:r w:rsidRPr="00DD0528">
        <w:rPr>
          <w:rFonts w:ascii="Cambria Math" w:hAnsi="Cambria Math" w:cs="Cambria Math"/>
          <w:noProof/>
        </w:rPr>
        <w:t>‐</w:t>
      </w:r>
      <w:r w:rsidRPr="00DD0528">
        <w:rPr>
          <w:noProof/>
        </w:rPr>
        <w:t>history traits and trade</w:t>
      </w:r>
      <w:r w:rsidRPr="00DD0528">
        <w:rPr>
          <w:rFonts w:ascii="Cambria Math" w:hAnsi="Cambria Math" w:cs="Cambria Math"/>
          <w:noProof/>
        </w:rPr>
        <w:t>‐</w:t>
      </w:r>
      <w:r w:rsidRPr="00DD0528">
        <w:rPr>
          <w:noProof/>
        </w:rPr>
        <w:t xml:space="preserve">offs in a burying beetle. </w:t>
      </w:r>
      <w:r w:rsidRPr="00DD0528">
        <w:rPr>
          <w:i/>
          <w:noProof/>
        </w:rPr>
        <w:t>Journal of Evolutionary Biology</w:t>
      </w:r>
      <w:r w:rsidRPr="00DD0528">
        <w:rPr>
          <w:noProof/>
        </w:rPr>
        <w:t xml:space="preserve"> </w:t>
      </w:r>
      <w:r w:rsidRPr="00DD0528">
        <w:rPr>
          <w:b/>
          <w:noProof/>
        </w:rPr>
        <w:t>32</w:t>
      </w:r>
      <w:r w:rsidRPr="00DD0528">
        <w:rPr>
          <w:noProof/>
        </w:rPr>
        <w:t>, 19-30.</w:t>
      </w:r>
    </w:p>
    <w:p w14:paraId="53FE0060" w14:textId="77777777" w:rsidR="00DD0528" w:rsidRPr="00DD0528" w:rsidRDefault="00DD0528" w:rsidP="00DD0528">
      <w:pPr>
        <w:pStyle w:val="EndNoteBibliography"/>
        <w:spacing w:after="0"/>
        <w:rPr>
          <w:noProof/>
        </w:rPr>
      </w:pPr>
      <w:r w:rsidRPr="00DD0528">
        <w:rPr>
          <w:noProof/>
        </w:rPr>
        <w:t xml:space="preserve">[21] Tessier, A.J. &amp; Consolatti, N.L. 1991 Resource quantity and offspring quality in Daphnia. </w:t>
      </w:r>
      <w:r w:rsidRPr="00DD0528">
        <w:rPr>
          <w:i/>
          <w:noProof/>
        </w:rPr>
        <w:t>Ecology</w:t>
      </w:r>
      <w:r w:rsidRPr="00DD0528">
        <w:rPr>
          <w:noProof/>
        </w:rPr>
        <w:t xml:space="preserve"> </w:t>
      </w:r>
      <w:r w:rsidRPr="00DD0528">
        <w:rPr>
          <w:b/>
          <w:noProof/>
        </w:rPr>
        <w:t>72</w:t>
      </w:r>
      <w:r w:rsidRPr="00DD0528">
        <w:rPr>
          <w:noProof/>
        </w:rPr>
        <w:t>, 468-478.</w:t>
      </w:r>
    </w:p>
    <w:p w14:paraId="7AA78484" w14:textId="77777777" w:rsidR="00DD0528" w:rsidRPr="00DD0528" w:rsidRDefault="00DD0528" w:rsidP="00DD0528">
      <w:pPr>
        <w:pStyle w:val="EndNoteBibliography"/>
        <w:spacing w:after="0"/>
        <w:rPr>
          <w:noProof/>
        </w:rPr>
      </w:pPr>
      <w:r w:rsidRPr="00DD0528">
        <w:rPr>
          <w:noProof/>
        </w:rPr>
        <w:t xml:space="preserve">[22] Boggs, C.L. 2009 Understanding insect life histories and senescence through a resource allocation lens. </w:t>
      </w:r>
      <w:r w:rsidRPr="00DD0528">
        <w:rPr>
          <w:i/>
          <w:noProof/>
        </w:rPr>
        <w:t>Functional Ecology</w:t>
      </w:r>
      <w:r w:rsidRPr="00DD0528">
        <w:rPr>
          <w:noProof/>
        </w:rPr>
        <w:t xml:space="preserve"> </w:t>
      </w:r>
      <w:r w:rsidRPr="00DD0528">
        <w:rPr>
          <w:b/>
          <w:noProof/>
        </w:rPr>
        <w:t>23</w:t>
      </w:r>
      <w:r w:rsidRPr="00DD0528">
        <w:rPr>
          <w:noProof/>
        </w:rPr>
        <w:t>, 27-37.</w:t>
      </w:r>
    </w:p>
    <w:p w14:paraId="2459517B" w14:textId="77777777" w:rsidR="00DD0528" w:rsidRPr="00DD0528" w:rsidRDefault="00DD0528" w:rsidP="00DD0528">
      <w:pPr>
        <w:pStyle w:val="EndNoteBibliography"/>
        <w:spacing w:after="0"/>
        <w:rPr>
          <w:noProof/>
        </w:rPr>
      </w:pPr>
      <w:r w:rsidRPr="00DD0528">
        <w:rPr>
          <w:noProof/>
        </w:rPr>
        <w:t xml:space="preserve">[23] Woelber, B.K., Hall, C.L. &amp; Howard, D.R. 2018 Environmental cues influence parental brood structure decisions in the burying beetle Nicrophorus marginatus. </w:t>
      </w:r>
      <w:r w:rsidRPr="00DD0528">
        <w:rPr>
          <w:i/>
          <w:noProof/>
        </w:rPr>
        <w:t>Journal of Ethology</w:t>
      </w:r>
      <w:r w:rsidRPr="00DD0528">
        <w:rPr>
          <w:noProof/>
        </w:rPr>
        <w:t xml:space="preserve"> </w:t>
      </w:r>
      <w:r w:rsidRPr="00DD0528">
        <w:rPr>
          <w:b/>
          <w:noProof/>
        </w:rPr>
        <w:t>36</w:t>
      </w:r>
      <w:r w:rsidRPr="00DD0528">
        <w:rPr>
          <w:noProof/>
        </w:rPr>
        <w:t>, 55-64.</w:t>
      </w:r>
    </w:p>
    <w:p w14:paraId="1AF8320B" w14:textId="77777777" w:rsidR="00DD0528" w:rsidRPr="00DD0528" w:rsidRDefault="00DD0528" w:rsidP="00DD0528">
      <w:pPr>
        <w:pStyle w:val="EndNoteBibliography"/>
        <w:spacing w:after="0"/>
        <w:rPr>
          <w:noProof/>
        </w:rPr>
      </w:pPr>
      <w:r w:rsidRPr="00DD0528">
        <w:rPr>
          <w:noProof/>
        </w:rPr>
        <w:t xml:space="preserve">[24] Sun, S.-J., Catherall, A.M., Pascoal, S., Jarrett, B.J., Miller, S.E., Sheehan, M.J. &amp; Kilner, R.M. 2020 Rapid local adaptation linked with phenotypic plasticity. </w:t>
      </w:r>
      <w:r w:rsidRPr="00DD0528">
        <w:rPr>
          <w:i/>
          <w:noProof/>
        </w:rPr>
        <w:t>Evolution Letters</w:t>
      </w:r>
      <w:r w:rsidRPr="00DD0528">
        <w:rPr>
          <w:noProof/>
        </w:rPr>
        <w:t xml:space="preserve"> </w:t>
      </w:r>
      <w:r w:rsidRPr="00DD0528">
        <w:rPr>
          <w:b/>
          <w:noProof/>
        </w:rPr>
        <w:t>4</w:t>
      </w:r>
      <w:r w:rsidRPr="00DD0528">
        <w:rPr>
          <w:noProof/>
        </w:rPr>
        <w:t>, 345-359.</w:t>
      </w:r>
    </w:p>
    <w:p w14:paraId="6254FADA" w14:textId="77777777" w:rsidR="00DD0528" w:rsidRPr="00DD0528" w:rsidRDefault="00DD0528" w:rsidP="00DD0528">
      <w:pPr>
        <w:pStyle w:val="EndNoteBibliography"/>
        <w:spacing w:after="0"/>
        <w:rPr>
          <w:noProof/>
        </w:rPr>
      </w:pPr>
      <w:r w:rsidRPr="00DD0528">
        <w:rPr>
          <w:noProof/>
        </w:rPr>
        <w:t xml:space="preserve">[25] Al Shareefi, E. &amp; Cotter, S.C. 2018 The nutritional ecology of maturation in a carnivorous insect. </w:t>
      </w:r>
      <w:r w:rsidRPr="00DD0528">
        <w:rPr>
          <w:i/>
          <w:noProof/>
        </w:rPr>
        <w:t>Behavioral Ecology</w:t>
      </w:r>
      <w:r w:rsidRPr="00DD0528">
        <w:rPr>
          <w:noProof/>
        </w:rPr>
        <w:t xml:space="preserve"> </w:t>
      </w:r>
      <w:r w:rsidRPr="00DD0528">
        <w:rPr>
          <w:b/>
          <w:noProof/>
        </w:rPr>
        <w:t>30</w:t>
      </w:r>
      <w:r w:rsidRPr="00DD0528">
        <w:rPr>
          <w:noProof/>
        </w:rPr>
        <w:t>, 256-266. (doi:10.1093/beheco/ary142).</w:t>
      </w:r>
    </w:p>
    <w:p w14:paraId="33F04252" w14:textId="77777777" w:rsidR="00DD0528" w:rsidRPr="00DD0528" w:rsidRDefault="00DD0528" w:rsidP="00DD0528">
      <w:pPr>
        <w:pStyle w:val="EndNoteBibliography"/>
        <w:spacing w:after="0"/>
        <w:rPr>
          <w:noProof/>
        </w:rPr>
      </w:pPr>
      <w:r w:rsidRPr="00DD0528">
        <w:rPr>
          <w:noProof/>
        </w:rPr>
        <w:t xml:space="preserve">[26] Saini, R.K., Prasad, P., Shang, X. &amp; Keum, Y.-S. 2021 Advances in lipid extraction methods—a review. </w:t>
      </w:r>
      <w:r w:rsidRPr="00DD0528">
        <w:rPr>
          <w:i/>
          <w:noProof/>
        </w:rPr>
        <w:t>International Journal of Molecular Sciences</w:t>
      </w:r>
      <w:r w:rsidRPr="00DD0528">
        <w:rPr>
          <w:noProof/>
        </w:rPr>
        <w:t xml:space="preserve"> </w:t>
      </w:r>
      <w:r w:rsidRPr="00DD0528">
        <w:rPr>
          <w:b/>
          <w:noProof/>
        </w:rPr>
        <w:t>22</w:t>
      </w:r>
      <w:r w:rsidRPr="00DD0528">
        <w:rPr>
          <w:noProof/>
        </w:rPr>
        <w:t>, 13643.</w:t>
      </w:r>
    </w:p>
    <w:p w14:paraId="110C5E29" w14:textId="77777777" w:rsidR="00DD0528" w:rsidRPr="00DD0528" w:rsidRDefault="00DD0528" w:rsidP="00DD0528">
      <w:pPr>
        <w:pStyle w:val="EndNoteBibliography"/>
        <w:spacing w:after="0"/>
        <w:rPr>
          <w:noProof/>
        </w:rPr>
      </w:pPr>
      <w:r w:rsidRPr="00DD0528">
        <w:rPr>
          <w:noProof/>
        </w:rPr>
        <w:t xml:space="preserve">[27] Brooks, M.E., Kristensen, K., van Benthem, K.J., Magnusson, A., Berg, C.W., Nielsen, A., Skaug, H.J., Maechler, M. &amp; Bolker, B.M. 2017 glmmTMB Balances Speed and Flexibility Among Packages for Zero-inflated Generalized Linear Mixed Modeling. </w:t>
      </w:r>
      <w:r w:rsidRPr="00DD0528">
        <w:rPr>
          <w:i/>
          <w:noProof/>
        </w:rPr>
        <w:t>The R Journal</w:t>
      </w:r>
      <w:r w:rsidRPr="00DD0528">
        <w:rPr>
          <w:noProof/>
        </w:rPr>
        <w:t xml:space="preserve"> </w:t>
      </w:r>
      <w:r w:rsidRPr="00DD0528">
        <w:rPr>
          <w:b/>
          <w:noProof/>
        </w:rPr>
        <w:t>9</w:t>
      </w:r>
      <w:r w:rsidRPr="00DD0528">
        <w:rPr>
          <w:noProof/>
        </w:rPr>
        <w:t>, 378-400. (doi:10.32614/RJ-2017-066).</w:t>
      </w:r>
    </w:p>
    <w:p w14:paraId="511E87CE" w14:textId="77777777" w:rsidR="00DD0528" w:rsidRPr="00DD0528" w:rsidRDefault="00DD0528" w:rsidP="00DD0528">
      <w:pPr>
        <w:pStyle w:val="EndNoteBibliography"/>
        <w:spacing w:after="0"/>
        <w:rPr>
          <w:noProof/>
        </w:rPr>
      </w:pPr>
      <w:r w:rsidRPr="00DD0528">
        <w:rPr>
          <w:noProof/>
        </w:rPr>
        <w:t>[28] Hartig, F. 2022 DHARMa: Residual Diagnostics for Hierarchical (Multi-Level / Mixed) Regression Models.  (</w:t>
      </w:r>
    </w:p>
    <w:p w14:paraId="69CAE33A" w14:textId="77777777" w:rsidR="00DD0528" w:rsidRPr="00DD0528" w:rsidRDefault="00DD0528" w:rsidP="00DD0528">
      <w:pPr>
        <w:pStyle w:val="EndNoteBibliography"/>
        <w:spacing w:after="0"/>
        <w:rPr>
          <w:noProof/>
        </w:rPr>
      </w:pPr>
      <w:r w:rsidRPr="00DD0528">
        <w:rPr>
          <w:noProof/>
        </w:rPr>
        <w:lastRenderedPageBreak/>
        <w:t xml:space="preserve">[29] Fox, J. &amp; Weisberg, S. 2019 </w:t>
      </w:r>
      <w:r w:rsidRPr="00DD0528">
        <w:rPr>
          <w:i/>
          <w:noProof/>
        </w:rPr>
        <w:t>An R Companion to Applied Regression</w:t>
      </w:r>
      <w:r w:rsidRPr="00DD0528">
        <w:rPr>
          <w:noProof/>
        </w:rPr>
        <w:t>. Third ed. Thousand Oaks CA, Sage.</w:t>
      </w:r>
    </w:p>
    <w:p w14:paraId="12417CD3" w14:textId="77777777" w:rsidR="00DD0528" w:rsidRPr="00DD0528" w:rsidRDefault="00DD0528" w:rsidP="00DD0528">
      <w:pPr>
        <w:pStyle w:val="EndNoteBibliography"/>
        <w:spacing w:after="0"/>
        <w:rPr>
          <w:noProof/>
        </w:rPr>
      </w:pPr>
      <w:r w:rsidRPr="00DD0528">
        <w:rPr>
          <w:noProof/>
        </w:rPr>
        <w:t>[30] Lenth, R.V. 2024 emmeans: Estimated Marginal Means, aka Least-Squares Means.  (</w:t>
      </w:r>
    </w:p>
    <w:p w14:paraId="439823C5" w14:textId="77777777" w:rsidR="00DD0528" w:rsidRPr="00DD0528" w:rsidRDefault="00DD0528" w:rsidP="00DD0528">
      <w:pPr>
        <w:pStyle w:val="EndNoteBibliography"/>
        <w:spacing w:after="0"/>
        <w:rPr>
          <w:noProof/>
        </w:rPr>
      </w:pPr>
      <w:r w:rsidRPr="00DD0528">
        <w:rPr>
          <w:noProof/>
        </w:rPr>
        <w:t>[31] R Core Team. 2024 R: A Language and Environment for Statistical Computing.  (Vienna, Austria.</w:t>
      </w:r>
    </w:p>
    <w:p w14:paraId="5B3B57A5" w14:textId="77777777" w:rsidR="00DD0528" w:rsidRPr="00DD0528" w:rsidRDefault="00DD0528" w:rsidP="00DD0528">
      <w:pPr>
        <w:pStyle w:val="EndNoteBibliography"/>
        <w:spacing w:after="0"/>
        <w:rPr>
          <w:noProof/>
        </w:rPr>
      </w:pPr>
      <w:r w:rsidRPr="00DD0528">
        <w:rPr>
          <w:noProof/>
        </w:rPr>
        <w:t xml:space="preserve">[32] Eggert, A.-K. &amp; Müller, J.K. 1992 Joint breeding in female burying beetles. </w:t>
      </w:r>
      <w:r w:rsidRPr="00DD0528">
        <w:rPr>
          <w:i/>
          <w:noProof/>
        </w:rPr>
        <w:t>Behavioral Ecology and Sociobiology</w:t>
      </w:r>
      <w:r w:rsidRPr="00DD0528">
        <w:rPr>
          <w:noProof/>
        </w:rPr>
        <w:t xml:space="preserve"> </w:t>
      </w:r>
      <w:r w:rsidRPr="00DD0528">
        <w:rPr>
          <w:b/>
          <w:noProof/>
        </w:rPr>
        <w:t>31</w:t>
      </w:r>
      <w:r w:rsidRPr="00DD0528">
        <w:rPr>
          <w:noProof/>
        </w:rPr>
        <w:t>, 237-242.</w:t>
      </w:r>
    </w:p>
    <w:p w14:paraId="670ACE17" w14:textId="77777777" w:rsidR="00DD0528" w:rsidRPr="00DD0528" w:rsidRDefault="00DD0528" w:rsidP="00DD0528">
      <w:pPr>
        <w:pStyle w:val="EndNoteBibliography"/>
        <w:spacing w:after="0"/>
        <w:rPr>
          <w:noProof/>
        </w:rPr>
      </w:pPr>
      <w:r w:rsidRPr="00DD0528">
        <w:rPr>
          <w:noProof/>
        </w:rPr>
        <w:t xml:space="preserve">[33] Eggert, A.-K., Reinking, M. &amp; Müller, J.K. 1998 Parental care improves offspring survival and growth in burying beetles. </w:t>
      </w:r>
      <w:r w:rsidRPr="00DD0528">
        <w:rPr>
          <w:i/>
          <w:noProof/>
        </w:rPr>
        <w:t>Animal Behaviour</w:t>
      </w:r>
      <w:r w:rsidRPr="00DD0528">
        <w:rPr>
          <w:noProof/>
        </w:rPr>
        <w:t xml:space="preserve"> </w:t>
      </w:r>
      <w:r w:rsidRPr="00DD0528">
        <w:rPr>
          <w:b/>
          <w:noProof/>
        </w:rPr>
        <w:t>55</w:t>
      </w:r>
      <w:r w:rsidRPr="00DD0528">
        <w:rPr>
          <w:noProof/>
        </w:rPr>
        <w:t>, 97-107.</w:t>
      </w:r>
    </w:p>
    <w:p w14:paraId="57E19702" w14:textId="77777777" w:rsidR="00DD0528" w:rsidRPr="00DD0528" w:rsidRDefault="00DD0528" w:rsidP="00DD0528">
      <w:pPr>
        <w:pStyle w:val="EndNoteBibliography"/>
        <w:spacing w:after="0"/>
        <w:rPr>
          <w:noProof/>
        </w:rPr>
      </w:pPr>
      <w:r w:rsidRPr="00DD0528">
        <w:rPr>
          <w:noProof/>
        </w:rPr>
        <w:t xml:space="preserve">[34] Trumbo, S.T. 1990 Regulation of brood size in a burying beetle, Nicrophorus tomentosus (Silphidae). </w:t>
      </w:r>
      <w:r w:rsidRPr="00DD0528">
        <w:rPr>
          <w:i/>
          <w:noProof/>
        </w:rPr>
        <w:t>Journal of Insect Behavior</w:t>
      </w:r>
      <w:r w:rsidRPr="00DD0528">
        <w:rPr>
          <w:noProof/>
        </w:rPr>
        <w:t xml:space="preserve"> </w:t>
      </w:r>
      <w:r w:rsidRPr="00DD0528">
        <w:rPr>
          <w:b/>
          <w:noProof/>
        </w:rPr>
        <w:t>3</w:t>
      </w:r>
      <w:r w:rsidRPr="00DD0528">
        <w:rPr>
          <w:noProof/>
        </w:rPr>
        <w:t>, 491-500.</w:t>
      </w:r>
    </w:p>
    <w:p w14:paraId="179DEF8F" w14:textId="77777777" w:rsidR="00DD0528" w:rsidRPr="00DD0528" w:rsidRDefault="00DD0528" w:rsidP="00DD0528">
      <w:pPr>
        <w:pStyle w:val="EndNoteBibliography"/>
        <w:spacing w:after="0"/>
        <w:rPr>
          <w:noProof/>
        </w:rPr>
      </w:pPr>
      <w:r w:rsidRPr="00DD0528">
        <w:rPr>
          <w:noProof/>
        </w:rPr>
        <w:t xml:space="preserve">[35] Trumbo, S.T. 2006 Infanticide, sexual selection and task specialization in a biparental burying beetle. </w:t>
      </w:r>
      <w:r w:rsidRPr="00DD0528">
        <w:rPr>
          <w:i/>
          <w:noProof/>
        </w:rPr>
        <w:t>Animal Behaviour</w:t>
      </w:r>
      <w:r w:rsidRPr="00DD0528">
        <w:rPr>
          <w:noProof/>
        </w:rPr>
        <w:t xml:space="preserve"> </w:t>
      </w:r>
      <w:r w:rsidRPr="00DD0528">
        <w:rPr>
          <w:b/>
          <w:noProof/>
        </w:rPr>
        <w:t>72</w:t>
      </w:r>
      <w:r w:rsidRPr="00DD0528">
        <w:rPr>
          <w:noProof/>
        </w:rPr>
        <w:t>, 1159-1167.</w:t>
      </w:r>
    </w:p>
    <w:p w14:paraId="1DC98B5E" w14:textId="77777777" w:rsidR="00DD0528" w:rsidRPr="00DD0528" w:rsidRDefault="00DD0528" w:rsidP="00DD0528">
      <w:pPr>
        <w:pStyle w:val="EndNoteBibliography"/>
        <w:spacing w:after="0"/>
        <w:rPr>
          <w:noProof/>
        </w:rPr>
      </w:pPr>
      <w:r w:rsidRPr="00DD0528">
        <w:rPr>
          <w:noProof/>
        </w:rPr>
        <w:t xml:space="preserve">[36] Scott, M.P., LEE, W.J. &amp; Van Der Reijden, E. 2007 The frequency and fitness consequences of communal breeding in a natural population of burying beetles: a test of reproductive skew. </w:t>
      </w:r>
      <w:r w:rsidRPr="00DD0528">
        <w:rPr>
          <w:i/>
          <w:noProof/>
        </w:rPr>
        <w:t>Ecological Entomology</w:t>
      </w:r>
      <w:r w:rsidRPr="00DD0528">
        <w:rPr>
          <w:noProof/>
        </w:rPr>
        <w:t xml:space="preserve"> </w:t>
      </w:r>
      <w:r w:rsidRPr="00DD0528">
        <w:rPr>
          <w:b/>
          <w:noProof/>
        </w:rPr>
        <w:t>32</w:t>
      </w:r>
      <w:r w:rsidRPr="00DD0528">
        <w:rPr>
          <w:noProof/>
        </w:rPr>
        <w:t>, 651-661.</w:t>
      </w:r>
    </w:p>
    <w:p w14:paraId="19090AE3" w14:textId="77777777" w:rsidR="00DD0528" w:rsidRPr="00DD0528" w:rsidRDefault="00DD0528" w:rsidP="00DD0528">
      <w:pPr>
        <w:pStyle w:val="EndNoteBibliography"/>
        <w:spacing w:after="0"/>
        <w:rPr>
          <w:noProof/>
        </w:rPr>
      </w:pPr>
      <w:r w:rsidRPr="00DD0528">
        <w:rPr>
          <w:noProof/>
        </w:rPr>
        <w:t xml:space="preserve">[37] Müller, J.K., Braunisch, V., Hwang, W. &amp; Eggert, A.-K. 2007 Alternative tactics and individual reproductive success in natural associations of the burying beetle, Nicrophorus vespilloides. </w:t>
      </w:r>
      <w:r w:rsidRPr="00DD0528">
        <w:rPr>
          <w:i/>
          <w:noProof/>
        </w:rPr>
        <w:t>Behavioral Ecology</w:t>
      </w:r>
      <w:r w:rsidRPr="00DD0528">
        <w:rPr>
          <w:noProof/>
        </w:rPr>
        <w:t xml:space="preserve"> </w:t>
      </w:r>
      <w:r w:rsidRPr="00DD0528">
        <w:rPr>
          <w:b/>
          <w:noProof/>
        </w:rPr>
        <w:t>18</w:t>
      </w:r>
      <w:r w:rsidRPr="00DD0528">
        <w:rPr>
          <w:noProof/>
        </w:rPr>
        <w:t>, 196-203.</w:t>
      </w:r>
    </w:p>
    <w:p w14:paraId="42E124EC" w14:textId="77777777" w:rsidR="00DD0528" w:rsidRPr="00DD0528" w:rsidRDefault="00DD0528" w:rsidP="00DD0528">
      <w:pPr>
        <w:pStyle w:val="EndNoteBibliography"/>
        <w:spacing w:after="0"/>
        <w:rPr>
          <w:noProof/>
        </w:rPr>
      </w:pPr>
      <w:r w:rsidRPr="00DD0528">
        <w:rPr>
          <w:noProof/>
        </w:rPr>
        <w:t xml:space="preserve">[38] Eggert, A.K. &amp; Sakaluk, S.K. 2000 Benefits of communal breeding in burying beetles: a field experiment. </w:t>
      </w:r>
      <w:r w:rsidRPr="00DD0528">
        <w:rPr>
          <w:i/>
          <w:noProof/>
        </w:rPr>
        <w:t>Ecological Entomology</w:t>
      </w:r>
      <w:r w:rsidRPr="00DD0528">
        <w:rPr>
          <w:noProof/>
        </w:rPr>
        <w:t xml:space="preserve"> </w:t>
      </w:r>
      <w:r w:rsidRPr="00DD0528">
        <w:rPr>
          <w:b/>
          <w:noProof/>
        </w:rPr>
        <w:t>25</w:t>
      </w:r>
      <w:r w:rsidRPr="00DD0528">
        <w:rPr>
          <w:noProof/>
        </w:rPr>
        <w:t>, 262-266.</w:t>
      </w:r>
    </w:p>
    <w:p w14:paraId="389D69EC" w14:textId="77777777" w:rsidR="00DD0528" w:rsidRPr="00DD0528" w:rsidRDefault="00DD0528" w:rsidP="00DD0528">
      <w:pPr>
        <w:pStyle w:val="EndNoteBibliography"/>
        <w:spacing w:after="0"/>
        <w:rPr>
          <w:noProof/>
        </w:rPr>
      </w:pPr>
      <w:r w:rsidRPr="00DD0528">
        <w:rPr>
          <w:noProof/>
        </w:rPr>
        <w:t xml:space="preserve">[39] Komdeur, J., Schrama, M.J., Meijer, K., Moore, A.J. &amp; Beukeboom, L.W. 2013 Cobreeding in the burying beetle, Nicrophorus vespilloides: tolerance rather than cooperation. </w:t>
      </w:r>
      <w:r w:rsidRPr="00DD0528">
        <w:rPr>
          <w:i/>
          <w:noProof/>
        </w:rPr>
        <w:t>Ethology</w:t>
      </w:r>
      <w:r w:rsidRPr="00DD0528">
        <w:rPr>
          <w:noProof/>
        </w:rPr>
        <w:t xml:space="preserve"> </w:t>
      </w:r>
      <w:r w:rsidRPr="00DD0528">
        <w:rPr>
          <w:b/>
          <w:noProof/>
        </w:rPr>
        <w:t>119</w:t>
      </w:r>
      <w:r w:rsidRPr="00DD0528">
        <w:rPr>
          <w:noProof/>
        </w:rPr>
        <w:t>, 1138-1148.</w:t>
      </w:r>
    </w:p>
    <w:p w14:paraId="63180DC9" w14:textId="77777777" w:rsidR="00DD0528" w:rsidRPr="00DD0528" w:rsidRDefault="00DD0528" w:rsidP="00DD0528">
      <w:pPr>
        <w:pStyle w:val="EndNoteBibliography"/>
        <w:spacing w:after="0"/>
        <w:rPr>
          <w:noProof/>
        </w:rPr>
      </w:pPr>
      <w:r w:rsidRPr="00DD0528">
        <w:rPr>
          <w:noProof/>
        </w:rPr>
        <w:t xml:space="preserve">[40] DeVault, T.L., Rhodes, J., Olin E &amp; Shivik, J.A. 2003 Scavenging by vertebrates: behavioral, ecological, and evolutionary perspectives on an important energy transfer pathway in terrestrial ecosystems. </w:t>
      </w:r>
      <w:r w:rsidRPr="00DD0528">
        <w:rPr>
          <w:i/>
          <w:noProof/>
        </w:rPr>
        <w:t>Oikos</w:t>
      </w:r>
      <w:r w:rsidRPr="00DD0528">
        <w:rPr>
          <w:noProof/>
        </w:rPr>
        <w:t xml:space="preserve"> </w:t>
      </w:r>
      <w:r w:rsidRPr="00DD0528">
        <w:rPr>
          <w:b/>
          <w:noProof/>
        </w:rPr>
        <w:t>102</w:t>
      </w:r>
      <w:r w:rsidRPr="00DD0528">
        <w:rPr>
          <w:noProof/>
        </w:rPr>
        <w:t>, 225-234.</w:t>
      </w:r>
    </w:p>
    <w:p w14:paraId="5E0F8613" w14:textId="77777777" w:rsidR="00DD0528" w:rsidRPr="00DD0528" w:rsidRDefault="00DD0528" w:rsidP="00DD0528">
      <w:pPr>
        <w:pStyle w:val="EndNoteBibliography"/>
        <w:spacing w:after="0"/>
        <w:rPr>
          <w:noProof/>
        </w:rPr>
      </w:pPr>
      <w:r w:rsidRPr="00DD0528">
        <w:rPr>
          <w:noProof/>
        </w:rPr>
        <w:t xml:space="preserve">[41] Chen, B.F., Liu, M., Rubenstein, D.R., Sun, S.J., Liu, J.N., Lin, Y.H. &amp; Shen, S.F. 2020 A chemically triggered transition from conflict to cooperation in burying beetles. </w:t>
      </w:r>
      <w:r w:rsidRPr="00DD0528">
        <w:rPr>
          <w:i/>
          <w:noProof/>
        </w:rPr>
        <w:t>Ecology Letters</w:t>
      </w:r>
      <w:r w:rsidRPr="00DD0528">
        <w:rPr>
          <w:noProof/>
        </w:rPr>
        <w:t xml:space="preserve"> </w:t>
      </w:r>
      <w:r w:rsidRPr="00DD0528">
        <w:rPr>
          <w:b/>
          <w:noProof/>
        </w:rPr>
        <w:t>23</w:t>
      </w:r>
      <w:r w:rsidRPr="00DD0528">
        <w:rPr>
          <w:noProof/>
        </w:rPr>
        <w:t>, 467-475.</w:t>
      </w:r>
    </w:p>
    <w:p w14:paraId="10BAD849" w14:textId="77777777" w:rsidR="00DD0528" w:rsidRPr="00DD0528" w:rsidRDefault="00DD0528" w:rsidP="00DD0528">
      <w:pPr>
        <w:pStyle w:val="EndNoteBibliography"/>
        <w:spacing w:after="0"/>
        <w:rPr>
          <w:noProof/>
        </w:rPr>
      </w:pPr>
      <w:r w:rsidRPr="00DD0528">
        <w:rPr>
          <w:noProof/>
        </w:rPr>
        <w:t xml:space="preserve">[42] Scott, M.P. 1994 Competition with flies promotes communal breeding in the burying beetle, Nicrophorus tomentosus. </w:t>
      </w:r>
      <w:r w:rsidRPr="00DD0528">
        <w:rPr>
          <w:i/>
          <w:noProof/>
        </w:rPr>
        <w:t>Behavioral Ecology and Sociobiology</w:t>
      </w:r>
      <w:r w:rsidRPr="00DD0528">
        <w:rPr>
          <w:noProof/>
        </w:rPr>
        <w:t xml:space="preserve"> </w:t>
      </w:r>
      <w:r w:rsidRPr="00DD0528">
        <w:rPr>
          <w:b/>
          <w:noProof/>
        </w:rPr>
        <w:t>34</w:t>
      </w:r>
      <w:r w:rsidRPr="00DD0528">
        <w:rPr>
          <w:noProof/>
        </w:rPr>
        <w:t>, 367-373.</w:t>
      </w:r>
    </w:p>
    <w:p w14:paraId="6D266F36" w14:textId="77777777" w:rsidR="00DD0528" w:rsidRPr="00DD0528" w:rsidRDefault="00DD0528" w:rsidP="00DD0528">
      <w:pPr>
        <w:pStyle w:val="EndNoteBibliography"/>
        <w:rPr>
          <w:noProof/>
        </w:rPr>
      </w:pPr>
      <w:r w:rsidRPr="00DD0528">
        <w:rPr>
          <w:noProof/>
        </w:rPr>
        <w:t xml:space="preserve">[43] Belk, M.C., Meyers, P.J. &amp; Creighton, J.C. 2021 Bigger Is Better, Sometimes: The Interaction between Body Size and Carcass Size </w:t>
      </w:r>
      <w:r w:rsidRPr="00DD0528">
        <w:rPr>
          <w:noProof/>
        </w:rPr>
        <w:lastRenderedPageBreak/>
        <w:t xml:space="preserve">Determines Fitness, Reproductive Strategies, and Senescence in Two Species of Burying Beetles. </w:t>
      </w:r>
      <w:r w:rsidRPr="00DD0528">
        <w:rPr>
          <w:i/>
          <w:noProof/>
        </w:rPr>
        <w:t>Diversity</w:t>
      </w:r>
      <w:r w:rsidRPr="00DD0528">
        <w:rPr>
          <w:noProof/>
        </w:rPr>
        <w:t xml:space="preserve"> </w:t>
      </w:r>
      <w:r w:rsidRPr="00DD0528">
        <w:rPr>
          <w:b/>
          <w:noProof/>
        </w:rPr>
        <w:t>13</w:t>
      </w:r>
      <w:r w:rsidRPr="00DD0528">
        <w:rPr>
          <w:noProof/>
        </w:rPr>
        <w:t>, 662.</w:t>
      </w:r>
    </w:p>
    <w:p w14:paraId="4374446B" w14:textId="322C6B8B"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3C91AD32" w14:textId="7B1350B9"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color w:val="FF0000"/>
          <w:sz w:val="24"/>
          <w:szCs w:val="24"/>
        </w:rPr>
        <w:drawing>
          <wp:inline distT="0" distB="0" distL="0" distR="0" wp14:anchorId="2F0CD27A" wp14:editId="7BA29993">
            <wp:extent cx="5733288" cy="7524941"/>
            <wp:effectExtent l="0" t="0" r="1270" b="0"/>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288" cy="7524941"/>
                    </a:xfrm>
                    <a:prstGeom prst="rect">
                      <a:avLst/>
                    </a:prstGeom>
                  </pic:spPr>
                </pic:pic>
              </a:graphicData>
            </a:graphic>
          </wp:inline>
        </w:drawing>
      </w:r>
    </w:p>
    <w:p w14:paraId="4B1704E7"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53"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53"/>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3"/>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369EC9" w14:textId="77777777" w:rsidR="00593EC3" w:rsidRDefault="00593EC3">
      <w:pPr>
        <w:spacing w:line="240" w:lineRule="auto"/>
      </w:pPr>
      <w:r>
        <w:separator/>
      </w:r>
    </w:p>
  </w:endnote>
  <w:endnote w:type="continuationSeparator" w:id="0">
    <w:p w14:paraId="46315402" w14:textId="77777777" w:rsidR="00593EC3" w:rsidRDefault="00593E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C0FAA" w14:textId="77777777" w:rsidR="00593EC3" w:rsidRDefault="00593EC3">
      <w:pPr>
        <w:spacing w:after="0"/>
      </w:pPr>
      <w:r>
        <w:separator/>
      </w:r>
    </w:p>
  </w:footnote>
  <w:footnote w:type="continuationSeparator" w:id="0">
    <w:p w14:paraId="32169865" w14:textId="77777777" w:rsidR="00593EC3" w:rsidRDefault="00593E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6&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5BEA"/>
    <w:rsid w:val="0001678E"/>
    <w:rsid w:val="00017EB6"/>
    <w:rsid w:val="0002102E"/>
    <w:rsid w:val="0002131A"/>
    <w:rsid w:val="00022DCC"/>
    <w:rsid w:val="000236C8"/>
    <w:rsid w:val="0002513C"/>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8EF"/>
    <w:rsid w:val="00054BD7"/>
    <w:rsid w:val="0005504C"/>
    <w:rsid w:val="00055E06"/>
    <w:rsid w:val="00055FD6"/>
    <w:rsid w:val="0005614C"/>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5001"/>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16C76"/>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49F0"/>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1652"/>
    <w:rsid w:val="002231AC"/>
    <w:rsid w:val="00223238"/>
    <w:rsid w:val="00224D23"/>
    <w:rsid w:val="00225C1E"/>
    <w:rsid w:val="00225CD7"/>
    <w:rsid w:val="00225E85"/>
    <w:rsid w:val="002260B6"/>
    <w:rsid w:val="00226495"/>
    <w:rsid w:val="00227557"/>
    <w:rsid w:val="00230534"/>
    <w:rsid w:val="00231459"/>
    <w:rsid w:val="00232202"/>
    <w:rsid w:val="00233646"/>
    <w:rsid w:val="00234E81"/>
    <w:rsid w:val="00234FAA"/>
    <w:rsid w:val="00236A32"/>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9D3"/>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C34"/>
    <w:rsid w:val="002E6DD5"/>
    <w:rsid w:val="002E7A61"/>
    <w:rsid w:val="002F07C1"/>
    <w:rsid w:val="002F132F"/>
    <w:rsid w:val="002F1F14"/>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17F0"/>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5059B"/>
    <w:rsid w:val="003528D3"/>
    <w:rsid w:val="00352EEB"/>
    <w:rsid w:val="003536CB"/>
    <w:rsid w:val="00353EDB"/>
    <w:rsid w:val="00353F58"/>
    <w:rsid w:val="00354199"/>
    <w:rsid w:val="00354C43"/>
    <w:rsid w:val="003561AD"/>
    <w:rsid w:val="003572E2"/>
    <w:rsid w:val="0035762D"/>
    <w:rsid w:val="00357E9D"/>
    <w:rsid w:val="00360072"/>
    <w:rsid w:val="00360809"/>
    <w:rsid w:val="00360B26"/>
    <w:rsid w:val="003615CB"/>
    <w:rsid w:val="003615D3"/>
    <w:rsid w:val="00361B41"/>
    <w:rsid w:val="003626F8"/>
    <w:rsid w:val="003639A4"/>
    <w:rsid w:val="003640CE"/>
    <w:rsid w:val="00364EB2"/>
    <w:rsid w:val="003701B0"/>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477"/>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4EF6"/>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877"/>
    <w:rsid w:val="003E6FE1"/>
    <w:rsid w:val="003E78AA"/>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3D4"/>
    <w:rsid w:val="004A3EAD"/>
    <w:rsid w:val="004A5A2D"/>
    <w:rsid w:val="004A680C"/>
    <w:rsid w:val="004A77F0"/>
    <w:rsid w:val="004A7908"/>
    <w:rsid w:val="004B164F"/>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2BB6"/>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9E2"/>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37C7A"/>
    <w:rsid w:val="00540010"/>
    <w:rsid w:val="005410B5"/>
    <w:rsid w:val="0054252E"/>
    <w:rsid w:val="005453CF"/>
    <w:rsid w:val="00545556"/>
    <w:rsid w:val="00547366"/>
    <w:rsid w:val="005505F8"/>
    <w:rsid w:val="0055125F"/>
    <w:rsid w:val="0055261F"/>
    <w:rsid w:val="00552F54"/>
    <w:rsid w:val="00554C15"/>
    <w:rsid w:val="00557FED"/>
    <w:rsid w:val="00560269"/>
    <w:rsid w:val="005607B5"/>
    <w:rsid w:val="005610DF"/>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18B"/>
    <w:rsid w:val="00576A46"/>
    <w:rsid w:val="005803B1"/>
    <w:rsid w:val="00580897"/>
    <w:rsid w:val="00581768"/>
    <w:rsid w:val="0058187B"/>
    <w:rsid w:val="005826C6"/>
    <w:rsid w:val="005834BF"/>
    <w:rsid w:val="00583A95"/>
    <w:rsid w:val="00583ABB"/>
    <w:rsid w:val="00584869"/>
    <w:rsid w:val="005853C0"/>
    <w:rsid w:val="00587C1B"/>
    <w:rsid w:val="00587C9B"/>
    <w:rsid w:val="00591A3E"/>
    <w:rsid w:val="00591BCB"/>
    <w:rsid w:val="00592A5E"/>
    <w:rsid w:val="00593EC3"/>
    <w:rsid w:val="00594151"/>
    <w:rsid w:val="005944E1"/>
    <w:rsid w:val="00595922"/>
    <w:rsid w:val="00595DC2"/>
    <w:rsid w:val="00596054"/>
    <w:rsid w:val="0059607B"/>
    <w:rsid w:val="005A0C46"/>
    <w:rsid w:val="005A0C7F"/>
    <w:rsid w:val="005A0EDC"/>
    <w:rsid w:val="005A1139"/>
    <w:rsid w:val="005A2721"/>
    <w:rsid w:val="005A2AEE"/>
    <w:rsid w:val="005A3E58"/>
    <w:rsid w:val="005A3EA8"/>
    <w:rsid w:val="005A59B3"/>
    <w:rsid w:val="005A629F"/>
    <w:rsid w:val="005A7BB4"/>
    <w:rsid w:val="005B0C10"/>
    <w:rsid w:val="005B2653"/>
    <w:rsid w:val="005B2918"/>
    <w:rsid w:val="005B2FCD"/>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A1600"/>
    <w:rsid w:val="006A19EC"/>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927"/>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6342"/>
    <w:rsid w:val="007C6AD0"/>
    <w:rsid w:val="007C6E16"/>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6A0D"/>
    <w:rsid w:val="007F75D6"/>
    <w:rsid w:val="007F7987"/>
    <w:rsid w:val="00800B00"/>
    <w:rsid w:val="00801DD1"/>
    <w:rsid w:val="008026C0"/>
    <w:rsid w:val="00802ECE"/>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27"/>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4980"/>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615"/>
    <w:rsid w:val="00905C6A"/>
    <w:rsid w:val="009067A9"/>
    <w:rsid w:val="00907559"/>
    <w:rsid w:val="00913255"/>
    <w:rsid w:val="00913621"/>
    <w:rsid w:val="00913E9F"/>
    <w:rsid w:val="00914B77"/>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339F"/>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1784"/>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6376"/>
    <w:rsid w:val="00A7732F"/>
    <w:rsid w:val="00A80AAE"/>
    <w:rsid w:val="00A81D1C"/>
    <w:rsid w:val="00A821B9"/>
    <w:rsid w:val="00A821E4"/>
    <w:rsid w:val="00A822E3"/>
    <w:rsid w:val="00A822F1"/>
    <w:rsid w:val="00A84AFE"/>
    <w:rsid w:val="00A84CEE"/>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4079"/>
    <w:rsid w:val="00B24147"/>
    <w:rsid w:val="00B263E1"/>
    <w:rsid w:val="00B26D45"/>
    <w:rsid w:val="00B27B04"/>
    <w:rsid w:val="00B309BF"/>
    <w:rsid w:val="00B30AD6"/>
    <w:rsid w:val="00B31986"/>
    <w:rsid w:val="00B32672"/>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07E"/>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EEF"/>
    <w:rsid w:val="00B90FF1"/>
    <w:rsid w:val="00B910A1"/>
    <w:rsid w:val="00B91429"/>
    <w:rsid w:val="00B939C5"/>
    <w:rsid w:val="00B94267"/>
    <w:rsid w:val="00B9531E"/>
    <w:rsid w:val="00B954FF"/>
    <w:rsid w:val="00B96422"/>
    <w:rsid w:val="00B97258"/>
    <w:rsid w:val="00B97512"/>
    <w:rsid w:val="00BA1004"/>
    <w:rsid w:val="00BA1444"/>
    <w:rsid w:val="00BA1688"/>
    <w:rsid w:val="00BA1874"/>
    <w:rsid w:val="00BA319F"/>
    <w:rsid w:val="00BA3E4A"/>
    <w:rsid w:val="00BA3FC5"/>
    <w:rsid w:val="00BA4BFC"/>
    <w:rsid w:val="00BA6276"/>
    <w:rsid w:val="00BA6EDD"/>
    <w:rsid w:val="00BA6FB4"/>
    <w:rsid w:val="00BA7299"/>
    <w:rsid w:val="00BA74CB"/>
    <w:rsid w:val="00BB05DC"/>
    <w:rsid w:val="00BB2180"/>
    <w:rsid w:val="00BB29B2"/>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5CD3"/>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06CAA"/>
    <w:rsid w:val="00C102EA"/>
    <w:rsid w:val="00C103B4"/>
    <w:rsid w:val="00C10726"/>
    <w:rsid w:val="00C1190B"/>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8EF"/>
    <w:rsid w:val="00C41C6E"/>
    <w:rsid w:val="00C41FF0"/>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0C3"/>
    <w:rsid w:val="00D47750"/>
    <w:rsid w:val="00D47C2C"/>
    <w:rsid w:val="00D47C88"/>
    <w:rsid w:val="00D50123"/>
    <w:rsid w:val="00D505EE"/>
    <w:rsid w:val="00D50FA0"/>
    <w:rsid w:val="00D51BCD"/>
    <w:rsid w:val="00D523E9"/>
    <w:rsid w:val="00D529C6"/>
    <w:rsid w:val="00D5381C"/>
    <w:rsid w:val="00D53CB0"/>
    <w:rsid w:val="00D542B0"/>
    <w:rsid w:val="00D54418"/>
    <w:rsid w:val="00D54FB6"/>
    <w:rsid w:val="00D55124"/>
    <w:rsid w:val="00D55825"/>
    <w:rsid w:val="00D55E2B"/>
    <w:rsid w:val="00D57A24"/>
    <w:rsid w:val="00D57AC5"/>
    <w:rsid w:val="00D57E1E"/>
    <w:rsid w:val="00D60372"/>
    <w:rsid w:val="00D60E2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052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BEB"/>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40A2"/>
    <w:rsid w:val="00EB636D"/>
    <w:rsid w:val="00EB667F"/>
    <w:rsid w:val="00EC0058"/>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4467"/>
    <w:rsid w:val="00EF7BB7"/>
    <w:rsid w:val="00EF7E08"/>
    <w:rsid w:val="00F00600"/>
    <w:rsid w:val="00F009B0"/>
    <w:rsid w:val="00F01873"/>
    <w:rsid w:val="00F043D9"/>
    <w:rsid w:val="00F04BF7"/>
    <w:rsid w:val="00F05860"/>
    <w:rsid w:val="00F06267"/>
    <w:rsid w:val="00F06758"/>
    <w:rsid w:val="00F06991"/>
    <w:rsid w:val="00F07869"/>
    <w:rsid w:val="00F101FD"/>
    <w:rsid w:val="00F10894"/>
    <w:rsid w:val="00F13247"/>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5278"/>
    <w:rsid w:val="00F656F4"/>
    <w:rsid w:val="00F658E3"/>
    <w:rsid w:val="00F65A1A"/>
    <w:rsid w:val="00F65D52"/>
    <w:rsid w:val="00F66A88"/>
    <w:rsid w:val="00F670FC"/>
    <w:rsid w:val="00F67E1D"/>
    <w:rsid w:val="00F7069A"/>
    <w:rsid w:val="00F70784"/>
    <w:rsid w:val="00F71C1E"/>
    <w:rsid w:val="00F72A2D"/>
    <w:rsid w:val="00F73C57"/>
    <w:rsid w:val="00F73DEF"/>
    <w:rsid w:val="00F74B7D"/>
    <w:rsid w:val="00F74D36"/>
    <w:rsid w:val="00F80484"/>
    <w:rsid w:val="00F80C8A"/>
    <w:rsid w:val="00F80F0B"/>
    <w:rsid w:val="00F82BA8"/>
    <w:rsid w:val="00F83BA0"/>
    <w:rsid w:val="00F84908"/>
    <w:rsid w:val="00F86292"/>
    <w:rsid w:val="00F87D40"/>
    <w:rsid w:val="00F91350"/>
    <w:rsid w:val="00F9166D"/>
    <w:rsid w:val="00F921C1"/>
    <w:rsid w:val="00F922E9"/>
    <w:rsid w:val="00F93931"/>
    <w:rsid w:val="00F960E2"/>
    <w:rsid w:val="00F96D7D"/>
    <w:rsid w:val="00F97CD1"/>
    <w:rsid w:val="00FA1DF0"/>
    <w:rsid w:val="00FA207F"/>
    <w:rsid w:val="00FA2ADF"/>
    <w:rsid w:val="00FA4285"/>
    <w:rsid w:val="00FA4817"/>
    <w:rsid w:val="00FA51CF"/>
    <w:rsid w:val="00FA567A"/>
    <w:rsid w:val="00FA5773"/>
    <w:rsid w:val="00FA67B2"/>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 w:type="paragraph" w:styleId="HTMLPreformatted">
    <w:name w:val="HTML Preformatted"/>
    <w:basedOn w:val="Normal"/>
    <w:link w:val="HTMLPreformattedChar"/>
    <w:uiPriority w:val="99"/>
    <w:semiHidden/>
    <w:unhideWhenUsed/>
    <w:rsid w:val="004B16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164F"/>
    <w:rPr>
      <w:rFonts w:ascii="Consolas" w:eastAsiaTheme="minorEastAsia"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302345884">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4282252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06462410">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 w:id="210036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3722</TotalTime>
  <Pages>31</Pages>
  <Words>11139</Words>
  <Characters>63493</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732</cp:revision>
  <dcterms:created xsi:type="dcterms:W3CDTF">2024-05-23T00:12:00Z</dcterms:created>
  <dcterms:modified xsi:type="dcterms:W3CDTF">2024-09-20T02:02:00Z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