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A69B57" w14:textId="77777777" w:rsidR="00B90EEF" w:rsidRPr="0027597E" w:rsidRDefault="00B90EEF" w:rsidP="00B90EEF">
      <w:pPr>
        <w:spacing w:line="480" w:lineRule="auto"/>
        <w:jc w:val="left"/>
        <w:rPr>
          <w:rFonts w:ascii="Times New Roman" w:hAnsi="Times New Roman" w:cs="Times New Roman"/>
          <w:b/>
        </w:rPr>
      </w:pPr>
      <w:r w:rsidRPr="0027597E">
        <w:rPr>
          <w:rFonts w:ascii="Times New Roman" w:hAnsi="Times New Roman" w:cs="Times New Roman"/>
          <w:bCs/>
          <w:i/>
          <w:iCs/>
          <w:sz w:val="24"/>
          <w:szCs w:val="24"/>
        </w:rPr>
        <w:t xml:space="preserve">For submission to </w:t>
      </w:r>
      <w:r w:rsidRPr="00C22A3B">
        <w:rPr>
          <w:rFonts w:ascii="Times New Roman" w:hAnsi="Times New Roman" w:cs="Times New Roman"/>
          <w:bCs/>
          <w:i/>
          <w:iCs/>
          <w:sz w:val="24"/>
          <w:szCs w:val="24"/>
        </w:rPr>
        <w:t>Royal Society Open Science</w:t>
      </w:r>
    </w:p>
    <w:p w14:paraId="1EA24D6C" w14:textId="77777777" w:rsidR="00B90EEF" w:rsidRPr="0027597E" w:rsidRDefault="00B90EEF" w:rsidP="00B90EEF">
      <w:pPr>
        <w:spacing w:line="480" w:lineRule="auto"/>
        <w:rPr>
          <w:rFonts w:ascii="Times New Roman" w:hAnsi="Times New Roman" w:cs="Times New Roman"/>
          <w:b/>
        </w:rPr>
      </w:pPr>
      <w:r w:rsidRPr="0027597E">
        <w:rPr>
          <w:rFonts w:ascii="Times New Roman" w:hAnsi="Times New Roman" w:cs="Times New Roman"/>
          <w:b/>
        </w:rPr>
        <w:t>Carcass size, not source or taxon, dictates breeding performance and carcass use in burying beetle</w:t>
      </w:r>
    </w:p>
    <w:p w14:paraId="5380E29A" w14:textId="77777777" w:rsidR="00B90EEF" w:rsidRPr="0027597E" w:rsidRDefault="00B90EEF" w:rsidP="00B90EEF">
      <w:pPr>
        <w:spacing w:line="480" w:lineRule="auto"/>
        <w:rPr>
          <w:rFonts w:ascii="Times New Roman" w:eastAsia="PMingLiU" w:hAnsi="Times New Roman" w:cs="Times New Roman"/>
          <w:sz w:val="24"/>
          <w:szCs w:val="24"/>
        </w:rPr>
      </w:pPr>
    </w:p>
    <w:p w14:paraId="12821AE5" w14:textId="77777777" w:rsidR="00B90EEF" w:rsidRPr="0027597E" w:rsidRDefault="00B90EEF" w:rsidP="00B90EEF">
      <w:pPr>
        <w:spacing w:line="480" w:lineRule="auto"/>
        <w:rPr>
          <w:rFonts w:ascii="Times New Roman" w:hAnsi="Times New Roman" w:cs="Times New Roman"/>
          <w:sz w:val="24"/>
          <w:szCs w:val="24"/>
          <w:vertAlign w:val="superscript"/>
        </w:rPr>
      </w:pPr>
      <w:r w:rsidRPr="0027597E">
        <w:rPr>
          <w:rFonts w:ascii="Times New Roman" w:hAnsi="Times New Roman" w:cs="Times New Roman"/>
          <w:sz w:val="24"/>
          <w:szCs w:val="24"/>
        </w:rPr>
        <w:t>Gen-Chang Hsu</w:t>
      </w:r>
      <w:r w:rsidRPr="0027597E">
        <w:rPr>
          <w:rFonts w:ascii="Times New Roman" w:hAnsi="Times New Roman" w:cs="Times New Roman"/>
          <w:sz w:val="24"/>
          <w:szCs w:val="24"/>
          <w:vertAlign w:val="superscript"/>
        </w:rPr>
        <w:t>1,†</w:t>
      </w:r>
      <w:r w:rsidRPr="0027597E">
        <w:rPr>
          <w:rFonts w:ascii="Times New Roman" w:hAnsi="Times New Roman" w:cs="Times New Roman"/>
          <w:sz w:val="24"/>
          <w:szCs w:val="24"/>
        </w:rPr>
        <w:t>, Wei-Jiun Lin</w:t>
      </w: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 Chi-Heng Hsieh</w:t>
      </w: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 Yue-Jia Lee</w:t>
      </w:r>
      <w:r w:rsidRPr="0027597E">
        <w:rPr>
          <w:rFonts w:ascii="Times New Roman" w:hAnsi="Times New Roman" w:cs="Times New Roman"/>
          <w:sz w:val="24"/>
          <w:szCs w:val="24"/>
          <w:vertAlign w:val="superscript"/>
        </w:rPr>
        <w:t>3</w:t>
      </w:r>
      <w:r w:rsidRPr="0027597E">
        <w:rPr>
          <w:rFonts w:ascii="Times New Roman" w:hAnsi="Times New Roman" w:cs="Times New Roman"/>
          <w:sz w:val="24"/>
          <w:szCs w:val="24"/>
        </w:rPr>
        <w:t>,</w:t>
      </w:r>
      <w:r w:rsidRPr="0027597E">
        <w:rPr>
          <w:rFonts w:ascii="Times New Roman" w:hAnsi="Times New Roman" w:cs="Times New Roman"/>
          <w:sz w:val="24"/>
          <w:szCs w:val="24"/>
          <w:vertAlign w:val="superscript"/>
        </w:rPr>
        <w:t xml:space="preserve"> </w:t>
      </w:r>
      <w:r w:rsidRPr="0027597E">
        <w:rPr>
          <w:rFonts w:ascii="Times New Roman" w:hAnsi="Times New Roman" w:cs="Times New Roman"/>
          <w:sz w:val="24"/>
          <w:szCs w:val="24"/>
        </w:rPr>
        <w:t>Syuan-Jyun Sun</w:t>
      </w:r>
      <w:r w:rsidRPr="0027597E">
        <w:rPr>
          <w:rFonts w:ascii="Times New Roman" w:hAnsi="Times New Roman" w:cs="Times New Roman"/>
          <w:sz w:val="24"/>
          <w:szCs w:val="24"/>
          <w:vertAlign w:val="superscript"/>
        </w:rPr>
        <w:t>4,*</w:t>
      </w:r>
    </w:p>
    <w:p w14:paraId="244E7AB7" w14:textId="77777777" w:rsidR="00B90EEF" w:rsidRPr="0027597E" w:rsidRDefault="00B90EEF" w:rsidP="00B90EEF">
      <w:pPr>
        <w:spacing w:line="480" w:lineRule="auto"/>
        <w:jc w:val="left"/>
        <w:rPr>
          <w:rFonts w:ascii="Times New Roman" w:hAnsi="Times New Roman" w:cs="Times New Roman"/>
          <w:sz w:val="24"/>
          <w:szCs w:val="24"/>
        </w:rPr>
      </w:pPr>
    </w:p>
    <w:p w14:paraId="71C688CE"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1</w:t>
      </w:r>
      <w:r w:rsidRPr="0027597E">
        <w:rPr>
          <w:rFonts w:ascii="Times New Roman" w:hAnsi="Times New Roman" w:cs="Times New Roman"/>
          <w:sz w:val="24"/>
          <w:szCs w:val="24"/>
        </w:rPr>
        <w:t>Department of Entomology, Cornell University, Ithaca, New York, USA</w:t>
      </w:r>
    </w:p>
    <w:p w14:paraId="687B4E3B"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Institute of Ecology and Evolutionary Biology, National Taiwan University, Taipei, Taiwan</w:t>
      </w:r>
    </w:p>
    <w:p w14:paraId="5D750FF6"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3</w:t>
      </w:r>
      <w:r w:rsidRPr="0027597E">
        <w:rPr>
          <w:rFonts w:ascii="Times New Roman" w:hAnsi="Times New Roman" w:cs="Times New Roman"/>
          <w:sz w:val="24"/>
          <w:szCs w:val="24"/>
        </w:rPr>
        <w:t>Institute of Food Science and Technology, National Taiwan University, Taipei, Taiwan</w:t>
      </w:r>
    </w:p>
    <w:p w14:paraId="6EF24B19"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4</w:t>
      </w:r>
      <w:r w:rsidRPr="0027597E">
        <w:rPr>
          <w:rFonts w:ascii="Times New Roman" w:hAnsi="Times New Roman" w:cs="Times New Roman"/>
          <w:sz w:val="24"/>
          <w:szCs w:val="24"/>
        </w:rPr>
        <w:t>International Degree Program in Climate Change and Sustainable Development, National Taiwan University, Taipei, Taiwan</w:t>
      </w:r>
    </w:p>
    <w:p w14:paraId="6037EC26" w14:textId="77777777" w:rsidR="00B90EEF" w:rsidRPr="0027597E" w:rsidRDefault="00B90EEF" w:rsidP="00B90EEF">
      <w:pPr>
        <w:spacing w:line="480" w:lineRule="auto"/>
        <w:rPr>
          <w:rFonts w:ascii="Times New Roman" w:hAnsi="Times New Roman" w:cs="Times New Roman"/>
          <w:sz w:val="24"/>
          <w:szCs w:val="24"/>
        </w:rPr>
      </w:pPr>
    </w:p>
    <w:p w14:paraId="5C6B6790" w14:textId="77777777" w:rsidR="00B90EEF" w:rsidRPr="0027597E" w:rsidRDefault="00B90EEF" w:rsidP="00B90EEF">
      <w:pPr>
        <w:spacing w:line="480" w:lineRule="auto"/>
        <w:rPr>
          <w:rFonts w:ascii="Times New Roman" w:hAnsi="Times New Roman" w:cs="Times New Roman"/>
          <w:bCs/>
          <w:sz w:val="24"/>
          <w:szCs w:val="24"/>
        </w:rPr>
      </w:pPr>
      <w:r w:rsidRPr="0027597E">
        <w:rPr>
          <w:rFonts w:ascii="Times New Roman" w:hAnsi="Times New Roman" w:cs="Times New Roman"/>
          <w:sz w:val="24"/>
          <w:szCs w:val="24"/>
          <w:vertAlign w:val="superscript"/>
        </w:rPr>
        <w:t>†</w:t>
      </w:r>
      <w:r w:rsidRPr="0027597E">
        <w:rPr>
          <w:rFonts w:ascii="Times New Roman" w:hAnsi="Times New Roman" w:cs="Times New Roman"/>
          <w:bCs/>
          <w:sz w:val="24"/>
          <w:szCs w:val="24"/>
        </w:rPr>
        <w:t>These authors contributed equally to this study.</w:t>
      </w:r>
    </w:p>
    <w:p w14:paraId="1F70DF86"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b/>
          <w:sz w:val="24"/>
          <w:szCs w:val="24"/>
        </w:rPr>
        <w:t>*</w:t>
      </w:r>
      <w:r w:rsidRPr="0027597E">
        <w:rPr>
          <w:rFonts w:ascii="Times New Roman" w:hAnsi="Times New Roman" w:cs="Times New Roman"/>
          <w:bCs/>
          <w:sz w:val="24"/>
          <w:szCs w:val="24"/>
        </w:rPr>
        <w:t>Corresponding author: Syuan</w:t>
      </w:r>
      <w:r w:rsidRPr="0027597E">
        <w:rPr>
          <w:rFonts w:ascii="Times New Roman" w:hAnsi="Times New Roman" w:cs="Times New Roman"/>
          <w:sz w:val="24"/>
          <w:szCs w:val="24"/>
        </w:rPr>
        <w:t>-Jyun Sun</w:t>
      </w:r>
    </w:p>
    <w:p w14:paraId="483BD3D9"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Email: sjs243@ntu.edu.tw</w:t>
      </w:r>
    </w:p>
    <w:p w14:paraId="3A3B0034"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Phone: +886-2-33664475</w:t>
      </w:r>
    </w:p>
    <w:p w14:paraId="0483929A"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Address: International Degree Program in Climate Change and Sustainable Development, National Taiwan University, Taipei, Taiwan</w:t>
      </w:r>
    </w:p>
    <w:p w14:paraId="469BCAE7" w14:textId="77777777" w:rsidR="00B90EEF" w:rsidRPr="0027597E" w:rsidRDefault="00B90EEF" w:rsidP="00B90EEF">
      <w:pPr>
        <w:spacing w:line="480" w:lineRule="auto"/>
        <w:rPr>
          <w:rFonts w:ascii="Times New Roman" w:hAnsi="Times New Roman" w:cs="Times New Roman"/>
          <w:sz w:val="24"/>
          <w:szCs w:val="24"/>
        </w:rPr>
      </w:pPr>
    </w:p>
    <w:p w14:paraId="61C3D928" w14:textId="77777777" w:rsidR="00B90EEF" w:rsidRPr="0027597E" w:rsidRDefault="00B90EEF" w:rsidP="00B90EEF">
      <w:pPr>
        <w:spacing w:line="480" w:lineRule="auto"/>
        <w:rPr>
          <w:rFonts w:ascii="Times New Roman" w:hAnsi="Times New Roman" w:cs="Times New Roman"/>
          <w:b/>
          <w:bCs/>
          <w:sz w:val="24"/>
          <w:szCs w:val="24"/>
        </w:rPr>
      </w:pPr>
      <w:r w:rsidRPr="0027597E">
        <w:rPr>
          <w:rFonts w:ascii="Times New Roman" w:hAnsi="Times New Roman" w:cs="Times New Roman"/>
          <w:b/>
          <w:bCs/>
          <w:sz w:val="24"/>
          <w:szCs w:val="24"/>
        </w:rPr>
        <w:lastRenderedPageBreak/>
        <w:t>Email addresses</w:t>
      </w:r>
    </w:p>
    <w:p w14:paraId="316EBA2F"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Gen-Chang Hsu: gh443@cornell.edu</w:t>
      </w:r>
      <w:r>
        <w:rPr>
          <w:rFonts w:ascii="Times New Roman" w:hAnsi="Times New Roman" w:cs="Times New Roman"/>
          <w:color w:val="000000" w:themeColor="text1"/>
          <w:sz w:val="24"/>
          <w:szCs w:val="24"/>
        </w:rPr>
        <w:t xml:space="preserve"> (ORCID: </w:t>
      </w:r>
      <w:r w:rsidRPr="00FE2C5C">
        <w:rPr>
          <w:rFonts w:ascii="Times New Roman" w:hAnsi="Times New Roman" w:cs="Times New Roman"/>
          <w:color w:val="000000" w:themeColor="text1"/>
          <w:sz w:val="24"/>
          <w:szCs w:val="24"/>
        </w:rPr>
        <w:t>0000-0002-6607-4382</w:t>
      </w:r>
      <w:r>
        <w:rPr>
          <w:rFonts w:ascii="Times New Roman" w:hAnsi="Times New Roman" w:cs="Times New Roman"/>
          <w:color w:val="000000" w:themeColor="text1"/>
          <w:sz w:val="24"/>
          <w:szCs w:val="24"/>
        </w:rPr>
        <w:t>)</w:t>
      </w:r>
    </w:p>
    <w:p w14:paraId="7FE97111"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Wei-Jiun Lin: bnw16238@gmail.com</w:t>
      </w:r>
    </w:p>
    <w:p w14:paraId="39A38AC5"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Chi-Heng Hsieh: b06b01018@gmail.com</w:t>
      </w:r>
    </w:p>
    <w:p w14:paraId="520F6921"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Yue-Jia Lee: yuejialee7@ntu.edu.tw</w:t>
      </w:r>
    </w:p>
    <w:p w14:paraId="3440EE5B" w14:textId="77777777" w:rsidR="00B90EEF" w:rsidRPr="00FE2C5C"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Syuan-Jyun Sun: sjs243@ntu.edu.tw</w:t>
      </w:r>
      <w:r>
        <w:rPr>
          <w:rFonts w:ascii="Times New Roman" w:hAnsi="Times New Roman" w:cs="Times New Roman"/>
          <w:color w:val="000000" w:themeColor="text1"/>
          <w:sz w:val="24"/>
          <w:szCs w:val="24"/>
        </w:rPr>
        <w:t xml:space="preserve"> (ORCID: </w:t>
      </w:r>
      <w:r w:rsidRPr="00FE2C5C">
        <w:rPr>
          <w:rFonts w:ascii="Times New Roman" w:hAnsi="Times New Roman" w:cs="Times New Roman"/>
          <w:color w:val="000000" w:themeColor="text1"/>
          <w:sz w:val="24"/>
          <w:szCs w:val="24"/>
        </w:rPr>
        <w:t>0000-0002-7859-9346</w:t>
      </w:r>
      <w:r>
        <w:rPr>
          <w:rFonts w:ascii="Times New Roman" w:hAnsi="Times New Roman" w:cs="Times New Roman"/>
          <w:color w:val="000000" w:themeColor="text1"/>
          <w:sz w:val="24"/>
          <w:szCs w:val="24"/>
        </w:rPr>
        <w:t>)</w:t>
      </w:r>
    </w:p>
    <w:p w14:paraId="67C23395" w14:textId="77777777" w:rsidR="00B90EEF" w:rsidRDefault="00B90EEF">
      <w:pPr>
        <w:spacing w:after="0" w:line="240" w:lineRule="auto"/>
        <w:jc w:val="left"/>
        <w:rPr>
          <w:rFonts w:ascii="Times New Roman" w:hAnsi="Times New Roman" w:cs="Times New Roman"/>
          <w:b/>
          <w:sz w:val="24"/>
          <w:szCs w:val="24"/>
        </w:rPr>
      </w:pPr>
      <w:r>
        <w:rPr>
          <w:rFonts w:ascii="Times New Roman" w:hAnsi="Times New Roman" w:cs="Times New Roman"/>
          <w:b/>
          <w:sz w:val="24"/>
          <w:szCs w:val="24"/>
        </w:rPr>
        <w:br w:type="page"/>
      </w:r>
    </w:p>
    <w:p w14:paraId="564E1A7D" w14:textId="6A6CB755" w:rsidR="00FB53DC" w:rsidRPr="00B878C6" w:rsidRDefault="00431D31" w:rsidP="00FB53DC">
      <w:pPr>
        <w:spacing w:line="480" w:lineRule="auto"/>
        <w:rPr>
          <w:rFonts w:ascii="Times New Roman" w:hAnsi="Times New Roman" w:cs="Times New Roman"/>
          <w:b/>
          <w:sz w:val="24"/>
          <w:szCs w:val="24"/>
        </w:rPr>
      </w:pPr>
      <w:r w:rsidRPr="00B878C6">
        <w:rPr>
          <w:rFonts w:ascii="Times New Roman" w:hAnsi="Times New Roman" w:cs="Times New Roman"/>
          <w:b/>
          <w:sz w:val="24"/>
          <w:szCs w:val="24"/>
        </w:rPr>
        <w:lastRenderedPageBreak/>
        <w:t>Abstract</w:t>
      </w:r>
    </w:p>
    <w:p w14:paraId="663A96A8" w14:textId="4094C009" w:rsidR="0076705E" w:rsidRPr="00B878C6" w:rsidRDefault="00227557" w:rsidP="00FB53DC">
      <w:pPr>
        <w:spacing w:line="480" w:lineRule="auto"/>
        <w:rPr>
          <w:rFonts w:ascii="Times New Roman" w:hAnsi="Times New Roman" w:cs="Times New Roman"/>
          <w:b/>
          <w:sz w:val="24"/>
          <w:szCs w:val="24"/>
        </w:rPr>
      </w:pPr>
      <w:ins w:id="0" w:author="Gen-Chang Hsu" w:date="2024-09-18T20:22:00Z" w16du:dateUtc="2024-09-19T00:22:00Z">
        <w:r>
          <w:rPr>
            <w:rFonts w:ascii="Times New Roman" w:hAnsi="Times New Roman" w:cs="Times New Roman"/>
            <w:bCs/>
            <w:sz w:val="24"/>
            <w:szCs w:val="24"/>
          </w:rPr>
          <w:t>Small vertebrate c</w:t>
        </w:r>
      </w:ins>
      <w:del w:id="1" w:author="Gen-Chang Hsu" w:date="2024-09-18T20:22:00Z" w16du:dateUtc="2024-09-19T00:22:00Z">
        <w:r w:rsidR="007113A1" w:rsidRPr="00B878C6" w:rsidDel="00227557">
          <w:rPr>
            <w:rFonts w:ascii="Times New Roman" w:hAnsi="Times New Roman" w:cs="Times New Roman"/>
            <w:bCs/>
            <w:sz w:val="24"/>
            <w:szCs w:val="24"/>
          </w:rPr>
          <w:delText>C</w:delText>
        </w:r>
      </w:del>
      <w:r w:rsidR="007113A1" w:rsidRPr="00B878C6">
        <w:rPr>
          <w:rFonts w:ascii="Times New Roman" w:hAnsi="Times New Roman" w:cs="Times New Roman"/>
          <w:bCs/>
          <w:sz w:val="24"/>
          <w:szCs w:val="24"/>
        </w:rPr>
        <w:t xml:space="preserve">arcasses </w:t>
      </w:r>
      <w:r w:rsidR="00E94BF5" w:rsidRPr="00B878C6">
        <w:rPr>
          <w:rFonts w:ascii="Times New Roman" w:hAnsi="Times New Roman" w:cs="Times New Roman"/>
          <w:bCs/>
          <w:sz w:val="24"/>
          <w:szCs w:val="24"/>
        </w:rPr>
        <w:t>represent</w:t>
      </w:r>
      <w:r w:rsidR="007113A1" w:rsidRPr="00B878C6">
        <w:rPr>
          <w:rFonts w:ascii="Times New Roman" w:hAnsi="Times New Roman" w:cs="Times New Roman"/>
          <w:bCs/>
          <w:sz w:val="24"/>
          <w:szCs w:val="24"/>
        </w:rPr>
        <w:t xml:space="preserve"> critical resources for </w:t>
      </w:r>
      <w:r w:rsidR="00C84455" w:rsidRPr="00B878C6">
        <w:rPr>
          <w:rFonts w:ascii="Times New Roman" w:hAnsi="Times New Roman" w:cs="Times New Roman"/>
          <w:bCs/>
          <w:sz w:val="24"/>
          <w:szCs w:val="24"/>
        </w:rPr>
        <w:t>many</w:t>
      </w:r>
      <w:r w:rsidR="007113A1" w:rsidRPr="00B878C6">
        <w:rPr>
          <w:rFonts w:ascii="Times New Roman" w:hAnsi="Times New Roman" w:cs="Times New Roman"/>
          <w:bCs/>
          <w:sz w:val="24"/>
          <w:szCs w:val="24"/>
        </w:rPr>
        <w:t xml:space="preserve"> </w:t>
      </w:r>
      <w:r w:rsidR="00EF28BA" w:rsidRPr="00B878C6">
        <w:rPr>
          <w:rFonts w:ascii="Times New Roman" w:hAnsi="Times New Roman" w:cs="Times New Roman"/>
          <w:bCs/>
          <w:sz w:val="24"/>
          <w:szCs w:val="24"/>
        </w:rPr>
        <w:t xml:space="preserve">terrestrial </w:t>
      </w:r>
      <w:r w:rsidR="007113A1" w:rsidRPr="00B878C6">
        <w:rPr>
          <w:rFonts w:ascii="Times New Roman" w:hAnsi="Times New Roman" w:cs="Times New Roman"/>
          <w:bCs/>
          <w:sz w:val="24"/>
          <w:szCs w:val="24"/>
        </w:rPr>
        <w:t xml:space="preserve">organisms, including burying beetles, which rely on </w:t>
      </w:r>
      <w:r w:rsidR="00EF28BA" w:rsidRPr="00B878C6">
        <w:rPr>
          <w:rFonts w:ascii="Times New Roman" w:hAnsi="Times New Roman" w:cs="Times New Roman"/>
          <w:bCs/>
          <w:sz w:val="24"/>
          <w:szCs w:val="24"/>
        </w:rPr>
        <w:t>carcasses</w:t>
      </w:r>
      <w:r w:rsidR="007113A1" w:rsidRPr="00B878C6">
        <w:rPr>
          <w:rFonts w:ascii="Times New Roman" w:hAnsi="Times New Roman" w:cs="Times New Roman"/>
          <w:bCs/>
          <w:sz w:val="24"/>
          <w:szCs w:val="24"/>
        </w:rPr>
        <w:t xml:space="preserve"> for survival and breeding.</w:t>
      </w:r>
      <w:r w:rsidR="00270DE1" w:rsidRPr="00B878C6">
        <w:rPr>
          <w:rFonts w:ascii="Times New Roman" w:hAnsi="Times New Roman" w:cs="Times New Roman"/>
          <w:bCs/>
          <w:sz w:val="24"/>
          <w:szCs w:val="24"/>
        </w:rPr>
        <w:t xml:space="preserve"> </w:t>
      </w:r>
      <w:r w:rsidR="00716D87" w:rsidRPr="00B878C6">
        <w:rPr>
          <w:rFonts w:ascii="Times New Roman" w:hAnsi="Times New Roman" w:cs="Times New Roman"/>
          <w:bCs/>
          <w:sz w:val="24"/>
          <w:szCs w:val="24"/>
        </w:rPr>
        <w:t xml:space="preserve">Carcass attributes can influence the reproduction of burying beetles, yet most studies on their breeding ecology have used laboratory-reared carcasses of limited sizes. </w:t>
      </w:r>
      <w:r w:rsidR="00270DE1" w:rsidRPr="00B878C6">
        <w:rPr>
          <w:rFonts w:ascii="Times New Roman" w:hAnsi="Times New Roman" w:cs="Times New Roman"/>
          <w:bCs/>
          <w:sz w:val="24"/>
          <w:szCs w:val="24"/>
        </w:rPr>
        <w:t>W</w:t>
      </w:r>
      <w:r w:rsidR="00EF28BA" w:rsidRPr="00B878C6">
        <w:rPr>
          <w:rFonts w:ascii="Times New Roman" w:hAnsi="Times New Roman" w:cs="Times New Roman"/>
          <w:bCs/>
          <w:sz w:val="24"/>
          <w:szCs w:val="24"/>
        </w:rPr>
        <w:t>e</w:t>
      </w:r>
      <w:r w:rsidR="007113A1" w:rsidRPr="00B878C6">
        <w:rPr>
          <w:rFonts w:ascii="Times New Roman" w:hAnsi="Times New Roman" w:cs="Times New Roman"/>
          <w:bCs/>
          <w:sz w:val="24"/>
          <w:szCs w:val="24"/>
        </w:rPr>
        <w:t xml:space="preserve"> </w:t>
      </w:r>
      <w:r w:rsidR="00EF28BA" w:rsidRPr="00B878C6">
        <w:rPr>
          <w:rFonts w:ascii="Times New Roman" w:hAnsi="Times New Roman" w:cs="Times New Roman"/>
          <w:bCs/>
          <w:sz w:val="24"/>
          <w:szCs w:val="24"/>
        </w:rPr>
        <w:t xml:space="preserve">conducted breeding and feeding experiments using a wide </w:t>
      </w:r>
      <w:r w:rsidR="00CC2976" w:rsidRPr="00B878C6">
        <w:rPr>
          <w:rFonts w:ascii="Times New Roman" w:hAnsi="Times New Roman" w:cs="Times New Roman"/>
          <w:bCs/>
          <w:sz w:val="24"/>
          <w:szCs w:val="24"/>
        </w:rPr>
        <w:t xml:space="preserve">size </w:t>
      </w:r>
      <w:r w:rsidR="00EF28BA" w:rsidRPr="00B878C6">
        <w:rPr>
          <w:rFonts w:ascii="Times New Roman" w:hAnsi="Times New Roman" w:cs="Times New Roman"/>
          <w:bCs/>
          <w:sz w:val="24"/>
          <w:szCs w:val="24"/>
        </w:rPr>
        <w:t>range of lab</w:t>
      </w:r>
      <w:r w:rsidR="00852DD1" w:rsidRPr="00B878C6">
        <w:rPr>
          <w:rFonts w:ascii="Times New Roman" w:hAnsi="Times New Roman" w:cs="Times New Roman"/>
          <w:bCs/>
          <w:sz w:val="24"/>
          <w:szCs w:val="24"/>
        </w:rPr>
        <w:t xml:space="preserve"> (laboratory mice)</w:t>
      </w:r>
      <w:r w:rsidR="00EF28BA" w:rsidRPr="00B878C6">
        <w:rPr>
          <w:rFonts w:ascii="Times New Roman" w:hAnsi="Times New Roman" w:cs="Times New Roman"/>
          <w:bCs/>
          <w:sz w:val="24"/>
          <w:szCs w:val="24"/>
        </w:rPr>
        <w:t xml:space="preserve"> and wild carcasses (</w:t>
      </w:r>
      <w:r w:rsidR="006139EE" w:rsidRPr="00B878C6">
        <w:rPr>
          <w:rFonts w:ascii="Times New Roman" w:hAnsi="Times New Roman" w:cs="Times New Roman"/>
          <w:bCs/>
          <w:sz w:val="24"/>
          <w:szCs w:val="24"/>
        </w:rPr>
        <w:t xml:space="preserve">wild </w:t>
      </w:r>
      <w:r w:rsidR="00EF28BA" w:rsidRPr="00B878C6">
        <w:rPr>
          <w:rFonts w:ascii="Times New Roman" w:hAnsi="Times New Roman" w:cs="Times New Roman"/>
          <w:bCs/>
          <w:sz w:val="24"/>
          <w:szCs w:val="24"/>
        </w:rPr>
        <w:t xml:space="preserve">mammals, birds, and reptiles) to </w:t>
      </w:r>
      <w:r w:rsidR="007113A1" w:rsidRPr="00B878C6">
        <w:rPr>
          <w:rFonts w:ascii="Times New Roman" w:hAnsi="Times New Roman" w:cs="Times New Roman"/>
          <w:bCs/>
          <w:sz w:val="24"/>
          <w:szCs w:val="24"/>
        </w:rPr>
        <w:t>investigate how carcass size, source, and taxon affect</w:t>
      </w:r>
      <w:r w:rsidR="00C84455" w:rsidRPr="00B878C6">
        <w:rPr>
          <w:rFonts w:ascii="Times New Roman" w:hAnsi="Times New Roman" w:cs="Times New Roman"/>
          <w:bCs/>
          <w:sz w:val="24"/>
          <w:szCs w:val="24"/>
        </w:rPr>
        <w:t xml:space="preserve"> various</w:t>
      </w:r>
      <w:r w:rsidR="007113A1" w:rsidRPr="00B878C6">
        <w:rPr>
          <w:rFonts w:ascii="Times New Roman" w:hAnsi="Times New Roman" w:cs="Times New Roman"/>
          <w:bCs/>
          <w:sz w:val="24"/>
          <w:szCs w:val="24"/>
        </w:rPr>
        <w:t xml:space="preserve"> breeding outcomes</w:t>
      </w:r>
      <w:r w:rsidR="00716D87" w:rsidRPr="00B878C6">
        <w:rPr>
          <w:rFonts w:ascii="Times New Roman" w:hAnsi="Times New Roman" w:cs="Times New Roman"/>
          <w:bCs/>
          <w:sz w:val="24"/>
          <w:szCs w:val="24"/>
        </w:rPr>
        <w:t xml:space="preserve"> (e.g., </w:t>
      </w:r>
      <w:r w:rsidR="00EF28BA" w:rsidRPr="00B878C6">
        <w:rPr>
          <w:rFonts w:ascii="Times New Roman" w:hAnsi="Times New Roman" w:cs="Times New Roman"/>
          <w:bCs/>
          <w:sz w:val="24"/>
          <w:szCs w:val="24"/>
        </w:rPr>
        <w:t>clutch size, brood size</w:t>
      </w:r>
      <w:r w:rsidR="00C25C60" w:rsidRPr="00B878C6">
        <w:rPr>
          <w:rFonts w:ascii="Times New Roman" w:hAnsi="Times New Roman" w:cs="Times New Roman"/>
          <w:bCs/>
          <w:sz w:val="24"/>
          <w:szCs w:val="24"/>
        </w:rPr>
        <w:t>, and brood</w:t>
      </w:r>
      <w:r w:rsidR="00EF28BA" w:rsidRPr="00B878C6">
        <w:rPr>
          <w:rFonts w:ascii="Times New Roman" w:hAnsi="Times New Roman" w:cs="Times New Roman"/>
          <w:bCs/>
          <w:sz w:val="24"/>
          <w:szCs w:val="24"/>
        </w:rPr>
        <w:t xml:space="preserve"> mass</w:t>
      </w:r>
      <w:r w:rsidR="00716D87" w:rsidRPr="00B878C6">
        <w:rPr>
          <w:rFonts w:ascii="Times New Roman" w:hAnsi="Times New Roman" w:cs="Times New Roman"/>
          <w:bCs/>
          <w:sz w:val="24"/>
          <w:szCs w:val="24"/>
        </w:rPr>
        <w:t>)</w:t>
      </w:r>
      <w:r w:rsidR="00EF28BA" w:rsidRPr="00B878C6">
        <w:rPr>
          <w:rFonts w:ascii="Times New Roman" w:hAnsi="Times New Roman" w:cs="Times New Roman"/>
          <w:bCs/>
          <w:sz w:val="24"/>
          <w:szCs w:val="24"/>
        </w:rPr>
        <w:t xml:space="preserve"> of </w:t>
      </w:r>
      <w:r w:rsidR="007113A1" w:rsidRPr="00B878C6">
        <w:rPr>
          <w:rFonts w:ascii="Times New Roman" w:hAnsi="Times New Roman" w:cs="Times New Roman"/>
          <w:bCs/>
          <w:sz w:val="24"/>
          <w:szCs w:val="24"/>
        </w:rPr>
        <w:t xml:space="preserve">the burying beetle </w:t>
      </w:r>
      <w:r w:rsidR="007113A1" w:rsidRPr="00B878C6">
        <w:rPr>
          <w:rFonts w:ascii="Times New Roman" w:hAnsi="Times New Roman" w:cs="Times New Roman"/>
          <w:bCs/>
          <w:i/>
          <w:iCs/>
          <w:sz w:val="24"/>
          <w:szCs w:val="24"/>
        </w:rPr>
        <w:t>Nicrophorus nepalensis</w:t>
      </w:r>
      <w:r w:rsidR="001B3B84" w:rsidRPr="00B878C6">
        <w:rPr>
          <w:rFonts w:ascii="Times New Roman" w:hAnsi="Times New Roman" w:cs="Times New Roman"/>
          <w:bCs/>
          <w:sz w:val="24"/>
          <w:szCs w:val="24"/>
        </w:rPr>
        <w:t>.</w:t>
      </w:r>
      <w:r w:rsidR="00FB53DC" w:rsidRPr="00B878C6">
        <w:rPr>
          <w:rFonts w:ascii="Times New Roman" w:hAnsi="Times New Roman" w:cs="Times New Roman"/>
          <w:bCs/>
          <w:sz w:val="24"/>
          <w:szCs w:val="24"/>
        </w:rPr>
        <w:t xml:space="preserve"> </w:t>
      </w:r>
      <w:r w:rsidR="002E5542" w:rsidRPr="00B878C6">
        <w:rPr>
          <w:rFonts w:ascii="Times New Roman" w:hAnsi="Times New Roman" w:cs="Times New Roman"/>
          <w:bCs/>
          <w:sz w:val="24"/>
          <w:szCs w:val="24"/>
        </w:rPr>
        <w:t>Our</w:t>
      </w:r>
      <w:r w:rsidR="007113A1" w:rsidRPr="00B878C6">
        <w:rPr>
          <w:rFonts w:ascii="Times New Roman" w:hAnsi="Times New Roman" w:cs="Times New Roman"/>
          <w:bCs/>
          <w:sz w:val="24"/>
          <w:szCs w:val="24"/>
        </w:rPr>
        <w:t xml:space="preserve"> results reveal </w:t>
      </w:r>
      <w:r w:rsidR="002E5542" w:rsidRPr="00B878C6">
        <w:rPr>
          <w:rFonts w:ascii="Times New Roman" w:hAnsi="Times New Roman" w:cs="Times New Roman"/>
          <w:bCs/>
          <w:sz w:val="24"/>
          <w:szCs w:val="24"/>
        </w:rPr>
        <w:t xml:space="preserve">a hump-shaped relationship between carcass size and breeding performance, with </w:t>
      </w:r>
      <w:r w:rsidR="007113A1" w:rsidRPr="00B878C6">
        <w:rPr>
          <w:rFonts w:ascii="Times New Roman" w:hAnsi="Times New Roman" w:cs="Times New Roman"/>
          <w:bCs/>
          <w:sz w:val="24"/>
          <w:szCs w:val="24"/>
        </w:rPr>
        <w:t xml:space="preserve">optimal breeding outcomes </w:t>
      </w:r>
      <w:r w:rsidR="002E5542" w:rsidRPr="00B878C6">
        <w:rPr>
          <w:rFonts w:ascii="Times New Roman" w:hAnsi="Times New Roman" w:cs="Times New Roman"/>
          <w:bCs/>
          <w:sz w:val="24"/>
          <w:szCs w:val="24"/>
        </w:rPr>
        <w:t xml:space="preserve">occurring </w:t>
      </w:r>
      <w:r w:rsidR="007113A1" w:rsidRPr="00B878C6">
        <w:rPr>
          <w:rFonts w:ascii="Times New Roman" w:hAnsi="Times New Roman" w:cs="Times New Roman"/>
          <w:bCs/>
          <w:sz w:val="24"/>
          <w:szCs w:val="24"/>
        </w:rPr>
        <w:t>on medium-sized carcasses</w:t>
      </w:r>
      <w:r w:rsidR="002E5542" w:rsidRPr="00B878C6">
        <w:rPr>
          <w:rFonts w:ascii="Times New Roman" w:hAnsi="Times New Roman" w:cs="Times New Roman"/>
          <w:bCs/>
          <w:sz w:val="24"/>
          <w:szCs w:val="24"/>
        </w:rPr>
        <w:t>.</w:t>
      </w:r>
      <w:r w:rsidR="00852DD1" w:rsidRPr="00B878C6">
        <w:rPr>
          <w:rFonts w:ascii="Times New Roman" w:hAnsi="Times New Roman" w:cs="Times New Roman"/>
          <w:bCs/>
          <w:sz w:val="24"/>
          <w:szCs w:val="24"/>
        </w:rPr>
        <w:t xml:space="preserve"> </w:t>
      </w:r>
      <w:r w:rsidR="00B263E1" w:rsidRPr="00B878C6">
        <w:rPr>
          <w:rFonts w:ascii="Times New Roman" w:hAnsi="Times New Roman" w:cs="Times New Roman"/>
          <w:bCs/>
          <w:sz w:val="24"/>
          <w:szCs w:val="24"/>
        </w:rPr>
        <w:t>Furthermore, d</w:t>
      </w:r>
      <w:r w:rsidR="007113A1" w:rsidRPr="00B878C6">
        <w:rPr>
          <w:rFonts w:ascii="Times New Roman" w:hAnsi="Times New Roman" w:cs="Times New Roman"/>
          <w:bCs/>
          <w:sz w:val="24"/>
          <w:szCs w:val="24"/>
        </w:rPr>
        <w:t xml:space="preserve">espite </w:t>
      </w:r>
      <w:r w:rsidR="000C7DD4" w:rsidRPr="00B878C6">
        <w:rPr>
          <w:rFonts w:ascii="Times New Roman" w:hAnsi="Times New Roman" w:cs="Times New Roman"/>
          <w:bCs/>
          <w:sz w:val="24"/>
          <w:szCs w:val="24"/>
        </w:rPr>
        <w:t xml:space="preserve">the </w:t>
      </w:r>
      <w:r w:rsidR="007113A1" w:rsidRPr="00B878C6">
        <w:rPr>
          <w:rFonts w:ascii="Times New Roman" w:hAnsi="Times New Roman" w:cs="Times New Roman"/>
          <w:bCs/>
          <w:sz w:val="24"/>
          <w:szCs w:val="24"/>
        </w:rPr>
        <w:t xml:space="preserve">variation in </w:t>
      </w:r>
      <w:r w:rsidR="00FB53DC" w:rsidRPr="00B878C6">
        <w:rPr>
          <w:rFonts w:ascii="Times New Roman" w:hAnsi="Times New Roman" w:cs="Times New Roman"/>
          <w:bCs/>
          <w:sz w:val="24"/>
          <w:szCs w:val="24"/>
        </w:rPr>
        <w:t xml:space="preserve">carcass </w:t>
      </w:r>
      <w:r w:rsidR="007113A1" w:rsidRPr="00B878C6">
        <w:rPr>
          <w:rFonts w:ascii="Times New Roman" w:hAnsi="Times New Roman" w:cs="Times New Roman"/>
          <w:bCs/>
          <w:sz w:val="24"/>
          <w:szCs w:val="24"/>
        </w:rPr>
        <w:t xml:space="preserve">tissue nutritional composition, breeding outcomes </w:t>
      </w:r>
      <w:r w:rsidR="000C7DD4" w:rsidRPr="00B878C6">
        <w:rPr>
          <w:rFonts w:ascii="Times New Roman" w:hAnsi="Times New Roman" w:cs="Times New Roman"/>
          <w:bCs/>
          <w:sz w:val="24"/>
          <w:szCs w:val="24"/>
        </w:rPr>
        <w:t xml:space="preserve">and larval growth </w:t>
      </w:r>
      <w:r w:rsidR="007113A1" w:rsidRPr="00B878C6">
        <w:rPr>
          <w:rFonts w:ascii="Times New Roman" w:hAnsi="Times New Roman" w:cs="Times New Roman"/>
          <w:bCs/>
          <w:sz w:val="24"/>
          <w:szCs w:val="24"/>
        </w:rPr>
        <w:t xml:space="preserve">did not </w:t>
      </w:r>
      <w:r w:rsidR="00852DD1" w:rsidRPr="00B878C6">
        <w:rPr>
          <w:rFonts w:ascii="Times New Roman" w:hAnsi="Times New Roman" w:cs="Times New Roman"/>
          <w:bCs/>
          <w:sz w:val="24"/>
          <w:szCs w:val="24"/>
        </w:rPr>
        <w:t>differ</w:t>
      </w:r>
      <w:r w:rsidR="007113A1" w:rsidRPr="00B878C6">
        <w:rPr>
          <w:rFonts w:ascii="Times New Roman" w:hAnsi="Times New Roman" w:cs="Times New Roman"/>
          <w:bCs/>
          <w:sz w:val="24"/>
          <w:szCs w:val="24"/>
        </w:rPr>
        <w:t xml:space="preserve"> </w:t>
      </w:r>
      <w:r w:rsidR="00852DD1" w:rsidRPr="00B878C6">
        <w:rPr>
          <w:rFonts w:ascii="Times New Roman" w:hAnsi="Times New Roman" w:cs="Times New Roman"/>
          <w:bCs/>
          <w:sz w:val="24"/>
          <w:szCs w:val="24"/>
        </w:rPr>
        <w:t xml:space="preserve">between the </w:t>
      </w:r>
      <w:r w:rsidR="00C25C60" w:rsidRPr="00B878C6">
        <w:rPr>
          <w:rFonts w:ascii="Times New Roman" w:hAnsi="Times New Roman" w:cs="Times New Roman"/>
          <w:bCs/>
          <w:sz w:val="24"/>
          <w:szCs w:val="24"/>
        </w:rPr>
        <w:t>two</w:t>
      </w:r>
      <w:r w:rsidR="00852DD1" w:rsidRPr="00B878C6">
        <w:rPr>
          <w:rFonts w:ascii="Times New Roman" w:hAnsi="Times New Roman" w:cs="Times New Roman"/>
          <w:bCs/>
          <w:sz w:val="24"/>
          <w:szCs w:val="24"/>
        </w:rPr>
        <w:t xml:space="preserve"> carcass sources or </w:t>
      </w:r>
      <w:r w:rsidR="007113A1" w:rsidRPr="00B878C6">
        <w:rPr>
          <w:rFonts w:ascii="Times New Roman" w:hAnsi="Times New Roman" w:cs="Times New Roman"/>
          <w:bCs/>
          <w:sz w:val="24"/>
          <w:szCs w:val="24"/>
        </w:rPr>
        <w:t xml:space="preserve">among </w:t>
      </w:r>
      <w:r w:rsidR="000C7DD4" w:rsidRPr="00B878C6">
        <w:rPr>
          <w:rFonts w:ascii="Times New Roman" w:hAnsi="Times New Roman" w:cs="Times New Roman"/>
          <w:bCs/>
          <w:sz w:val="24"/>
          <w:szCs w:val="24"/>
        </w:rPr>
        <w:t xml:space="preserve">the three wild </w:t>
      </w:r>
      <w:r w:rsidR="007113A1" w:rsidRPr="00B878C6">
        <w:rPr>
          <w:rFonts w:ascii="Times New Roman" w:hAnsi="Times New Roman" w:cs="Times New Roman"/>
          <w:bCs/>
          <w:sz w:val="24"/>
          <w:szCs w:val="24"/>
        </w:rPr>
        <w:t>carcass taxa.</w:t>
      </w:r>
      <w:r w:rsidR="00C779EF" w:rsidRPr="00B878C6">
        <w:rPr>
          <w:rFonts w:ascii="Times New Roman" w:hAnsi="Times New Roman" w:cs="Times New Roman"/>
          <w:bCs/>
          <w:sz w:val="24"/>
          <w:szCs w:val="24"/>
        </w:rPr>
        <w:t xml:space="preserve"> </w:t>
      </w:r>
      <w:r w:rsidR="00B263E1" w:rsidRPr="00B878C6">
        <w:rPr>
          <w:rFonts w:ascii="Times New Roman" w:hAnsi="Times New Roman" w:cs="Times New Roman"/>
          <w:bCs/>
          <w:sz w:val="24"/>
          <w:szCs w:val="24"/>
        </w:rPr>
        <w:t>Finally</w:t>
      </w:r>
      <w:r w:rsidR="007113A1" w:rsidRPr="00B878C6">
        <w:rPr>
          <w:rFonts w:ascii="Times New Roman" w:hAnsi="Times New Roman" w:cs="Times New Roman"/>
          <w:bCs/>
          <w:sz w:val="24"/>
          <w:szCs w:val="24"/>
        </w:rPr>
        <w:t xml:space="preserve">, </w:t>
      </w:r>
      <w:r w:rsidR="002667F1" w:rsidRPr="00B878C6">
        <w:rPr>
          <w:rFonts w:ascii="Times New Roman" w:hAnsi="Times New Roman" w:cs="Times New Roman"/>
          <w:bCs/>
          <w:sz w:val="24"/>
          <w:szCs w:val="24"/>
        </w:rPr>
        <w:t xml:space="preserve">we found a larval quality-quantity </w:t>
      </w:r>
      <w:r w:rsidR="0076705E" w:rsidRPr="00B878C6">
        <w:rPr>
          <w:rFonts w:ascii="Times New Roman" w:hAnsi="Times New Roman" w:cs="Times New Roman"/>
          <w:bCs/>
          <w:sz w:val="24"/>
          <w:szCs w:val="24"/>
        </w:rPr>
        <w:t>trade-off</w:t>
      </w:r>
      <w:r w:rsidR="00852DD1" w:rsidRPr="00B878C6">
        <w:rPr>
          <w:rFonts w:ascii="Times New Roman" w:hAnsi="Times New Roman" w:cs="Times New Roman"/>
          <w:bCs/>
          <w:sz w:val="24"/>
          <w:szCs w:val="24"/>
        </w:rPr>
        <w:t xml:space="preserve"> across the range of carcasses examined</w:t>
      </w:r>
      <w:r w:rsidR="002667F1" w:rsidRPr="00B878C6">
        <w:rPr>
          <w:rFonts w:ascii="Times New Roman" w:hAnsi="Times New Roman" w:cs="Times New Roman"/>
          <w:bCs/>
          <w:sz w:val="24"/>
          <w:szCs w:val="24"/>
        </w:rPr>
        <w:t xml:space="preserve">, with </w:t>
      </w:r>
      <w:r w:rsidR="00B24147" w:rsidRPr="00B878C6">
        <w:rPr>
          <w:rFonts w:ascii="Times New Roman" w:hAnsi="Times New Roman" w:cs="Times New Roman"/>
          <w:bCs/>
          <w:sz w:val="24"/>
          <w:szCs w:val="24"/>
        </w:rPr>
        <w:t xml:space="preserve">carcass size shaping </w:t>
      </w:r>
      <w:r w:rsidR="002667F1" w:rsidRPr="00B878C6">
        <w:rPr>
          <w:rFonts w:ascii="Times New Roman" w:hAnsi="Times New Roman" w:cs="Times New Roman"/>
          <w:bCs/>
          <w:sz w:val="24"/>
          <w:szCs w:val="24"/>
        </w:rPr>
        <w:t xml:space="preserve">the </w:t>
      </w:r>
      <w:r w:rsidR="00B24147" w:rsidRPr="00B878C6">
        <w:rPr>
          <w:rFonts w:ascii="Times New Roman" w:hAnsi="Times New Roman" w:cs="Times New Roman"/>
          <w:bCs/>
          <w:sz w:val="24"/>
          <w:szCs w:val="24"/>
        </w:rPr>
        <w:t>larval life history traits.</w:t>
      </w:r>
      <w:r w:rsidR="00A3220F" w:rsidRPr="00B878C6">
        <w:rPr>
          <w:rFonts w:ascii="Times New Roman" w:hAnsi="Times New Roman" w:cs="Times New Roman"/>
          <w:bCs/>
          <w:sz w:val="24"/>
          <w:szCs w:val="24"/>
        </w:rPr>
        <w:t xml:space="preserve"> </w:t>
      </w:r>
      <w:r w:rsidR="00D94709" w:rsidRPr="00B878C6">
        <w:rPr>
          <w:rFonts w:ascii="Times New Roman" w:hAnsi="Times New Roman" w:cs="Times New Roman"/>
          <w:sz w:val="24"/>
          <w:szCs w:val="24"/>
        </w:rPr>
        <w:t>Overall</w:t>
      </w:r>
      <w:r w:rsidR="00102475" w:rsidRPr="00B878C6">
        <w:rPr>
          <w:rFonts w:ascii="Times New Roman" w:hAnsi="Times New Roman" w:cs="Times New Roman"/>
          <w:sz w:val="24"/>
          <w:szCs w:val="24"/>
        </w:rPr>
        <w:t xml:space="preserve">, </w:t>
      </w:r>
      <w:r w:rsidR="002D1553" w:rsidRPr="00B878C6">
        <w:rPr>
          <w:rFonts w:ascii="Times New Roman" w:hAnsi="Times New Roman" w:cs="Times New Roman"/>
          <w:sz w:val="24"/>
          <w:szCs w:val="24"/>
        </w:rPr>
        <w:t>these</w:t>
      </w:r>
      <w:r w:rsidR="00102475" w:rsidRPr="00B878C6">
        <w:rPr>
          <w:rFonts w:ascii="Times New Roman" w:hAnsi="Times New Roman" w:cs="Times New Roman"/>
          <w:sz w:val="24"/>
          <w:szCs w:val="24"/>
        </w:rPr>
        <w:t xml:space="preserve"> </w:t>
      </w:r>
      <w:r w:rsidR="00C76A56" w:rsidRPr="00B878C6">
        <w:rPr>
          <w:rFonts w:ascii="Times New Roman" w:hAnsi="Times New Roman" w:cs="Times New Roman"/>
          <w:sz w:val="24"/>
          <w:szCs w:val="24"/>
        </w:rPr>
        <w:t>results</w:t>
      </w:r>
      <w:r w:rsidR="00102475" w:rsidRPr="00B878C6">
        <w:rPr>
          <w:rFonts w:ascii="Times New Roman" w:hAnsi="Times New Roman" w:cs="Times New Roman"/>
          <w:sz w:val="24"/>
          <w:szCs w:val="24"/>
        </w:rPr>
        <w:t xml:space="preserve"> </w:t>
      </w:r>
      <w:r w:rsidR="003071AF" w:rsidRPr="00B878C6">
        <w:rPr>
          <w:rFonts w:ascii="Times New Roman" w:hAnsi="Times New Roman" w:cs="Times New Roman"/>
          <w:sz w:val="24"/>
          <w:szCs w:val="24"/>
        </w:rPr>
        <w:t>elucidate</w:t>
      </w:r>
      <w:r w:rsidR="00102475" w:rsidRPr="00B878C6">
        <w:rPr>
          <w:rFonts w:ascii="Times New Roman" w:hAnsi="Times New Roman" w:cs="Times New Roman"/>
          <w:sz w:val="24"/>
          <w:szCs w:val="24"/>
        </w:rPr>
        <w:t xml:space="preserve"> how carcass resource</w:t>
      </w:r>
      <w:r w:rsidR="003071AF" w:rsidRPr="00B878C6">
        <w:rPr>
          <w:rFonts w:ascii="Times New Roman" w:hAnsi="Times New Roman" w:cs="Times New Roman"/>
          <w:sz w:val="24"/>
          <w:szCs w:val="24"/>
        </w:rPr>
        <w:t>s</w:t>
      </w:r>
      <w:r w:rsidR="00102475" w:rsidRPr="00B878C6">
        <w:rPr>
          <w:rFonts w:ascii="Times New Roman" w:hAnsi="Times New Roman" w:cs="Times New Roman"/>
          <w:sz w:val="24"/>
          <w:szCs w:val="24"/>
        </w:rPr>
        <w:t xml:space="preserve"> </w:t>
      </w:r>
      <w:r w:rsidR="00D94709" w:rsidRPr="00B878C6">
        <w:rPr>
          <w:rFonts w:ascii="Times New Roman" w:hAnsi="Times New Roman" w:cs="Times New Roman"/>
          <w:sz w:val="24"/>
          <w:szCs w:val="24"/>
        </w:rPr>
        <w:t xml:space="preserve">may </w:t>
      </w:r>
      <w:r w:rsidR="00E3752D" w:rsidRPr="00B878C6">
        <w:rPr>
          <w:rFonts w:ascii="Times New Roman" w:hAnsi="Times New Roman" w:cs="Times New Roman"/>
          <w:sz w:val="24"/>
          <w:szCs w:val="24"/>
        </w:rPr>
        <w:t>influence</w:t>
      </w:r>
      <w:r w:rsidR="00102475" w:rsidRPr="00B878C6">
        <w:rPr>
          <w:rFonts w:ascii="Times New Roman" w:hAnsi="Times New Roman" w:cs="Times New Roman"/>
          <w:sz w:val="24"/>
          <w:szCs w:val="24"/>
        </w:rPr>
        <w:t xml:space="preserve"> the breeding performance of burying beetles. </w:t>
      </w:r>
      <w:r w:rsidR="0076705E" w:rsidRPr="00B878C6">
        <w:rPr>
          <w:rFonts w:ascii="Times New Roman" w:hAnsi="Times New Roman" w:cs="Times New Roman"/>
          <w:bCs/>
          <w:sz w:val="24"/>
          <w:szCs w:val="24"/>
        </w:rPr>
        <w:t>Importantly, our study provides solid evidenc</w:t>
      </w:r>
      <w:r w:rsidR="00A3220F" w:rsidRPr="00B878C6">
        <w:rPr>
          <w:rFonts w:ascii="Times New Roman" w:hAnsi="Times New Roman" w:cs="Times New Roman"/>
          <w:bCs/>
          <w:sz w:val="24"/>
          <w:szCs w:val="24"/>
        </w:rPr>
        <w:t xml:space="preserve">e </w:t>
      </w:r>
      <w:r w:rsidR="0076705E" w:rsidRPr="00B878C6">
        <w:rPr>
          <w:rFonts w:ascii="Times New Roman" w:hAnsi="Times New Roman" w:cs="Times New Roman"/>
          <w:bCs/>
          <w:sz w:val="24"/>
          <w:szCs w:val="24"/>
        </w:rPr>
        <w:t>validat</w:t>
      </w:r>
      <w:r w:rsidR="00A3220F" w:rsidRPr="00B878C6">
        <w:rPr>
          <w:rFonts w:ascii="Times New Roman" w:hAnsi="Times New Roman" w:cs="Times New Roman"/>
          <w:bCs/>
          <w:sz w:val="24"/>
          <w:szCs w:val="24"/>
        </w:rPr>
        <w:t>ing</w:t>
      </w:r>
      <w:r w:rsidR="0076705E" w:rsidRPr="00B878C6">
        <w:rPr>
          <w:rFonts w:ascii="Times New Roman" w:hAnsi="Times New Roman" w:cs="Times New Roman"/>
          <w:bCs/>
          <w:sz w:val="24"/>
          <w:szCs w:val="24"/>
        </w:rPr>
        <w:t xml:space="preserve"> decades of research using </w:t>
      </w:r>
      <w:r w:rsidR="00B04018" w:rsidRPr="00B878C6">
        <w:rPr>
          <w:rFonts w:ascii="Times New Roman" w:hAnsi="Times New Roman" w:cs="Times New Roman"/>
          <w:bCs/>
          <w:sz w:val="24"/>
          <w:szCs w:val="24"/>
        </w:rPr>
        <w:t xml:space="preserve">lab </w:t>
      </w:r>
      <w:r w:rsidR="0076705E" w:rsidRPr="00B878C6">
        <w:rPr>
          <w:rFonts w:ascii="Times New Roman" w:hAnsi="Times New Roman" w:cs="Times New Roman"/>
          <w:bCs/>
          <w:sz w:val="24"/>
          <w:szCs w:val="24"/>
        </w:rPr>
        <w:t xml:space="preserve">carcasses </w:t>
      </w:r>
      <w:r w:rsidR="00B24147" w:rsidRPr="00B878C6">
        <w:rPr>
          <w:rFonts w:ascii="Times New Roman" w:hAnsi="Times New Roman" w:cs="Times New Roman"/>
          <w:bCs/>
          <w:sz w:val="24"/>
          <w:szCs w:val="24"/>
        </w:rPr>
        <w:t xml:space="preserve">to </w:t>
      </w:r>
      <w:r w:rsidR="0076705E" w:rsidRPr="00B878C6">
        <w:rPr>
          <w:rFonts w:ascii="Times New Roman" w:hAnsi="Times New Roman" w:cs="Times New Roman"/>
          <w:bCs/>
          <w:sz w:val="24"/>
          <w:szCs w:val="24"/>
        </w:rPr>
        <w:t xml:space="preserve">study the </w:t>
      </w:r>
      <w:r w:rsidR="00B263E1" w:rsidRPr="00B878C6">
        <w:rPr>
          <w:rFonts w:ascii="Times New Roman" w:hAnsi="Times New Roman" w:cs="Times New Roman"/>
          <w:bCs/>
          <w:sz w:val="24"/>
          <w:szCs w:val="24"/>
        </w:rPr>
        <w:t>reproductive ecology</w:t>
      </w:r>
      <w:r w:rsidR="0076705E" w:rsidRPr="00B878C6">
        <w:rPr>
          <w:rFonts w:ascii="Times New Roman" w:hAnsi="Times New Roman" w:cs="Times New Roman"/>
          <w:bCs/>
          <w:sz w:val="24"/>
          <w:szCs w:val="24"/>
        </w:rPr>
        <w:t xml:space="preserve"> of burying beetles.</w:t>
      </w:r>
    </w:p>
    <w:p w14:paraId="1AB01969" w14:textId="77777777" w:rsidR="007C3A5A" w:rsidRPr="009F36AF" w:rsidRDefault="007C3A5A" w:rsidP="001E577B">
      <w:pPr>
        <w:spacing w:line="480" w:lineRule="auto"/>
        <w:rPr>
          <w:rFonts w:ascii="Times New Roman" w:hAnsi="Times New Roman" w:cs="Times New Roman"/>
          <w:b/>
          <w:sz w:val="24"/>
          <w:szCs w:val="24"/>
        </w:rPr>
      </w:pPr>
    </w:p>
    <w:p w14:paraId="6FE9A718" w14:textId="39350D2A" w:rsidR="001E577B" w:rsidRPr="009F36AF" w:rsidRDefault="001E577B" w:rsidP="001E577B">
      <w:pPr>
        <w:spacing w:line="480" w:lineRule="auto"/>
        <w:rPr>
          <w:rFonts w:ascii="Times New Roman" w:hAnsi="Times New Roman" w:cs="Times New Roman"/>
          <w:b/>
          <w:sz w:val="24"/>
          <w:szCs w:val="24"/>
        </w:rPr>
      </w:pPr>
      <w:r w:rsidRPr="009F36AF">
        <w:rPr>
          <w:rFonts w:ascii="Times New Roman" w:hAnsi="Times New Roman" w:cs="Times New Roman"/>
          <w:b/>
          <w:sz w:val="24"/>
          <w:szCs w:val="24"/>
        </w:rPr>
        <w:t>Keywords</w:t>
      </w:r>
    </w:p>
    <w:p w14:paraId="0D2E911E" w14:textId="09CFACDC" w:rsidR="000548EF" w:rsidRPr="0018685F" w:rsidRDefault="001E577B" w:rsidP="001E577B">
      <w:pPr>
        <w:spacing w:line="480" w:lineRule="auto"/>
        <w:rPr>
          <w:rFonts w:ascii="Times New Roman" w:hAnsi="Times New Roman" w:cs="Times New Roman"/>
          <w:bCs/>
          <w:color w:val="000000" w:themeColor="text1"/>
          <w:sz w:val="24"/>
          <w:szCs w:val="24"/>
        </w:rPr>
      </w:pPr>
      <w:r w:rsidRPr="009F36AF">
        <w:rPr>
          <w:rFonts w:ascii="Times New Roman" w:hAnsi="Times New Roman" w:cs="Times New Roman"/>
          <w:bCs/>
          <w:sz w:val="24"/>
          <w:szCs w:val="24"/>
        </w:rPr>
        <w:t>breeding performance, burying beetle, carcass, nutritional composition, offspring quality-quantity trade-off, resource use efficiency</w:t>
      </w:r>
      <w:r w:rsidR="001D045C" w:rsidRPr="0018685F">
        <w:rPr>
          <w:rFonts w:ascii="Times New Roman" w:hAnsi="Times New Roman" w:cs="Times New Roman"/>
          <w:bCs/>
          <w:color w:val="000000" w:themeColor="text1"/>
          <w:sz w:val="24"/>
          <w:szCs w:val="24"/>
        </w:rPr>
        <w:br w:type="page"/>
      </w:r>
    </w:p>
    <w:p w14:paraId="4E81E06C"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Introduction</w:t>
      </w:r>
    </w:p>
    <w:p w14:paraId="55878DBA" w14:textId="64950816" w:rsidR="00E442BE" w:rsidRPr="0018685F" w:rsidRDefault="00227557" w:rsidP="00671240">
      <w:pPr>
        <w:spacing w:line="480" w:lineRule="auto"/>
        <w:rPr>
          <w:rFonts w:ascii="Times New Roman" w:hAnsi="Times New Roman" w:cs="Times New Roman"/>
          <w:bCs/>
          <w:sz w:val="24"/>
          <w:szCs w:val="24"/>
        </w:rPr>
      </w:pPr>
      <w:ins w:id="2" w:author="Gen-Chang Hsu" w:date="2024-09-18T20:22:00Z" w16du:dateUtc="2024-09-19T00:22:00Z">
        <w:r>
          <w:rPr>
            <w:rFonts w:ascii="Times New Roman" w:hAnsi="Times New Roman" w:cs="Times New Roman"/>
            <w:bCs/>
            <w:sz w:val="24"/>
            <w:szCs w:val="24"/>
          </w:rPr>
          <w:t>Small vertebr</w:t>
        </w:r>
      </w:ins>
      <w:ins w:id="3" w:author="Gen-Chang Hsu" w:date="2024-09-18T20:23:00Z" w16du:dateUtc="2024-09-19T00:23:00Z">
        <w:r>
          <w:rPr>
            <w:rFonts w:ascii="Times New Roman" w:hAnsi="Times New Roman" w:cs="Times New Roman"/>
            <w:bCs/>
            <w:sz w:val="24"/>
            <w:szCs w:val="24"/>
          </w:rPr>
          <w:t>ate c</w:t>
        </w:r>
      </w:ins>
      <w:del w:id="4" w:author="Gen-Chang Hsu" w:date="2024-09-18T20:23:00Z" w16du:dateUtc="2024-09-19T00:23:00Z">
        <w:r w:rsidR="0010486D" w:rsidRPr="0018685F" w:rsidDel="00227557">
          <w:rPr>
            <w:rFonts w:ascii="Times New Roman" w:hAnsi="Times New Roman" w:cs="Times New Roman"/>
            <w:bCs/>
            <w:sz w:val="24"/>
            <w:szCs w:val="24"/>
          </w:rPr>
          <w:delText>C</w:delText>
        </w:r>
      </w:del>
      <w:r w:rsidR="0010486D" w:rsidRPr="0018685F">
        <w:rPr>
          <w:rFonts w:ascii="Times New Roman" w:hAnsi="Times New Roman" w:cs="Times New Roman"/>
          <w:bCs/>
          <w:sz w:val="24"/>
          <w:szCs w:val="24"/>
        </w:rPr>
        <w:t>arcasses</w:t>
      </w:r>
      <w:r w:rsidR="00A90077" w:rsidRPr="0018685F">
        <w:rPr>
          <w:rFonts w:ascii="Times New Roman" w:hAnsi="Times New Roman" w:cs="Times New Roman"/>
          <w:bCs/>
          <w:sz w:val="24"/>
          <w:szCs w:val="24"/>
        </w:rPr>
        <w:t xml:space="preserve"> </w:t>
      </w:r>
      <w:r w:rsidR="0010486D" w:rsidRPr="0018685F">
        <w:rPr>
          <w:rFonts w:ascii="Times New Roman" w:hAnsi="Times New Roman" w:cs="Times New Roman"/>
          <w:bCs/>
          <w:sz w:val="24"/>
          <w:szCs w:val="24"/>
        </w:rPr>
        <w:t>represent</w:t>
      </w:r>
      <w:r w:rsidR="00A90077" w:rsidRPr="0018685F">
        <w:rPr>
          <w:rFonts w:ascii="Times New Roman" w:hAnsi="Times New Roman" w:cs="Times New Roman"/>
          <w:bCs/>
          <w:sz w:val="24"/>
          <w:szCs w:val="24"/>
        </w:rPr>
        <w:t xml:space="preserve"> a </w:t>
      </w:r>
      <w:r w:rsidR="0010486D" w:rsidRPr="0018685F">
        <w:rPr>
          <w:rFonts w:ascii="Times New Roman" w:hAnsi="Times New Roman" w:cs="Times New Roman"/>
          <w:bCs/>
          <w:sz w:val="24"/>
          <w:szCs w:val="24"/>
        </w:rPr>
        <w:t xml:space="preserve">rich </w:t>
      </w:r>
      <w:r w:rsidR="00A90077" w:rsidRPr="0018685F">
        <w:rPr>
          <w:rFonts w:ascii="Times New Roman" w:hAnsi="Times New Roman" w:cs="Times New Roman"/>
          <w:bCs/>
          <w:sz w:val="24"/>
          <w:szCs w:val="24"/>
        </w:rPr>
        <w:t xml:space="preserve">resource </w:t>
      </w:r>
      <w:r w:rsidR="0010486D" w:rsidRPr="0018685F">
        <w:rPr>
          <w:rFonts w:ascii="Times New Roman" w:hAnsi="Times New Roman" w:cs="Times New Roman"/>
          <w:bCs/>
          <w:sz w:val="24"/>
          <w:szCs w:val="24"/>
        </w:rPr>
        <w:t>for</w:t>
      </w:r>
      <w:r w:rsidR="00A90077" w:rsidRPr="0018685F">
        <w:rPr>
          <w:rFonts w:ascii="Times New Roman" w:hAnsi="Times New Roman" w:cs="Times New Roman"/>
          <w:bCs/>
          <w:sz w:val="24"/>
          <w:szCs w:val="24"/>
        </w:rPr>
        <w:t xml:space="preserve"> a wide variety of </w:t>
      </w:r>
      <w:r w:rsidR="00670D24" w:rsidRPr="0018685F">
        <w:rPr>
          <w:rFonts w:ascii="Times New Roman" w:hAnsi="Times New Roman" w:cs="Times New Roman"/>
          <w:bCs/>
          <w:sz w:val="24"/>
          <w:szCs w:val="24"/>
        </w:rPr>
        <w:t xml:space="preserve">terrestrial </w:t>
      </w:r>
      <w:r w:rsidR="0010486D" w:rsidRPr="0018685F">
        <w:rPr>
          <w:rFonts w:ascii="Times New Roman" w:hAnsi="Times New Roman" w:cs="Times New Roman"/>
          <w:bCs/>
          <w:sz w:val="24"/>
          <w:szCs w:val="24"/>
        </w:rPr>
        <w:t>organisms</w:t>
      </w:r>
      <w:r w:rsidR="00670D24" w:rsidRPr="0018685F">
        <w:rPr>
          <w:rFonts w:ascii="Times New Roman" w:hAnsi="Times New Roman" w:cs="Times New Roman"/>
          <w:bCs/>
          <w:sz w:val="24"/>
          <w:szCs w:val="24"/>
        </w:rPr>
        <w:t>, including</w:t>
      </w:r>
      <w:r w:rsidR="00C00978" w:rsidRPr="0018685F">
        <w:rPr>
          <w:rFonts w:ascii="Times New Roman" w:hAnsi="Times New Roman" w:cs="Times New Roman"/>
          <w:bCs/>
          <w:sz w:val="24"/>
          <w:szCs w:val="24"/>
        </w:rPr>
        <w:t xml:space="preserve"> </w:t>
      </w:r>
      <w:r w:rsidR="0010486D" w:rsidRPr="0018685F">
        <w:rPr>
          <w:rFonts w:ascii="Times New Roman" w:hAnsi="Times New Roman" w:cs="Times New Roman"/>
          <w:bCs/>
          <w:sz w:val="24"/>
          <w:szCs w:val="24"/>
        </w:rPr>
        <w:t>vertebrate</w:t>
      </w:r>
      <w:r w:rsidR="00A90077" w:rsidRPr="0018685F">
        <w:rPr>
          <w:rFonts w:ascii="Times New Roman" w:hAnsi="Times New Roman" w:cs="Times New Roman"/>
          <w:bCs/>
          <w:sz w:val="24"/>
          <w:szCs w:val="24"/>
        </w:rPr>
        <w:t xml:space="preserve"> scavengers</w:t>
      </w:r>
      <w:r w:rsidR="00670D24" w:rsidRPr="0018685F">
        <w:rPr>
          <w:rFonts w:ascii="Times New Roman" w:hAnsi="Times New Roman" w:cs="Times New Roman"/>
          <w:bCs/>
          <w:sz w:val="24"/>
          <w:szCs w:val="24"/>
        </w:rPr>
        <w:t xml:space="preserve">, saprophagous </w:t>
      </w:r>
      <w:r w:rsidR="0010486D" w:rsidRPr="0018685F">
        <w:rPr>
          <w:rFonts w:ascii="Times New Roman" w:hAnsi="Times New Roman" w:cs="Times New Roman"/>
          <w:bCs/>
          <w:sz w:val="24"/>
          <w:szCs w:val="24"/>
        </w:rPr>
        <w:t>invertebrate</w:t>
      </w:r>
      <w:r w:rsidR="00670D24" w:rsidRPr="0018685F">
        <w:rPr>
          <w:rFonts w:ascii="Times New Roman" w:hAnsi="Times New Roman" w:cs="Times New Roman"/>
          <w:bCs/>
          <w:sz w:val="24"/>
          <w:szCs w:val="24"/>
        </w:rPr>
        <w:t>s,</w:t>
      </w:r>
      <w:r w:rsidR="00C00978" w:rsidRPr="0018685F">
        <w:rPr>
          <w:rFonts w:ascii="Times New Roman" w:hAnsi="Times New Roman" w:cs="Times New Roman"/>
          <w:bCs/>
          <w:sz w:val="24"/>
          <w:szCs w:val="24"/>
        </w:rPr>
        <w:t xml:space="preserve"> and</w:t>
      </w:r>
      <w:r w:rsidR="00A90077" w:rsidRPr="0018685F">
        <w:rPr>
          <w:rFonts w:ascii="Times New Roman" w:hAnsi="Times New Roman" w:cs="Times New Roman"/>
          <w:bCs/>
          <w:sz w:val="24"/>
          <w:szCs w:val="24"/>
        </w:rPr>
        <w:t xml:space="preserve"> microbial decomposers</w:t>
      </w:r>
      <w:r w:rsidR="00352EEB" w:rsidRPr="0018685F">
        <w:rPr>
          <w:rFonts w:ascii="Times New Roman" w:hAnsi="Times New Roman" w:cs="Times New Roman"/>
          <w:bCs/>
          <w:sz w:val="24"/>
          <w:szCs w:val="24"/>
        </w:rPr>
        <w:t xml:space="preserve"> </w:t>
      </w:r>
      <w:r w:rsidR="00352EEB" w:rsidRPr="0018685F">
        <w:rPr>
          <w:rFonts w:ascii="Times New Roman" w:hAnsi="Times New Roman" w:cs="Times New Roman"/>
          <w:bCs/>
          <w:sz w:val="24"/>
          <w:szCs w:val="24"/>
        </w:rPr>
        <w:fldChar w:fldCharType="begin">
          <w:fldData xml:space="preserve">PEVuZE5vdGU+PENpdGU+PEF1dGhvcj5Sb3plbjwvQXV0aG9yPjxZZWFyPjIwMDg8L1llYXI+PFJl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PEVuZE5vdGU+PENpdGU+PEF1dGhvcj5Sb3plbjwvQXV0aG9yPjxZZWFyPjIwMDg8L1llYXI+PFJl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352EEB" w:rsidRPr="0018685F">
        <w:rPr>
          <w:rFonts w:ascii="Times New Roman" w:hAnsi="Times New Roman" w:cs="Times New Roman"/>
          <w:bCs/>
          <w:sz w:val="24"/>
          <w:szCs w:val="24"/>
        </w:rPr>
      </w:r>
      <w:r w:rsidR="00352EEB"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[1-3]</w:t>
      </w:r>
      <w:r w:rsidR="00352EEB"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 xml:space="preserve">. These carcass-feeding organisms facilitate the </w:t>
      </w:r>
      <w:r w:rsidR="00C00978" w:rsidRPr="0018685F">
        <w:rPr>
          <w:rFonts w:ascii="Times New Roman" w:hAnsi="Times New Roman" w:cs="Times New Roman"/>
          <w:bCs/>
          <w:sz w:val="24"/>
          <w:szCs w:val="24"/>
        </w:rPr>
        <w:t>recycl</w:t>
      </w:r>
      <w:r w:rsidR="003B4131" w:rsidRPr="0018685F">
        <w:rPr>
          <w:rFonts w:ascii="Times New Roman" w:hAnsi="Times New Roman" w:cs="Times New Roman"/>
          <w:bCs/>
          <w:sz w:val="24"/>
          <w:szCs w:val="24"/>
        </w:rPr>
        <w:t>ing of</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carcass </w:t>
      </w:r>
      <w:r w:rsidR="00C00978" w:rsidRPr="0018685F">
        <w:rPr>
          <w:rFonts w:ascii="Times New Roman" w:hAnsi="Times New Roman" w:cs="Times New Roman"/>
          <w:bCs/>
          <w:sz w:val="24"/>
          <w:szCs w:val="24"/>
        </w:rPr>
        <w:t>nutrients and mak</w:t>
      </w:r>
      <w:r w:rsidR="003B4131" w:rsidRPr="0018685F">
        <w:rPr>
          <w:rFonts w:ascii="Times New Roman" w:hAnsi="Times New Roman" w:cs="Times New Roman"/>
          <w:bCs/>
          <w:sz w:val="24"/>
          <w:szCs w:val="24"/>
        </w:rPr>
        <w:t>e</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the </w:t>
      </w:r>
      <w:r w:rsidR="00C00978" w:rsidRPr="0018685F">
        <w:rPr>
          <w:rFonts w:ascii="Times New Roman" w:hAnsi="Times New Roman" w:cs="Times New Roman"/>
          <w:bCs/>
          <w:sz w:val="24"/>
          <w:szCs w:val="24"/>
        </w:rPr>
        <w:t>resource available to other</w:t>
      </w:r>
      <w:r w:rsidR="003B4131" w:rsidRPr="0018685F">
        <w:rPr>
          <w:rFonts w:ascii="Times New Roman" w:hAnsi="Times New Roman" w:cs="Times New Roman"/>
          <w:bCs/>
          <w:sz w:val="24"/>
          <w:szCs w:val="24"/>
        </w:rPr>
        <w:t xml:space="preserve"> species </w:t>
      </w:r>
      <w:r w:rsidR="003B4131"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&lt;EndNote&gt;&lt;Cite&gt;&lt;Author&gt;Tomberlin&lt;/Author&gt;&lt;Year&gt;2017&lt;/Year&gt;&lt;RecNum&gt;21&lt;/RecNum&gt;&lt;DisplayText&gt;[4]&lt;/DisplayText&gt;&lt;record&gt;&lt;rec-number&gt;21&lt;/rec-number&gt;&lt;foreign-keys&gt;&lt;key app="EN" db-id="z9xx2w0pverrspedt95pdps0rswpfe0ave99" timestamp="1714931541"&gt;21&lt;/key&gt;&lt;/foreign-keys&gt;&lt;ref-type name="Journal Article"&gt;17&lt;/ref-type&gt;&lt;contributors&gt;&lt;authors&gt;&lt;author&gt;Tomberlin, Jeffery K&lt;/author&gt;&lt;author&gt;Barton, Brandon T&lt;/author&gt;&lt;author&gt;Lashley, Marcus A&lt;/author&gt;&lt;author&gt;Jordan, Heather R&lt;/author&gt;&lt;/authors&gt;&lt;/contributors&gt;&lt;titles&gt;&lt;title&gt;Mass mortality events and the role of necrophagous invertebrates&lt;/title&gt;&lt;secondary-title&gt;Current Opinion in Insect Science&lt;/secondary-title&gt;&lt;/titles&gt;&lt;periodical&gt;&lt;full-title&gt;Current Opinion in Insect Science&lt;/full-title&gt;&lt;/periodical&gt;&lt;pages&gt;7-12&lt;/pages&gt;&lt;volume&gt;23&lt;/volume&gt;&lt;dates&gt;&lt;year&gt;2017&lt;/year&gt;&lt;/dates&gt;&lt;isbn&gt;2214-5745&lt;/isbn&gt;&lt;urls&gt;&lt;/urls&gt;&lt;/record&gt;&lt;/Cite&gt;&lt;/EndNote&gt;</w:instrText>
      </w:r>
      <w:r w:rsidR="003B4131"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[4]</w:t>
      </w:r>
      <w:r w:rsidR="003B4131"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w:t>
      </w:r>
      <w:r w:rsidR="007D25E4" w:rsidRPr="0018685F">
        <w:rPr>
          <w:rFonts w:ascii="Times New Roman" w:hAnsi="Times New Roman" w:cs="Times New Roman"/>
          <w:bCs/>
          <w:sz w:val="24"/>
          <w:szCs w:val="24"/>
        </w:rPr>
        <w:t xml:space="preserve"> </w:t>
      </w:r>
      <w:r w:rsidR="001F7199" w:rsidRPr="0018685F">
        <w:rPr>
          <w:rFonts w:ascii="Times New Roman" w:hAnsi="Times New Roman" w:cs="Times New Roman"/>
          <w:bCs/>
          <w:sz w:val="24"/>
          <w:szCs w:val="24"/>
        </w:rPr>
        <w:t>For</w:t>
      </w:r>
      <w:r w:rsidR="00C00978" w:rsidRPr="0018685F">
        <w:rPr>
          <w:rFonts w:ascii="Times New Roman" w:hAnsi="Times New Roman" w:cs="Times New Roman"/>
          <w:bCs/>
          <w:sz w:val="24"/>
          <w:szCs w:val="24"/>
        </w:rPr>
        <w:t xml:space="preserve"> </w:t>
      </w:r>
      <w:r w:rsidR="00670D24" w:rsidRPr="0018685F">
        <w:rPr>
          <w:rFonts w:ascii="Times New Roman" w:hAnsi="Times New Roman" w:cs="Times New Roman"/>
          <w:bCs/>
          <w:sz w:val="24"/>
          <w:szCs w:val="24"/>
        </w:rPr>
        <w:t xml:space="preserve">some species such as </w:t>
      </w:r>
      <w:r w:rsidR="003C463F" w:rsidRPr="0018685F">
        <w:rPr>
          <w:rFonts w:ascii="Times New Roman" w:hAnsi="Times New Roman" w:cs="Times New Roman"/>
          <w:bCs/>
          <w:sz w:val="24"/>
          <w:szCs w:val="24"/>
        </w:rPr>
        <w:t>burying beetles</w:t>
      </w:r>
      <w:r w:rsidR="00F368D2" w:rsidRPr="0018685F">
        <w:rPr>
          <w:rFonts w:ascii="Times New Roman" w:hAnsi="Times New Roman" w:cs="Times New Roman"/>
          <w:bCs/>
          <w:sz w:val="24"/>
          <w:szCs w:val="24"/>
        </w:rPr>
        <w:t xml:space="preserve"> (</w:t>
      </w:r>
      <w:r w:rsidR="00F368D2" w:rsidRPr="0018685F">
        <w:rPr>
          <w:rFonts w:ascii="Times New Roman" w:hAnsi="Times New Roman" w:cs="Times New Roman"/>
          <w:bCs/>
          <w:i/>
          <w:iCs/>
          <w:sz w:val="24"/>
          <w:szCs w:val="24"/>
        </w:rPr>
        <w:t>Nicrophorus</w:t>
      </w:r>
      <w:r w:rsidR="005A2AEE" w:rsidRPr="0018685F">
        <w:rPr>
          <w:rFonts w:ascii="Times New Roman" w:hAnsi="Times New Roman" w:cs="Times New Roman"/>
          <w:bCs/>
          <w:i/>
          <w:iCs/>
          <w:sz w:val="24"/>
          <w:szCs w:val="24"/>
        </w:rPr>
        <w:t xml:space="preserve"> </w:t>
      </w:r>
      <w:r w:rsidR="005A2AEE" w:rsidRPr="0018685F">
        <w:rPr>
          <w:rFonts w:ascii="Times New Roman" w:hAnsi="Times New Roman" w:cs="Times New Roman"/>
          <w:bCs/>
          <w:sz w:val="24"/>
          <w:szCs w:val="24"/>
        </w:rPr>
        <w:t>spp.</w:t>
      </w:r>
      <w:r w:rsidR="00F368D2" w:rsidRPr="0018685F">
        <w:rPr>
          <w:rFonts w:ascii="Times New Roman" w:hAnsi="Times New Roman" w:cs="Times New Roman"/>
          <w:bCs/>
          <w:sz w:val="24"/>
          <w:szCs w:val="24"/>
        </w:rPr>
        <w:t>)</w:t>
      </w:r>
      <w:r w:rsidR="001F7199" w:rsidRPr="0018685F">
        <w:rPr>
          <w:rFonts w:ascii="Times New Roman" w:hAnsi="Times New Roman" w:cs="Times New Roman"/>
          <w:bCs/>
          <w:sz w:val="24"/>
          <w:szCs w:val="24"/>
        </w:rPr>
        <w:t>, carcasses are particularly important</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because</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they</w:t>
      </w:r>
      <w:r w:rsidR="00670D24" w:rsidRPr="0018685F">
        <w:rPr>
          <w:rFonts w:ascii="Times New Roman" w:hAnsi="Times New Roman" w:cs="Times New Roman"/>
          <w:bCs/>
          <w:sz w:val="24"/>
          <w:szCs w:val="24"/>
        </w:rPr>
        <w:t xml:space="preserve"> serve as not only food resource but also </w:t>
      </w:r>
      <w:r w:rsidR="003C463F" w:rsidRPr="0018685F">
        <w:rPr>
          <w:rFonts w:ascii="Times New Roman" w:hAnsi="Times New Roman" w:cs="Times New Roman"/>
          <w:bCs/>
          <w:sz w:val="24"/>
          <w:szCs w:val="24"/>
        </w:rPr>
        <w:t>breeding sites</w:t>
      </w:r>
      <w:r w:rsidR="00AE12E4" w:rsidRPr="0018685F">
        <w:rPr>
          <w:rFonts w:ascii="Times New Roman" w:hAnsi="Times New Roman" w:cs="Times New Roman"/>
          <w:bCs/>
          <w:sz w:val="24"/>
          <w:szCs w:val="24"/>
        </w:rPr>
        <w:t xml:space="preserve"> where</w:t>
      </w:r>
      <w:r w:rsidR="005F491F" w:rsidRPr="0018685F">
        <w:rPr>
          <w:rFonts w:ascii="Times New Roman" w:hAnsi="Times New Roman" w:cs="Times New Roman"/>
          <w:bCs/>
          <w:sz w:val="24"/>
          <w:szCs w:val="24"/>
        </w:rPr>
        <w:t xml:space="preserve"> </w:t>
      </w:r>
      <w:r w:rsidR="00E73CC5" w:rsidRPr="0018685F">
        <w:rPr>
          <w:rFonts w:ascii="Times New Roman" w:hAnsi="Times New Roman" w:cs="Times New Roman"/>
          <w:bCs/>
          <w:sz w:val="24"/>
          <w:szCs w:val="24"/>
        </w:rPr>
        <w:t xml:space="preserve">the </w:t>
      </w:r>
      <w:r w:rsidR="005F491F" w:rsidRPr="0018685F">
        <w:rPr>
          <w:rFonts w:ascii="Times New Roman" w:hAnsi="Times New Roman" w:cs="Times New Roman"/>
          <w:bCs/>
          <w:sz w:val="24"/>
          <w:szCs w:val="24"/>
        </w:rPr>
        <w:t>offspring</w:t>
      </w:r>
      <w:r w:rsidR="00E73CC5" w:rsidRPr="0018685F">
        <w:rPr>
          <w:rFonts w:ascii="Times New Roman" w:hAnsi="Times New Roman" w:cs="Times New Roman"/>
          <w:bCs/>
          <w:sz w:val="24"/>
          <w:szCs w:val="24"/>
        </w:rPr>
        <w:t xml:space="preserve"> grow and develop under parental care</w:t>
      </w:r>
      <w:r w:rsidR="00AE12E4" w:rsidRPr="0018685F">
        <w:rPr>
          <w:rFonts w:ascii="Times New Roman" w:hAnsi="Times New Roman" w:cs="Times New Roman"/>
          <w:bCs/>
          <w:sz w:val="24"/>
          <w:szCs w:val="24"/>
        </w:rPr>
        <w:t xml:space="preserve"> </w:t>
      </w:r>
      <w:r w:rsidR="00AE12E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AE12E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AE12E4" w:rsidRPr="0018685F">
        <w:rPr>
          <w:rFonts w:ascii="Times New Roman" w:hAnsi="Times New Roman" w:cs="Times New Roman"/>
          <w:bCs/>
          <w:sz w:val="24"/>
          <w:szCs w:val="24"/>
        </w:rPr>
        <w:fldChar w:fldCharType="end"/>
      </w:r>
      <w:r w:rsidR="00E73CC5" w:rsidRPr="0018685F">
        <w:rPr>
          <w:rFonts w:ascii="Times New Roman" w:hAnsi="Times New Roman" w:cs="Times New Roman"/>
          <w:bCs/>
          <w:sz w:val="24"/>
          <w:szCs w:val="24"/>
        </w:rPr>
        <w:t>. C</w:t>
      </w:r>
      <w:r w:rsidR="00524AB1" w:rsidRPr="0018685F">
        <w:rPr>
          <w:rFonts w:ascii="Times New Roman" w:hAnsi="Times New Roman" w:cs="Times New Roman"/>
          <w:bCs/>
          <w:sz w:val="24"/>
          <w:szCs w:val="24"/>
        </w:rPr>
        <w:t>arcass attributes</w:t>
      </w:r>
      <w:r w:rsidR="00E73CC5" w:rsidRPr="0018685F">
        <w:rPr>
          <w:rFonts w:ascii="Times New Roman" w:hAnsi="Times New Roman" w:cs="Times New Roman"/>
          <w:bCs/>
          <w:sz w:val="24"/>
          <w:szCs w:val="24"/>
        </w:rPr>
        <w:t>, therefore,</w:t>
      </w:r>
      <w:r w:rsidR="00524AB1" w:rsidRPr="0018685F">
        <w:rPr>
          <w:rFonts w:ascii="Times New Roman" w:hAnsi="Times New Roman" w:cs="Times New Roman"/>
          <w:bCs/>
          <w:sz w:val="24"/>
          <w:szCs w:val="24"/>
        </w:rPr>
        <w:t xml:space="preserve"> can strongly influence the </w:t>
      </w:r>
      <w:r w:rsidR="00E73CC5" w:rsidRPr="0018685F">
        <w:rPr>
          <w:rFonts w:ascii="Times New Roman" w:hAnsi="Times New Roman" w:cs="Times New Roman"/>
          <w:bCs/>
          <w:sz w:val="24"/>
          <w:szCs w:val="24"/>
        </w:rPr>
        <w:t>reproduction</w:t>
      </w:r>
      <w:r w:rsidR="00524AB1" w:rsidRPr="0018685F">
        <w:rPr>
          <w:rFonts w:ascii="Times New Roman" w:hAnsi="Times New Roman" w:cs="Times New Roman"/>
          <w:bCs/>
          <w:sz w:val="24"/>
          <w:szCs w:val="24"/>
        </w:rPr>
        <w:t xml:space="preserve"> of</w:t>
      </w:r>
      <w:r w:rsidR="00E73CC5" w:rsidRPr="0018685F">
        <w:rPr>
          <w:rFonts w:ascii="Times New Roman" w:hAnsi="Times New Roman" w:cs="Times New Roman"/>
          <w:bCs/>
          <w:sz w:val="24"/>
          <w:szCs w:val="24"/>
        </w:rPr>
        <w:t xml:space="preserve"> burying</w:t>
      </w:r>
      <w:r w:rsidR="00524AB1" w:rsidRPr="0018685F">
        <w:rPr>
          <w:rFonts w:ascii="Times New Roman" w:hAnsi="Times New Roman" w:cs="Times New Roman"/>
          <w:bCs/>
          <w:sz w:val="24"/>
          <w:szCs w:val="24"/>
        </w:rPr>
        <w:t xml:space="preserve"> beetles.</w:t>
      </w:r>
    </w:p>
    <w:p w14:paraId="3BC4F101" w14:textId="7DF9A87E" w:rsidR="00CF6A6A" w:rsidRPr="0018685F" w:rsidRDefault="00E442BE" w:rsidP="00CF6A6A">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Pr="0018685F">
        <w:rPr>
          <w:rFonts w:ascii="Times New Roman" w:hAnsi="Times New Roman" w:cs="Times New Roman"/>
          <w:bCs/>
          <w:sz w:val="24"/>
          <w:szCs w:val="24"/>
        </w:rPr>
        <w:t xml:space="preserve">Carcass size is a key factor </w:t>
      </w:r>
      <w:r w:rsidR="00524AB1" w:rsidRPr="0018685F">
        <w:rPr>
          <w:rFonts w:ascii="Times New Roman" w:hAnsi="Times New Roman" w:cs="Times New Roman"/>
          <w:bCs/>
          <w:sz w:val="24"/>
          <w:szCs w:val="24"/>
        </w:rPr>
        <w:t>for</w:t>
      </w:r>
      <w:r w:rsidRPr="0018685F">
        <w:rPr>
          <w:rFonts w:ascii="Times New Roman" w:hAnsi="Times New Roman" w:cs="Times New Roman"/>
          <w:bCs/>
          <w:sz w:val="24"/>
          <w:szCs w:val="24"/>
        </w:rPr>
        <w:t xml:space="preserve"> the reproducti</w:t>
      </w:r>
      <w:r w:rsidR="005F5CCA" w:rsidRPr="0018685F">
        <w:rPr>
          <w:rFonts w:ascii="Times New Roman" w:hAnsi="Times New Roman" w:cs="Times New Roman"/>
          <w:bCs/>
          <w:sz w:val="24"/>
          <w:szCs w:val="24"/>
        </w:rPr>
        <w:t>ve success</w:t>
      </w:r>
      <w:r w:rsidRPr="0018685F">
        <w:rPr>
          <w:rFonts w:ascii="Times New Roman" w:hAnsi="Times New Roman" w:cs="Times New Roman"/>
          <w:bCs/>
          <w:sz w:val="24"/>
          <w:szCs w:val="24"/>
        </w:rPr>
        <w:t xml:space="preserve"> of burying beetles because it determines the amount of resource available for breeding</w:t>
      </w:r>
      <w:r w:rsidR="00970236" w:rsidRPr="0018685F">
        <w:rPr>
          <w:rFonts w:ascii="Times New Roman" w:hAnsi="Times New Roman" w:cs="Times New Roman"/>
          <w:bCs/>
          <w:sz w:val="24"/>
          <w:szCs w:val="24"/>
        </w:rPr>
        <w:t xml:space="preserve">. </w:t>
      </w:r>
      <w:r w:rsidR="007E5486" w:rsidRPr="0018685F">
        <w:rPr>
          <w:rFonts w:ascii="Times New Roman" w:hAnsi="Times New Roman" w:cs="Times New Roman"/>
          <w:bCs/>
          <w:sz w:val="24"/>
          <w:szCs w:val="24"/>
        </w:rPr>
        <w:t>B</w:t>
      </w:r>
      <w:r w:rsidR="00C049B7" w:rsidRPr="0018685F">
        <w:rPr>
          <w:rFonts w:ascii="Times New Roman" w:hAnsi="Times New Roman" w:cs="Times New Roman"/>
          <w:bCs/>
          <w:sz w:val="24"/>
          <w:szCs w:val="24"/>
        </w:rPr>
        <w:t xml:space="preserve">rood size and brood mass are generally greater on larger (heavier) carcasses </w:t>
      </w:r>
      <w:r w:rsidR="00C049B7"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PjxSZWNOdW0+NzwvUmVjTnVtPjxEaXNwbGF5VGV4dD5bNS05XTwvRGlzcGxheVRleHQ+PHJlY29y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PjxSZWNOdW0+NzwvUmVjTnVtPjxEaXNwbGF5VGV4dD5bNS05XTwvRGlzcGxheVRleHQ+PHJlY29y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r>
      <w:r w:rsidR="00C049B7"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[5-9]</w:t>
      </w:r>
      <w:r w:rsidR="00C049B7" w:rsidRPr="0018685F">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t xml:space="preserve">. Moreover, </w:t>
      </w:r>
      <w:r w:rsidR="005B6723" w:rsidRPr="0018685F">
        <w:rPr>
          <w:rFonts w:ascii="Times New Roman" w:hAnsi="Times New Roman" w:cs="Times New Roman"/>
          <w:bCs/>
          <w:sz w:val="24"/>
          <w:szCs w:val="24"/>
        </w:rPr>
        <w:t xml:space="preserve"> p</w:t>
      </w:r>
      <w:r w:rsidR="00AA6BF4" w:rsidRPr="0018685F">
        <w:rPr>
          <w:rFonts w:ascii="Times New Roman" w:hAnsi="Times New Roman" w:cs="Times New Roman"/>
          <w:bCs/>
          <w:sz w:val="24"/>
          <w:szCs w:val="24"/>
        </w:rPr>
        <w:t xml:space="preserve">arents can adjust their reproductive investment </w:t>
      </w:r>
      <w:r w:rsidR="00C049B7" w:rsidRPr="0018685F">
        <w:rPr>
          <w:rFonts w:ascii="Times New Roman" w:hAnsi="Times New Roman" w:cs="Times New Roman"/>
          <w:bCs/>
          <w:sz w:val="24"/>
          <w:szCs w:val="24"/>
        </w:rPr>
        <w:t>based on carcass size</w:t>
      </w:r>
      <w:r w:rsidR="00BD6DD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&lt;EndNote&gt;&lt;Cite&gt;&lt;Author&gt;Hopwood&lt;/Author&gt;&lt;Year&gt;2016&lt;/Year&gt;&lt;RecNum&gt;5&lt;/RecNum&gt;&lt;DisplayText&gt;[10]&lt;/DisplayText&gt;&lt;record&gt;&lt;rec-number&gt;5&lt;/rec-number&gt;&lt;foreign-keys&gt;&lt;key app="EN" db-id="z9xx2w0pverrspedt95pdps0rswpfe0ave99" timestamp="1714612554"&gt;5&lt;/key&gt;&lt;/foreign-keys&gt;&lt;ref-type name="Journal Article"&gt;17&lt;/ref-type&gt;&lt;contributors&gt;&lt;authors&gt;&lt;author&gt;Hopwood, Paul E&lt;/author&gt;&lt;author&gt;Moore, Allen J&lt;/author&gt;&lt;author&gt;Tregenza, Tom&lt;/author&gt;&lt;author&gt;Royle, Nick J&lt;/author&gt;&lt;/authors&gt;&lt;/contributors&gt;&lt;titles&gt;&lt;title&gt;Niche variation and the maintenance of variation in body size in a burying beetle&lt;/title&gt;&lt;secondary-title&gt;Ecological Entomology&lt;/secondary-title&gt;&lt;/titles&gt;&lt;periodical&gt;&lt;full-title&gt;Ecological Entomology&lt;/full-title&gt;&lt;/periodical&gt;&lt;pages&gt;96-104&lt;/pages&gt;&lt;volume&gt;41&lt;/volume&gt;&lt;number&gt;1&lt;/number&gt;&lt;dates&gt;&lt;year&gt;2016&lt;/year&gt;&lt;/dates&gt;&lt;isbn&gt;0307-6946&lt;/isbn&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[10]</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 xml:space="preserve">. For example, females lay more eggs on larger carcasses within a certain carcass size range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&lt;EndNote&gt;&lt;Cite&gt;&lt;Author&gt;Müller&lt;/Author&gt;&lt;Year&gt;1990&lt;/Year&gt;&lt;RecNum&gt;11&lt;/RecNum&gt;&lt;DisplayText&gt;[11]&lt;/DisplayText&gt;&lt;record&gt;&lt;rec-number&gt;11&lt;/rec-number&gt;&lt;foreign-keys&gt;&lt;key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[11]</w:t>
      </w:r>
      <w:r w:rsidR="00AA6BF4" w:rsidRPr="0018685F">
        <w:rPr>
          <w:rFonts w:ascii="Times New Roman" w:hAnsi="Times New Roman" w:cs="Times New Roman"/>
          <w:bCs/>
          <w:sz w:val="24"/>
          <w:szCs w:val="24"/>
        </w:rPr>
        <w:fldChar w:fldCharType="end"/>
      </w:r>
      <w:r w:rsidR="007E5486" w:rsidRPr="0018685F">
        <w:rPr>
          <w:rFonts w:ascii="Times New Roman" w:hAnsi="Times New Roman" w:cs="Times New Roman"/>
          <w:bCs/>
          <w:sz w:val="24"/>
          <w:szCs w:val="24"/>
        </w:rPr>
        <w:t>, and p</w:t>
      </w:r>
      <w:r w:rsidR="00AA6BF4" w:rsidRPr="0018685F">
        <w:rPr>
          <w:rFonts w:ascii="Times New Roman" w:hAnsi="Times New Roman" w:cs="Times New Roman"/>
          <w:bCs/>
          <w:sz w:val="24"/>
          <w:szCs w:val="24"/>
        </w:rPr>
        <w:t>arents regulate the brood size via filial cannibalism</w:t>
      </w:r>
      <w:r w:rsidR="003B4C79" w:rsidRPr="0018685F">
        <w:rPr>
          <w:rFonts w:ascii="Times New Roman" w:hAnsi="Times New Roman" w:cs="Times New Roman"/>
          <w:bCs/>
          <w:sz w:val="24"/>
          <w:szCs w:val="24"/>
        </w:rPr>
        <w:t xml:space="preserve"> when carcass resource is limited</w:t>
      </w:r>
      <w:r w:rsidR="00AA6BF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&lt;EndNote&gt;&lt;Cite&gt;&lt;Author&gt;Bartlett&lt;/Author&gt;&lt;Year&gt;1987&lt;/Year&gt;&lt;RecNum&gt;12&lt;/RecNum&gt;&lt;DisplayText&gt;[12]&lt;/DisplayText&gt;&lt;record&gt;&lt;rec-number&gt;12&lt;/rec-number&gt;&lt;foreign-keys&gt;&lt;key app="EN" db-id="z9xx2w0pverrspedt95pdps0rswpfe0ave99" timestamp="1714615729"&gt;12&lt;/key&gt;&lt;/foreign-keys&gt;&lt;ref-type name="Journal Article"&gt;17&lt;/ref-type&gt;&lt;contributors&gt;&lt;authors&gt;&lt;author&gt;Bartlett, J&lt;/author&gt;&lt;/authors&gt;&lt;/contributors&gt;&lt;titles&gt;&lt;title&gt;Filial cannibalism in burying beetles&lt;/title&gt;&lt;secondary-title&gt;Behavioral Ecology and Sociobiology&lt;/secondary-title&gt;&lt;/titles&gt;&lt;periodical&gt;&lt;full-title&gt;Behavioral Ecology and Sociobiology&lt;/full-title&gt;&lt;/periodical&gt;&lt;pages&gt;179-183&lt;/pages&gt;&lt;volume&gt;21&lt;/volume&gt;&lt;dates&gt;&lt;year&gt;1987&lt;/year&gt;&lt;/dates&gt;&lt;isbn&gt;0340-5443&lt;/isbn&gt;&lt;urls&gt;&lt;/urls&gt;&lt;/record&gt;&lt;/Cite&gt;&lt;/EndNote&gt;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[12]</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w:t>
      </w:r>
      <w:r w:rsidR="007E5486" w:rsidRPr="0018685F">
        <w:rPr>
          <w:rFonts w:ascii="Times New Roman" w:hAnsi="Times New Roman" w:cs="Times New Roman"/>
          <w:bCs/>
          <w:sz w:val="24"/>
          <w:szCs w:val="24"/>
        </w:rPr>
        <w:t xml:space="preserve"> </w:t>
      </w:r>
      <w:r w:rsidR="00D35204" w:rsidRPr="0018685F">
        <w:rPr>
          <w:rFonts w:ascii="Times New Roman" w:hAnsi="Times New Roman" w:cs="Times New Roman"/>
          <w:bCs/>
          <w:sz w:val="24"/>
          <w:szCs w:val="24"/>
        </w:rPr>
        <w:t>However, d</w:t>
      </w:r>
      <w:r w:rsidR="007E5486" w:rsidRPr="0018685F">
        <w:rPr>
          <w:rFonts w:ascii="Times New Roman" w:hAnsi="Times New Roman" w:cs="Times New Roman"/>
          <w:bCs/>
          <w:sz w:val="24"/>
          <w:szCs w:val="24"/>
        </w:rPr>
        <w:t>espite the resource benefits, l</w:t>
      </w:r>
      <w:r w:rsidR="00CA5234" w:rsidRPr="0018685F">
        <w:rPr>
          <w:rFonts w:ascii="Times New Roman" w:hAnsi="Times New Roman" w:cs="Times New Roman"/>
          <w:bCs/>
          <w:sz w:val="24"/>
          <w:szCs w:val="24"/>
        </w:rPr>
        <w:t xml:space="preserve">arge carcasses </w:t>
      </w:r>
      <w:r w:rsidR="00EE522D" w:rsidRPr="0018685F">
        <w:rPr>
          <w:rFonts w:ascii="Times New Roman" w:hAnsi="Times New Roman" w:cs="Times New Roman"/>
          <w:bCs/>
          <w:sz w:val="24"/>
          <w:szCs w:val="24"/>
        </w:rPr>
        <w:t>can</w:t>
      </w:r>
      <w:r w:rsidR="00CA5234" w:rsidRPr="0018685F">
        <w:rPr>
          <w:rFonts w:ascii="Times New Roman" w:hAnsi="Times New Roman" w:cs="Times New Roman"/>
          <w:bCs/>
          <w:sz w:val="24"/>
          <w:szCs w:val="24"/>
        </w:rPr>
        <w:t xml:space="preserve"> be more difficult to utilize</w:t>
      </w:r>
      <w:r w:rsidR="00423B72" w:rsidRPr="0018685F">
        <w:rPr>
          <w:rFonts w:ascii="Times New Roman" w:hAnsi="Times New Roman" w:cs="Times New Roman"/>
          <w:bCs/>
          <w:sz w:val="24"/>
          <w:szCs w:val="24"/>
        </w:rPr>
        <w:t xml:space="preserve"> </w:t>
      </w:r>
      <w:r w:rsidR="00423B72"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&lt;EndNote&gt;&lt;Cite&gt;&lt;Author&gt;Trumbo&lt;/Author&gt;&lt;Year&gt;1992&lt;/Year&gt;&lt;RecNum&gt;10&lt;/RecNum&gt;&lt;DisplayText&gt;[9]&lt;/DisplayText&gt;&lt;record&gt;&lt;rec-number&gt;10&lt;/rec-number&gt;&lt;foreign-keys&gt;&lt;key app="EN" db-id="z9xx2w0pverrspedt95pdps0rswpfe0ave99" timestamp="1714613992"&gt;10&lt;/key&gt;&lt;/foreign-keys&gt;&lt;ref-type name="Journal Article"&gt;17&lt;/ref-type&gt;&lt;contributors&gt;&lt;authors&gt;&lt;author&gt;Trumbo, Stephen T&lt;/author&gt;&lt;/authors&gt;&lt;/contributors&gt;&lt;titles&gt;&lt;title&gt;Monogamy to communal breeding: exploitation of a broad resource base by burying beetles (Nicrophorus)&lt;/title&gt;&lt;secondary-title&gt;Ecological Entomology&lt;/secondary-title&gt;&lt;/titles&gt;&lt;periodical&gt;&lt;full-title&gt;Ecological Entomology&lt;/full-title&gt;&lt;/periodical&gt;&lt;pages&gt;289-298&lt;/pages&gt;&lt;volume&gt;17&lt;/volume&gt;&lt;number&gt;3&lt;/number&gt;&lt;dates&gt;&lt;year&gt;1992&lt;/year&gt;&lt;/dates&gt;&lt;urls&gt;&lt;/urls&gt;&lt;/record&gt;&lt;/Cite&gt;&lt;/EndNote&gt;</w:instrText>
      </w:r>
      <w:r w:rsidR="00423B72"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[9]</w:t>
      </w:r>
      <w:r w:rsidR="00423B72" w:rsidRPr="0018685F">
        <w:rPr>
          <w:rFonts w:ascii="Times New Roman" w:hAnsi="Times New Roman" w:cs="Times New Roman"/>
          <w:bCs/>
          <w:sz w:val="24"/>
          <w:szCs w:val="24"/>
        </w:rPr>
        <w:fldChar w:fldCharType="end"/>
      </w:r>
      <w:r w:rsidR="00CA5234" w:rsidRPr="0018685F">
        <w:rPr>
          <w:rFonts w:ascii="Times New Roman" w:hAnsi="Times New Roman" w:cs="Times New Roman"/>
          <w:bCs/>
          <w:sz w:val="24"/>
          <w:szCs w:val="24"/>
        </w:rPr>
        <w:t>, and the</w:t>
      </w:r>
      <w:r w:rsidR="00E360F0" w:rsidRPr="0018685F">
        <w:rPr>
          <w:rFonts w:ascii="Times New Roman" w:hAnsi="Times New Roman" w:cs="Times New Roman"/>
          <w:bCs/>
          <w:sz w:val="24"/>
          <w:szCs w:val="24"/>
        </w:rPr>
        <w:t xml:space="preserve"> energetic costs of </w:t>
      </w:r>
      <w:r w:rsidR="00423B72" w:rsidRPr="0018685F">
        <w:rPr>
          <w:rFonts w:ascii="Times New Roman" w:hAnsi="Times New Roman" w:cs="Times New Roman"/>
          <w:bCs/>
          <w:sz w:val="24"/>
          <w:szCs w:val="24"/>
        </w:rPr>
        <w:t>processing</w:t>
      </w:r>
      <w:r w:rsidR="00E360F0" w:rsidRPr="0018685F">
        <w:rPr>
          <w:rFonts w:ascii="Times New Roman" w:hAnsi="Times New Roman" w:cs="Times New Roman"/>
          <w:bCs/>
          <w:sz w:val="24"/>
          <w:szCs w:val="24"/>
        </w:rPr>
        <w:t xml:space="preserve"> carcass tissue</w:t>
      </w:r>
      <w:r w:rsidR="00F66A88" w:rsidRPr="0018685F">
        <w:rPr>
          <w:rFonts w:ascii="Times New Roman" w:hAnsi="Times New Roman" w:cs="Times New Roman"/>
          <w:bCs/>
          <w:sz w:val="24"/>
          <w:szCs w:val="24"/>
        </w:rPr>
        <w:t xml:space="preserve"> also</w:t>
      </w:r>
      <w:r w:rsidR="00E360F0" w:rsidRPr="0018685F">
        <w:rPr>
          <w:rFonts w:ascii="Times New Roman" w:hAnsi="Times New Roman" w:cs="Times New Roman"/>
          <w:bCs/>
          <w:sz w:val="24"/>
          <w:szCs w:val="24"/>
        </w:rPr>
        <w:t xml:space="preserve"> </w:t>
      </w:r>
      <w:r w:rsidR="00CA5234" w:rsidRPr="0018685F">
        <w:rPr>
          <w:rFonts w:ascii="Times New Roman" w:hAnsi="Times New Roman" w:cs="Times New Roman"/>
          <w:bCs/>
          <w:sz w:val="24"/>
          <w:szCs w:val="24"/>
        </w:rPr>
        <w:t xml:space="preserve">increase with carcass size. </w:t>
      </w:r>
      <w:r w:rsidR="003A783F" w:rsidRPr="0018685F">
        <w:rPr>
          <w:rFonts w:ascii="Times New Roman" w:hAnsi="Times New Roman" w:cs="Times New Roman"/>
          <w:bCs/>
          <w:sz w:val="24"/>
          <w:szCs w:val="24"/>
        </w:rPr>
        <w:t>Such</w:t>
      </w:r>
      <w:r w:rsidR="00E73CC5" w:rsidRPr="0018685F">
        <w:rPr>
          <w:rFonts w:ascii="Times New Roman" w:hAnsi="Times New Roman" w:cs="Times New Roman"/>
          <w:bCs/>
          <w:sz w:val="24"/>
          <w:szCs w:val="24"/>
        </w:rPr>
        <w:t xml:space="preserve"> cost-benefit trade-off</w:t>
      </w:r>
      <w:r w:rsidR="003A783F" w:rsidRPr="0018685F">
        <w:rPr>
          <w:rFonts w:ascii="Times New Roman" w:hAnsi="Times New Roman" w:cs="Times New Roman"/>
          <w:bCs/>
          <w:sz w:val="24"/>
          <w:szCs w:val="24"/>
        </w:rPr>
        <w:t>s</w:t>
      </w:r>
      <w:r w:rsidR="00E73CC5" w:rsidRPr="0018685F">
        <w:rPr>
          <w:rFonts w:ascii="Times New Roman" w:hAnsi="Times New Roman" w:cs="Times New Roman"/>
          <w:bCs/>
          <w:sz w:val="24"/>
          <w:szCs w:val="24"/>
        </w:rPr>
        <w:t xml:space="preserve"> suggest that</w:t>
      </w:r>
      <w:r w:rsidR="003A783F" w:rsidRPr="0018685F">
        <w:rPr>
          <w:rFonts w:ascii="Times New Roman" w:hAnsi="Times New Roman" w:cs="Times New Roman"/>
          <w:bCs/>
          <w:sz w:val="24"/>
          <w:szCs w:val="24"/>
        </w:rPr>
        <w:t xml:space="preserve"> reproductive performance might not necessarily be greater on larger carcasses</w:t>
      </w:r>
      <w:r w:rsidR="00E73CC5" w:rsidRPr="0018685F">
        <w:rPr>
          <w:rFonts w:ascii="Times New Roman" w:hAnsi="Times New Roman" w:cs="Times New Roman"/>
          <w:bCs/>
          <w:sz w:val="24"/>
          <w:szCs w:val="24"/>
        </w:rPr>
        <w:t xml:space="preserve">, yet no study has empirically examined </w:t>
      </w:r>
      <w:r w:rsidR="003A783F" w:rsidRPr="0018685F">
        <w:rPr>
          <w:rFonts w:ascii="Times New Roman" w:hAnsi="Times New Roman" w:cs="Times New Roman"/>
          <w:bCs/>
          <w:sz w:val="24"/>
          <w:szCs w:val="24"/>
        </w:rPr>
        <w:t>whether there is an optimal carcass size for breeding</w:t>
      </w:r>
      <w:r w:rsidR="00223238" w:rsidRPr="0018685F">
        <w:rPr>
          <w:rFonts w:ascii="Times New Roman" w:hAnsi="Times New Roman" w:cs="Times New Roman"/>
          <w:bCs/>
          <w:sz w:val="24"/>
          <w:szCs w:val="24"/>
        </w:rPr>
        <w:t>.</w:t>
      </w:r>
    </w:p>
    <w:p w14:paraId="55F0974D" w14:textId="42C61FE7" w:rsidR="00953076" w:rsidRPr="0018685F" w:rsidRDefault="00EC7B74" w:rsidP="00953076">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Pr="0018685F">
        <w:rPr>
          <w:rFonts w:ascii="Times New Roman" w:hAnsi="Times New Roman" w:cs="Times New Roman"/>
          <w:bCs/>
          <w:sz w:val="24"/>
          <w:szCs w:val="24"/>
        </w:rPr>
        <w:t xml:space="preserve">Besides carcass size, </w:t>
      </w:r>
      <w:r w:rsidR="00D2027E" w:rsidRPr="0018685F">
        <w:rPr>
          <w:rFonts w:ascii="Times New Roman" w:hAnsi="Times New Roman" w:cs="Times New Roman"/>
          <w:bCs/>
          <w:sz w:val="24"/>
          <w:szCs w:val="24"/>
        </w:rPr>
        <w:t xml:space="preserve">the source of </w:t>
      </w:r>
      <w:r w:rsidRPr="0018685F">
        <w:rPr>
          <w:rFonts w:ascii="Times New Roman" w:hAnsi="Times New Roman" w:cs="Times New Roman"/>
          <w:bCs/>
          <w:sz w:val="24"/>
          <w:szCs w:val="24"/>
        </w:rPr>
        <w:t>c</w:t>
      </w:r>
      <w:r w:rsidR="00644562" w:rsidRPr="0018685F">
        <w:rPr>
          <w:rFonts w:ascii="Times New Roman" w:hAnsi="Times New Roman" w:cs="Times New Roman"/>
          <w:bCs/>
          <w:sz w:val="24"/>
          <w:szCs w:val="24"/>
        </w:rPr>
        <w:t>arcass</w:t>
      </w:r>
      <w:r w:rsidR="00D2027E" w:rsidRPr="0018685F">
        <w:rPr>
          <w:rFonts w:ascii="Times New Roman" w:hAnsi="Times New Roman" w:cs="Times New Roman"/>
          <w:bCs/>
          <w:sz w:val="24"/>
          <w:szCs w:val="24"/>
        </w:rPr>
        <w:t xml:space="preserve"> </w:t>
      </w:r>
      <w:r w:rsidR="00644562" w:rsidRPr="0018685F">
        <w:rPr>
          <w:rFonts w:ascii="Times New Roman" w:hAnsi="Times New Roman" w:cs="Times New Roman"/>
          <w:bCs/>
          <w:sz w:val="24"/>
          <w:szCs w:val="24"/>
        </w:rPr>
        <w:t>ca</w:t>
      </w:r>
      <w:r w:rsidR="00D2027E" w:rsidRPr="0018685F">
        <w:rPr>
          <w:rFonts w:ascii="Times New Roman" w:hAnsi="Times New Roman" w:cs="Times New Roman"/>
          <w:bCs/>
          <w:sz w:val="24"/>
          <w:szCs w:val="24"/>
        </w:rPr>
        <w:t>n also influence</w:t>
      </w:r>
      <w:r w:rsidR="00644562" w:rsidRPr="0018685F">
        <w:rPr>
          <w:rFonts w:ascii="Times New Roman" w:hAnsi="Times New Roman" w:cs="Times New Roman"/>
          <w:bCs/>
          <w:sz w:val="24"/>
          <w:szCs w:val="24"/>
        </w:rPr>
        <w:t xml:space="preserve"> </w:t>
      </w:r>
      <w:r w:rsidR="00D2027E" w:rsidRPr="0018685F">
        <w:rPr>
          <w:rFonts w:ascii="Times New Roman" w:hAnsi="Times New Roman" w:cs="Times New Roman"/>
          <w:bCs/>
          <w:sz w:val="24"/>
          <w:szCs w:val="24"/>
        </w:rPr>
        <w:t>the reproduction of</w:t>
      </w:r>
      <w:r w:rsidR="00644562" w:rsidRPr="0018685F">
        <w:rPr>
          <w:rFonts w:ascii="Times New Roman" w:hAnsi="Times New Roman" w:cs="Times New Roman"/>
          <w:bCs/>
          <w:sz w:val="24"/>
          <w:szCs w:val="24"/>
        </w:rPr>
        <w:t xml:space="preserve"> </w:t>
      </w:r>
      <w:r w:rsidR="00D2027E" w:rsidRPr="0018685F">
        <w:rPr>
          <w:rFonts w:ascii="Times New Roman" w:hAnsi="Times New Roman" w:cs="Times New Roman"/>
          <w:bCs/>
          <w:sz w:val="24"/>
          <w:szCs w:val="24"/>
        </w:rPr>
        <w:t>burying beetles</w:t>
      </w:r>
      <w:r w:rsidR="00D739BA" w:rsidRPr="0018685F">
        <w:rPr>
          <w:rFonts w:ascii="Times New Roman" w:hAnsi="Times New Roman" w:cs="Times New Roman"/>
          <w:bCs/>
          <w:sz w:val="24"/>
          <w:szCs w:val="24"/>
        </w:rPr>
        <w:t>.</w:t>
      </w:r>
      <w:r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C</w:t>
      </w:r>
      <w:r w:rsidR="00C66652" w:rsidRPr="0018685F">
        <w:rPr>
          <w:rFonts w:ascii="Times New Roman" w:hAnsi="Times New Roman" w:cs="Times New Roman"/>
          <w:bCs/>
          <w:sz w:val="24"/>
          <w:szCs w:val="24"/>
        </w:rPr>
        <w:t>arcasses</w:t>
      </w:r>
      <w:r w:rsidRPr="0018685F">
        <w:rPr>
          <w:rFonts w:ascii="Times New Roman" w:hAnsi="Times New Roman" w:cs="Times New Roman"/>
          <w:bCs/>
          <w:sz w:val="24"/>
          <w:szCs w:val="24"/>
        </w:rPr>
        <w:t xml:space="preserve"> in the wild</w:t>
      </w:r>
      <w:r w:rsidR="00C6665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come from animals </w:t>
      </w:r>
      <w:r w:rsidR="006F621B" w:rsidRPr="0018685F">
        <w:rPr>
          <w:rFonts w:ascii="Times New Roman" w:hAnsi="Times New Roman" w:cs="Times New Roman"/>
          <w:bCs/>
          <w:sz w:val="24"/>
          <w:szCs w:val="24"/>
        </w:rPr>
        <w:t xml:space="preserve">feeding on diverse diets </w:t>
      </w:r>
      <w:r w:rsidR="003A1180" w:rsidRPr="0018685F">
        <w:rPr>
          <w:rFonts w:ascii="Times New Roman" w:hAnsi="Times New Roman" w:cs="Times New Roman"/>
          <w:bCs/>
          <w:sz w:val="24"/>
          <w:szCs w:val="24"/>
        </w:rPr>
        <w:t>in various environments</w:t>
      </w:r>
      <w:r w:rsidR="00C66652"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 xml:space="preserve">However, most breeding experiments use laboratory mice and chicks, </w:t>
      </w:r>
      <w:r w:rsidR="00986CD5" w:rsidRPr="0018685F">
        <w:rPr>
          <w:rFonts w:ascii="Times New Roman" w:hAnsi="Times New Roman" w:cs="Times New Roman"/>
          <w:bCs/>
          <w:sz w:val="24"/>
          <w:szCs w:val="24"/>
        </w:rPr>
        <w:t>which</w:t>
      </w:r>
      <w:r w:rsidR="006F06DF" w:rsidRPr="0018685F">
        <w:rPr>
          <w:rFonts w:ascii="Times New Roman" w:hAnsi="Times New Roman" w:cs="Times New Roman"/>
          <w:bCs/>
          <w:sz w:val="24"/>
          <w:szCs w:val="24"/>
        </w:rPr>
        <w:t xml:space="preserve"> are</w:t>
      </w:r>
      <w:r w:rsidR="00986CD5" w:rsidRPr="0018685F">
        <w:rPr>
          <w:rFonts w:ascii="Times New Roman" w:hAnsi="Times New Roman" w:cs="Times New Roman"/>
          <w:bCs/>
          <w:sz w:val="24"/>
          <w:szCs w:val="24"/>
        </w:rPr>
        <w:t xml:space="preserve"> usually</w:t>
      </w:r>
      <w:r w:rsidR="006F06DF" w:rsidRPr="0018685F">
        <w:rPr>
          <w:rFonts w:ascii="Times New Roman" w:hAnsi="Times New Roman" w:cs="Times New Roman"/>
          <w:bCs/>
          <w:sz w:val="24"/>
          <w:szCs w:val="24"/>
        </w:rPr>
        <w:t xml:space="preserve"> </w:t>
      </w:r>
      <w:r w:rsidR="006F621B" w:rsidRPr="0018685F">
        <w:rPr>
          <w:rFonts w:ascii="Times New Roman" w:hAnsi="Times New Roman" w:cs="Times New Roman"/>
          <w:bCs/>
          <w:sz w:val="24"/>
          <w:szCs w:val="24"/>
        </w:rPr>
        <w:t xml:space="preserve">fed fixed diets and </w:t>
      </w:r>
      <w:r w:rsidR="006F06DF" w:rsidRPr="0018685F">
        <w:rPr>
          <w:rFonts w:ascii="Times New Roman" w:hAnsi="Times New Roman" w:cs="Times New Roman"/>
          <w:bCs/>
          <w:sz w:val="24"/>
          <w:szCs w:val="24"/>
        </w:rPr>
        <w:t>reared in a controlled environment</w:t>
      </w:r>
      <w:r w:rsidR="003A3FDE" w:rsidRPr="0018685F">
        <w:rPr>
          <w:rFonts w:ascii="Times New Roman" w:hAnsi="Times New Roman" w:cs="Times New Roman"/>
          <w:bCs/>
          <w:sz w:val="24"/>
          <w:szCs w:val="24"/>
        </w:rPr>
        <w:t xml:space="preserve">. Consequently, </w:t>
      </w:r>
      <w:r w:rsidR="00130EA0" w:rsidRPr="0018685F">
        <w:rPr>
          <w:rFonts w:ascii="Times New Roman" w:hAnsi="Times New Roman" w:cs="Times New Roman"/>
          <w:bCs/>
          <w:sz w:val="24"/>
          <w:szCs w:val="24"/>
        </w:rPr>
        <w:t xml:space="preserve">lab and wild carcasses may have considerably different body compositions as well as skin and gut microbiomes </w:t>
      </w:r>
      <w:r w:rsidR="00130EA0"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&lt;EndNote&gt;&lt;Cite&gt;&lt;Author&gt;Weldon&lt;/Author&gt;&lt;Year&gt;2015&lt;/Year&gt;&lt;RecNum&gt;32&lt;/RecNum&gt;&lt;DisplayText&gt;[13]&lt;/DisplayText&gt;&lt;record&gt;&lt;rec-number&gt;32&lt;/rec-number&gt;&lt;foreign-keys&gt;&lt;key app="EN" db-id="z9xx2w0pverrspedt95pdps0rswpfe0ave99" timestamp="1715359984"&gt;32&lt;/key&gt;&lt;/foreign-keys&gt;&lt;ref-type name="Journal Article"&gt;17&lt;/ref-type&gt;&lt;contributors&gt;&lt;authors&gt;&lt;author&gt;Weldon, Laura&lt;/author&gt;&lt;author&gt;Abolins, Stephen&lt;/author&gt;&lt;author&gt;Lenzi, Luca&lt;/author&gt;&lt;author&gt;Bourne, Christian&lt;/author&gt;&lt;author&gt;Riley, Eleanor M&lt;/author&gt;&lt;author&gt;Viney, Mark&lt;/author&gt;&lt;/authors&gt;&lt;/contributors&gt;&lt;titles&gt;&lt;title&gt;The gut microbiota of wild mice&lt;/title&gt;&lt;secondary-title&gt;PLoS One&lt;/secondary-title&gt;&lt;/titles&gt;&lt;periodical&gt;&lt;full-title&gt;PLoS One&lt;/full-title&gt;&lt;/periodical&gt;&lt;pages&gt;e0134643&lt;/pages&gt;&lt;volume&gt;10&lt;/volume&gt;&lt;number&gt;8&lt;/number&gt;&lt;dates&gt;&lt;year&gt;2015&lt;/year&gt;&lt;/dates&gt;&lt;isbn&gt;1932-6203&lt;/isbn&gt;&lt;urls&gt;&lt;/urls&gt;&lt;/record&gt;&lt;/Cite&gt;&lt;/EndNote&gt;</w:instrText>
      </w:r>
      <w:r w:rsidR="00130EA0"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[13]</w:t>
      </w:r>
      <w:r w:rsidR="00130EA0" w:rsidRPr="0018685F">
        <w:rPr>
          <w:rFonts w:ascii="Times New Roman" w:hAnsi="Times New Roman" w:cs="Times New Roman"/>
          <w:bCs/>
          <w:sz w:val="24"/>
          <w:szCs w:val="24"/>
        </w:rPr>
        <w:fldChar w:fldCharType="end"/>
      </w:r>
      <w:r w:rsidR="00130EA0"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and these differences can</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alter</w:t>
      </w:r>
      <w:r w:rsidR="003A3FDE" w:rsidRPr="0018685F">
        <w:rPr>
          <w:rFonts w:ascii="Times New Roman" w:hAnsi="Times New Roman" w:cs="Times New Roman"/>
          <w:bCs/>
          <w:sz w:val="24"/>
          <w:szCs w:val="24"/>
        </w:rPr>
        <w:t xml:space="preserve"> larval survival and growth </w:t>
      </w:r>
      <w:r w:rsidR="003A3FDE"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&lt;EndNote&gt;&lt;Cite&gt;&lt;Author&gt;Rozen&lt;/Author&gt;&lt;Year&gt;2008&lt;/Year&gt;&lt;RecNum&gt;16&lt;/RecNum&gt;&lt;DisplayText&gt;[1, 14]&lt;/DisplayText&gt;&lt;record&gt;&lt;rec-number&gt;16&lt;/rec-number&gt;&lt;foreign-keys&gt;&lt;key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Cite&gt;&lt;Author&gt;Shukla&lt;/Author&gt;&lt;Year&gt;2018&lt;/Year&gt;&lt;RecNum&gt;33&lt;/RecNum&gt;&lt;record&gt;&lt;rec-number&gt;33&lt;/rec-number&gt;&lt;foreign-keys&gt;&lt;key app="EN" db-id="z9xx2w0pverrspedt95pdps0rswpfe0ave99" timestamp="1715360593"&gt;33&lt;/key&gt;&lt;/foreign-keys&gt;&lt;ref-type name="Journal Article"&gt;17&lt;/ref-type&gt;&lt;contributors&gt;&lt;authors&gt;&lt;author&gt;Shukla, Shantanu P&lt;/author&gt;&lt;author&gt;Plata, Camila&lt;/author&gt;&lt;author&gt;Reichelt, Michael&lt;/author&gt;&lt;author&gt;Steiger, Sandra&lt;/author&gt;&lt;author&gt;Heckel, David G&lt;/author&gt;&lt;author&gt;Kaltenpoth, Martin&lt;/author&gt;&lt;author&gt;Vilcinskas, Andreas&lt;/author&gt;&lt;author&gt;Vogel, Heiko&lt;/author&gt;&lt;/authors&gt;&lt;/contributors&gt;&lt;titles&gt;&lt;title&gt;Microbiome-assisted carrion preservation aids larval development in a burying beetle&lt;/title&gt;&lt;secondary-title&gt;Proceedings of the National Academy of Sciences&lt;/secondary-title&gt;&lt;/titles&gt;&lt;periodical&gt;&lt;full-title&gt;Proceedings of the National Academy of Sciences&lt;/full-title&gt;&lt;/periodical&gt;&lt;pages&gt;11274-11279&lt;/pages&gt;&lt;volume&gt;115&lt;/volume&gt;&lt;number&gt;44&lt;/number&gt;&lt;dates&gt;&lt;year&gt;2018&lt;/year&gt;&lt;/dates&gt;&lt;isbn&gt;0027-8424&lt;/isbn&gt;&lt;urls&gt;&lt;/urls&gt;&lt;/record&gt;&lt;/Cite&gt;&lt;/EndNote&gt;</w:instrText>
      </w:r>
      <w:r w:rsidR="003A3FDE"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 14]</w:t>
      </w:r>
      <w:r w:rsidR="003A3FDE" w:rsidRPr="0018685F">
        <w:rPr>
          <w:rFonts w:ascii="Times New Roman" w:hAnsi="Times New Roman" w:cs="Times New Roman"/>
          <w:bCs/>
          <w:sz w:val="24"/>
          <w:szCs w:val="24"/>
        </w:rPr>
        <w:fldChar w:fldCharType="end"/>
      </w:r>
      <w:r w:rsidR="003A3FDE" w:rsidRPr="0018685F">
        <w:rPr>
          <w:rFonts w:ascii="Times New Roman" w:hAnsi="Times New Roman" w:cs="Times New Roman"/>
          <w:bCs/>
          <w:sz w:val="24"/>
          <w:szCs w:val="24"/>
        </w:rPr>
        <w:t xml:space="preserve">. </w:t>
      </w:r>
      <w:r w:rsidR="00C37764" w:rsidRPr="0018685F">
        <w:rPr>
          <w:rFonts w:ascii="Times New Roman" w:hAnsi="Times New Roman" w:cs="Times New Roman"/>
          <w:bCs/>
          <w:sz w:val="24"/>
          <w:szCs w:val="24"/>
        </w:rPr>
        <w:t xml:space="preserve">Therefore, </w:t>
      </w:r>
      <w:r w:rsidR="00C37764" w:rsidRPr="0018685F">
        <w:rPr>
          <w:rFonts w:ascii="Times New Roman" w:hAnsi="Times New Roman" w:cs="Times New Roman"/>
          <w:bCs/>
          <w:sz w:val="24"/>
          <w:szCs w:val="24"/>
        </w:rPr>
        <w:lastRenderedPageBreak/>
        <w:t>e</w:t>
      </w:r>
      <w:r w:rsidR="003A3FDE" w:rsidRPr="0018685F">
        <w:rPr>
          <w:rFonts w:ascii="Times New Roman" w:hAnsi="Times New Roman" w:cs="Times New Roman"/>
          <w:bCs/>
          <w:sz w:val="24"/>
          <w:szCs w:val="24"/>
        </w:rPr>
        <w:t xml:space="preserve">xperiments comparing the </w:t>
      </w:r>
      <w:r w:rsidR="00473C7E" w:rsidRPr="0018685F">
        <w:rPr>
          <w:rFonts w:ascii="Times New Roman" w:hAnsi="Times New Roman" w:cs="Times New Roman"/>
          <w:bCs/>
          <w:sz w:val="24"/>
          <w:szCs w:val="24"/>
        </w:rPr>
        <w:t xml:space="preserve">breeding </w:t>
      </w:r>
      <w:r w:rsidR="00F32D07" w:rsidRPr="0018685F">
        <w:rPr>
          <w:rFonts w:ascii="Times New Roman" w:hAnsi="Times New Roman" w:cs="Times New Roman"/>
          <w:bCs/>
          <w:sz w:val="24"/>
          <w:szCs w:val="24"/>
        </w:rPr>
        <w:t>outcomes</w:t>
      </w:r>
      <w:r w:rsidR="00473C7E" w:rsidRPr="0018685F">
        <w:rPr>
          <w:rFonts w:ascii="Times New Roman" w:hAnsi="Times New Roman" w:cs="Times New Roman"/>
          <w:bCs/>
          <w:sz w:val="24"/>
          <w:szCs w:val="24"/>
        </w:rPr>
        <w:t xml:space="preserve"> of burying beetles on lab </w:t>
      </w:r>
      <w:r w:rsidR="003A3FDE" w:rsidRPr="0018685F">
        <w:rPr>
          <w:rFonts w:ascii="Times New Roman" w:hAnsi="Times New Roman" w:cs="Times New Roman"/>
          <w:bCs/>
          <w:sz w:val="24"/>
          <w:szCs w:val="24"/>
        </w:rPr>
        <w:t>versus</w:t>
      </w:r>
      <w:r w:rsidR="00473C7E" w:rsidRPr="0018685F">
        <w:rPr>
          <w:rFonts w:ascii="Times New Roman" w:hAnsi="Times New Roman" w:cs="Times New Roman"/>
          <w:bCs/>
          <w:sz w:val="24"/>
          <w:szCs w:val="24"/>
        </w:rPr>
        <w:t xml:space="preserve"> wild carcasses </w:t>
      </w:r>
      <w:r w:rsidR="003A3FDE" w:rsidRPr="0018685F">
        <w:rPr>
          <w:rFonts w:ascii="Times New Roman" w:hAnsi="Times New Roman" w:cs="Times New Roman"/>
          <w:bCs/>
          <w:sz w:val="24"/>
          <w:szCs w:val="24"/>
        </w:rPr>
        <w:t>are</w:t>
      </w:r>
      <w:r w:rsidR="004A5A2D" w:rsidRPr="0018685F">
        <w:rPr>
          <w:rFonts w:ascii="Times New Roman" w:hAnsi="Times New Roman" w:cs="Times New Roman"/>
          <w:bCs/>
          <w:sz w:val="24"/>
          <w:szCs w:val="24"/>
        </w:rPr>
        <w:t xml:space="preserve"> essential for </w:t>
      </w:r>
      <w:r w:rsidR="00473C7E" w:rsidRPr="0018685F">
        <w:rPr>
          <w:rFonts w:ascii="Times New Roman" w:hAnsi="Times New Roman" w:cs="Times New Roman"/>
          <w:bCs/>
          <w:sz w:val="24"/>
          <w:szCs w:val="24"/>
        </w:rPr>
        <w:t>evaluat</w:t>
      </w:r>
      <w:r w:rsidR="004A5A2D" w:rsidRPr="0018685F">
        <w:rPr>
          <w:rFonts w:ascii="Times New Roman" w:hAnsi="Times New Roman" w:cs="Times New Roman"/>
          <w:bCs/>
          <w:sz w:val="24"/>
          <w:szCs w:val="24"/>
        </w:rPr>
        <w:t>ing</w:t>
      </w:r>
      <w:r w:rsidR="00473C7E" w:rsidRPr="0018685F">
        <w:rPr>
          <w:rFonts w:ascii="Times New Roman" w:hAnsi="Times New Roman" w:cs="Times New Roman"/>
          <w:bCs/>
          <w:sz w:val="24"/>
          <w:szCs w:val="24"/>
        </w:rPr>
        <w:t xml:space="preserve"> whether</w:t>
      </w:r>
      <w:r w:rsidR="006F621B" w:rsidRPr="0018685F">
        <w:rPr>
          <w:rFonts w:ascii="Times New Roman" w:hAnsi="Times New Roman" w:cs="Times New Roman"/>
          <w:bCs/>
          <w:sz w:val="24"/>
          <w:szCs w:val="24"/>
        </w:rPr>
        <w:t xml:space="preserve"> the</w:t>
      </w:r>
      <w:r w:rsidR="00473C7E" w:rsidRPr="0018685F">
        <w:rPr>
          <w:rFonts w:ascii="Times New Roman" w:hAnsi="Times New Roman" w:cs="Times New Roman"/>
          <w:bCs/>
          <w:sz w:val="24"/>
          <w:szCs w:val="24"/>
        </w:rPr>
        <w:t xml:space="preserve"> results</w:t>
      </w:r>
      <w:r w:rsidR="006F621B" w:rsidRPr="0018685F">
        <w:rPr>
          <w:rFonts w:ascii="Times New Roman" w:hAnsi="Times New Roman" w:cs="Times New Roman"/>
          <w:bCs/>
          <w:sz w:val="24"/>
          <w:szCs w:val="24"/>
        </w:rPr>
        <w:t xml:space="preserve"> of past studies</w:t>
      </w:r>
      <w:r w:rsidR="00473C7E" w:rsidRPr="0018685F">
        <w:rPr>
          <w:rFonts w:ascii="Times New Roman" w:hAnsi="Times New Roman" w:cs="Times New Roman"/>
          <w:bCs/>
          <w:sz w:val="24"/>
          <w:szCs w:val="24"/>
        </w:rPr>
        <w:t xml:space="preserve"> are representative of </w:t>
      </w:r>
      <w:r w:rsidR="003A3FDE" w:rsidRPr="0018685F">
        <w:rPr>
          <w:rFonts w:ascii="Times New Roman" w:hAnsi="Times New Roman" w:cs="Times New Roman"/>
          <w:bCs/>
          <w:sz w:val="24"/>
          <w:szCs w:val="24"/>
        </w:rPr>
        <w:t>natural patterns</w:t>
      </w:r>
      <w:r w:rsidR="00473C7E" w:rsidRPr="0018685F">
        <w:rPr>
          <w:rFonts w:ascii="Times New Roman" w:hAnsi="Times New Roman" w:cs="Times New Roman"/>
          <w:bCs/>
          <w:sz w:val="24"/>
          <w:szCs w:val="24"/>
        </w:rPr>
        <w:t>.</w:t>
      </w:r>
      <w:r w:rsidR="00384EB3" w:rsidRPr="0018685F">
        <w:rPr>
          <w:rFonts w:ascii="Times New Roman" w:hAnsi="Times New Roman" w:cs="Times New Roman"/>
          <w:bCs/>
          <w:sz w:val="24"/>
          <w:szCs w:val="24"/>
        </w:rPr>
        <w:t xml:space="preserve"> </w:t>
      </w:r>
      <w:r w:rsidR="00A80AAE" w:rsidRPr="0018685F">
        <w:rPr>
          <w:rFonts w:ascii="Times New Roman" w:hAnsi="Times New Roman" w:cs="Times New Roman"/>
          <w:bCs/>
          <w:sz w:val="24"/>
          <w:szCs w:val="24"/>
        </w:rPr>
        <w:t>Furthermore</w:t>
      </w:r>
      <w:r w:rsidR="009D5BDB"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 xml:space="preserve">burying beetles have been documented to breed on carcasses from a variety of taxonomic groups </w:t>
      </w:r>
      <w:r w:rsidR="00D61A19"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&lt;EndNote&gt;&lt;Cite&gt;&lt;Author&gt;Hocking&lt;/Author&gt;&lt;Year&gt;2006&lt;/Year&gt;&lt;RecNum&gt;44&lt;/RecNum&gt;&lt;DisplayText&gt;[5, 15]&lt;/DisplayText&gt;&lt;record&gt;&lt;rec-number&gt;44&lt;/rec-number&gt;&lt;foreign-keys&gt;&lt;key app="EN" db-id="z9xx2w0pverrspedt95pdps0rswpfe0ave99" timestamp="1716169019"&gt;44&lt;/key&gt;&lt;/foreign-keys&gt;&lt;ref-type name="Journal Article"&gt;17&lt;/ref-type&gt;&lt;contributors&gt;&lt;authors&gt;&lt;author&gt;Hocking, MD&lt;/author&gt;&lt;author&gt;Ring, RA&lt;/author&gt;&lt;author&gt;Reimchen, TE&lt;/author&gt;&lt;/authors&gt;&lt;/contributors&gt;&lt;titles&gt;&lt;title&gt;Burying beetle Nicrophorus investigator reproduction on Pacific salmon carcasses&lt;/title&gt;&lt;secondary-title&gt;Ecological Entomology&lt;/secondary-title&gt;&lt;/titles&gt;&lt;periodical&gt;&lt;full-title&gt;Ecological Entomology&lt;/full-title&gt;&lt;/periodical&gt;&lt;pages&gt;5-12&lt;/pages&gt;&lt;volume&gt;31&lt;/volume&gt;&lt;number&gt;1&lt;/number&gt;&lt;dates&gt;&lt;year&gt;2006&lt;/year&gt;&lt;/dates&gt;&lt;isbn&gt;0307-6946&lt;/isbn&gt;&lt;urls&gt;&lt;/urls&gt;&lt;/record&gt;&lt;/Cite&gt;&lt;Cite&gt;&lt;Author&gt;Scott&lt;/Author&gt;&lt;Year&gt;1998&lt;/Year&gt;&lt;RecNum&gt;14&lt;/RecNum&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D61A19"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 15]</w:t>
      </w:r>
      <w:r w:rsidR="00D61A19"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xml:space="preserve">. Different carcass taxa </w:t>
      </w:r>
      <w:r w:rsidR="00A80AAE" w:rsidRPr="0018685F">
        <w:rPr>
          <w:rFonts w:ascii="Times New Roman" w:hAnsi="Times New Roman" w:cs="Times New Roman"/>
          <w:bCs/>
          <w:sz w:val="24"/>
          <w:szCs w:val="24"/>
        </w:rPr>
        <w:t>can</w:t>
      </w:r>
      <w:r w:rsidR="00353F58" w:rsidRPr="0018685F">
        <w:rPr>
          <w:rFonts w:ascii="Times New Roman" w:hAnsi="Times New Roman" w:cs="Times New Roman"/>
          <w:bCs/>
          <w:sz w:val="24"/>
          <w:szCs w:val="24"/>
        </w:rPr>
        <w:t xml:space="preserve"> vary</w:t>
      </w:r>
      <w:r w:rsidR="00A80AAE" w:rsidRPr="0018685F">
        <w:rPr>
          <w:rFonts w:ascii="Times New Roman" w:hAnsi="Times New Roman" w:cs="Times New Roman"/>
          <w:bCs/>
          <w:sz w:val="24"/>
          <w:szCs w:val="24"/>
        </w:rPr>
        <w:t xml:space="preserve"> </w:t>
      </w:r>
      <w:r w:rsidR="006D7A79" w:rsidRPr="0018685F">
        <w:rPr>
          <w:rFonts w:ascii="Times New Roman" w:hAnsi="Times New Roman" w:cs="Times New Roman"/>
          <w:bCs/>
          <w:sz w:val="24"/>
          <w:szCs w:val="24"/>
        </w:rPr>
        <w:t xml:space="preserve">in their tissue nutritional </w:t>
      </w:r>
      <w:r w:rsidR="006858A1" w:rsidRPr="0018685F">
        <w:rPr>
          <w:rFonts w:ascii="Times New Roman" w:hAnsi="Times New Roman" w:cs="Times New Roman"/>
          <w:bCs/>
          <w:sz w:val="24"/>
          <w:szCs w:val="24"/>
        </w:rPr>
        <w:t xml:space="preserve">composition </w:t>
      </w:r>
      <w:r w:rsidR="006858A1"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&lt;EndNote&gt;&lt;Cite&gt;&lt;Author&gt;May&lt;/Author&gt;&lt;Year&gt;2022&lt;/Year&gt;&lt;RecNum&gt;34&lt;/RecNum&gt;&lt;DisplayText&gt;[16]&lt;/DisplayText&gt;&lt;record&gt;&lt;rec-number&gt;34&lt;/rec-number&gt;&lt;foreign-keys&gt;&lt;key app="EN" db-id="z9xx2w0pverrspedt95pdps0rswpfe0ave99" timestamp="1715361280"&gt;34&lt;/key&gt;&lt;/foreign-keys&gt;&lt;ref-type name="Journal Article"&gt;17&lt;/ref-type&gt;&lt;contributors&gt;&lt;authors&gt;&lt;author&gt;May, Emily M&lt;/author&gt;&lt;author&gt;El‐Sabaawi, Rana W&lt;/author&gt;&lt;/authors&gt;&lt;/contributors&gt;&lt;titles&gt;&lt;title&gt;Life stage and taxonomy the most important factors determining vertebrate stoichiometry: A meta‐analysis&lt;/title&gt;&lt;secondary-title&gt;Ecology and Evolution&lt;/secondary-title&gt;&lt;/titles&gt;&lt;periodical&gt;&lt;full-title&gt;Ecology and Evolution&lt;/full-title&gt;&lt;/periodical&gt;&lt;pages&gt;e9354&lt;/pages&gt;&lt;volume&gt;12&lt;/volume&gt;&lt;number&gt;10&lt;/number&gt;&lt;dates&gt;&lt;year&gt;2022&lt;/year&gt;&lt;/dates&gt;&lt;isbn&gt;2045-7758&lt;/isbn&gt;&lt;urls&gt;&lt;/urls&gt;&lt;/record&gt;&lt;/Cite&gt;&lt;/EndNote&gt;</w:instrText>
      </w:r>
      <w:r w:rsidR="006858A1"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[16]</w:t>
      </w:r>
      <w:r w:rsidR="006858A1" w:rsidRPr="0018685F">
        <w:rPr>
          <w:rFonts w:ascii="Times New Roman" w:hAnsi="Times New Roman" w:cs="Times New Roman"/>
          <w:bCs/>
          <w:sz w:val="24"/>
          <w:szCs w:val="24"/>
        </w:rPr>
        <w:fldChar w:fldCharType="end"/>
      </w:r>
      <w:r w:rsidR="004148F8"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which may influence</w:t>
      </w:r>
      <w:r w:rsidR="004148F8" w:rsidRPr="0018685F">
        <w:rPr>
          <w:rFonts w:ascii="Times New Roman" w:hAnsi="Times New Roman" w:cs="Times New Roman"/>
          <w:bCs/>
          <w:sz w:val="24"/>
          <w:szCs w:val="24"/>
        </w:rPr>
        <w:t xml:space="preserve"> larval growth and development </w:t>
      </w:r>
      <w:r w:rsidR="004148F8"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&lt;EndNote&gt;&lt;Cite&gt;&lt;Author&gt;Scriber&lt;/Author&gt;&lt;Year&gt;1981&lt;/Year&gt;&lt;RecNum&gt;35&lt;/RecNum&gt;&lt;DisplayText&gt;[17]&lt;/DisplayText&gt;&lt;record&gt;&lt;rec-number&gt;35&lt;/rec-number&gt;&lt;foreign-keys&gt;&lt;key app="EN" db-id="z9xx2w0pverrspedt95pdps0rswpfe0ave99" timestamp="1715362993"&gt;35&lt;/key&gt;&lt;/foreign-keys&gt;&lt;ref-type name="Journal Article"&gt;17&lt;/ref-type&gt;&lt;contributors&gt;&lt;authors&gt;&lt;author&gt;Scriber, JM&lt;/author&gt;&lt;author&gt;Slansky Jr, F&lt;/author&gt;&lt;/authors&gt;&lt;/contributors&gt;&lt;titles&gt;&lt;title&gt;The nutritional ecology of immature insects&lt;/title&gt;&lt;secondary-title&gt;Annual Review of Entomology&lt;/secondary-title&gt;&lt;/titles&gt;&lt;periodical&gt;&lt;full-title&gt;Annual Review of Entomology&lt;/full-title&gt;&lt;/periodical&gt;&lt;pages&gt;183-211&lt;/pages&gt;&lt;volume&gt;26&lt;/volume&gt;&lt;number&gt;1&lt;/number&gt;&lt;dates&gt;&lt;year&gt;1981&lt;/year&gt;&lt;/dates&gt;&lt;isbn&gt;0066-4170&lt;/isbn&gt;&lt;urls&gt;&lt;/urls&gt;&lt;/record&gt;&lt;/Cite&gt;&lt;/EndNote&gt;</w:instrText>
      </w:r>
      <w:r w:rsidR="004148F8"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[17]</w:t>
      </w:r>
      <w:r w:rsidR="004148F8"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However,</w:t>
      </w:r>
      <w:r w:rsidR="00EB0278"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it remains unknown</w:t>
      </w:r>
      <w:r w:rsidR="00384EB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how </w:t>
      </w:r>
      <w:r w:rsidR="00BC5906" w:rsidRPr="0018685F">
        <w:rPr>
          <w:rFonts w:ascii="Times New Roman" w:hAnsi="Times New Roman" w:cs="Times New Roman"/>
          <w:bCs/>
          <w:sz w:val="24"/>
          <w:szCs w:val="24"/>
        </w:rPr>
        <w:t xml:space="preserve">breeding outcomes and larval </w:t>
      </w:r>
      <w:r w:rsidR="006858A1" w:rsidRPr="0018685F">
        <w:rPr>
          <w:rFonts w:ascii="Times New Roman" w:hAnsi="Times New Roman" w:cs="Times New Roman"/>
          <w:bCs/>
          <w:sz w:val="24"/>
          <w:szCs w:val="24"/>
        </w:rPr>
        <w:t>performance</w:t>
      </w:r>
      <w:r w:rsidR="00156D5C"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 xml:space="preserve">may </w:t>
      </w:r>
      <w:r w:rsidR="00353F58" w:rsidRPr="0018685F">
        <w:rPr>
          <w:rFonts w:ascii="Times New Roman" w:hAnsi="Times New Roman" w:cs="Times New Roman"/>
          <w:bCs/>
          <w:sz w:val="24"/>
          <w:szCs w:val="24"/>
        </w:rPr>
        <w:t>vary among</w:t>
      </w:r>
      <w:r w:rsidR="00C8614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different </w:t>
      </w:r>
      <w:r w:rsidR="00473C7E" w:rsidRPr="0018685F">
        <w:rPr>
          <w:rFonts w:ascii="Times New Roman" w:hAnsi="Times New Roman" w:cs="Times New Roman"/>
          <w:bCs/>
          <w:sz w:val="24"/>
          <w:szCs w:val="24"/>
        </w:rPr>
        <w:t xml:space="preserve">groups of wild </w:t>
      </w:r>
      <w:r w:rsidR="009D5BDB" w:rsidRPr="0018685F">
        <w:rPr>
          <w:rFonts w:ascii="Times New Roman" w:hAnsi="Times New Roman" w:cs="Times New Roman"/>
          <w:bCs/>
          <w:sz w:val="24"/>
          <w:szCs w:val="24"/>
        </w:rPr>
        <w:t>carcass</w:t>
      </w:r>
      <w:r w:rsidR="00473C7E" w:rsidRPr="0018685F">
        <w:rPr>
          <w:rFonts w:ascii="Times New Roman" w:hAnsi="Times New Roman" w:cs="Times New Roman"/>
          <w:bCs/>
          <w:sz w:val="24"/>
          <w:szCs w:val="24"/>
        </w:rPr>
        <w:t>es</w:t>
      </w:r>
      <w:r w:rsidR="00384EB3" w:rsidRPr="0018685F">
        <w:rPr>
          <w:rFonts w:ascii="Times New Roman" w:hAnsi="Times New Roman" w:cs="Times New Roman"/>
          <w:bCs/>
          <w:sz w:val="24"/>
          <w:szCs w:val="24"/>
        </w:rPr>
        <w:t>.</w:t>
      </w:r>
    </w:p>
    <w:p w14:paraId="048938B1" w14:textId="2EB963B0" w:rsidR="00644618" w:rsidRPr="0018685F" w:rsidRDefault="00953076" w:rsidP="00AB71D7">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07508D" w:rsidRPr="0018685F">
        <w:rPr>
          <w:rFonts w:ascii="Times New Roman" w:hAnsi="Times New Roman" w:cs="Times New Roman"/>
          <w:bCs/>
          <w:sz w:val="24"/>
          <w:szCs w:val="24"/>
        </w:rPr>
        <w:t>S</w:t>
      </w:r>
      <w:r w:rsidR="00F6440B" w:rsidRPr="0018685F">
        <w:rPr>
          <w:rFonts w:ascii="Times New Roman" w:hAnsi="Times New Roman" w:cs="Times New Roman"/>
          <w:bCs/>
          <w:sz w:val="24"/>
          <w:szCs w:val="24"/>
        </w:rPr>
        <w:t xml:space="preserve">tudies have shown </w:t>
      </w:r>
      <w:r w:rsidR="0007508D" w:rsidRPr="0018685F">
        <w:rPr>
          <w:rFonts w:ascii="Times New Roman" w:hAnsi="Times New Roman" w:cs="Times New Roman"/>
          <w:bCs/>
          <w:sz w:val="24"/>
          <w:szCs w:val="24"/>
        </w:rPr>
        <w:t xml:space="preserve">that </w:t>
      </w:r>
      <w:r w:rsidR="00F6440B" w:rsidRPr="0018685F">
        <w:rPr>
          <w:rFonts w:ascii="Times New Roman" w:hAnsi="Times New Roman" w:cs="Times New Roman"/>
          <w:bCs/>
          <w:sz w:val="24"/>
          <w:szCs w:val="24"/>
        </w:rPr>
        <w:t xml:space="preserve">brood size and larval </w:t>
      </w:r>
      <w:r w:rsidR="002F35E1" w:rsidRPr="0018685F">
        <w:rPr>
          <w:rFonts w:ascii="Times New Roman" w:hAnsi="Times New Roman" w:cs="Times New Roman"/>
          <w:bCs/>
          <w:sz w:val="24"/>
          <w:szCs w:val="24"/>
        </w:rPr>
        <w:t>mass</w:t>
      </w:r>
      <w:r w:rsidR="0007508D" w:rsidRPr="0018685F">
        <w:rPr>
          <w:rFonts w:ascii="Times New Roman" w:hAnsi="Times New Roman" w:cs="Times New Roman"/>
          <w:bCs/>
          <w:sz w:val="24"/>
          <w:szCs w:val="24"/>
        </w:rPr>
        <w:t xml:space="preserve"> of burying beetles are often negatively </w:t>
      </w:r>
      <w:r w:rsidR="003246D8" w:rsidRPr="0018685F">
        <w:rPr>
          <w:rFonts w:ascii="Times New Roman" w:hAnsi="Times New Roman" w:cs="Times New Roman"/>
          <w:bCs/>
          <w:sz w:val="24"/>
          <w:szCs w:val="24"/>
        </w:rPr>
        <w:t>correlated with each other</w:t>
      </w:r>
      <w:r w:rsidR="00F6440B" w:rsidRPr="0018685F">
        <w:rPr>
          <w:rFonts w:ascii="Times New Roman" w:hAnsi="Times New Roman" w:cs="Times New Roman"/>
          <w:bCs/>
          <w:sz w:val="24"/>
          <w:szCs w:val="24"/>
        </w:rPr>
        <w:t xml:space="preserve"> </w:t>
      </w:r>
      <w:r w:rsidR="0007508D"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PjxSZWNOdW0+NzwvUmVjTnVtPjxEaXNwbGF5VGV4dD5bNiwgMTIsIDE4XTwvRGlzcGxheVRleHQ+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PjxSZWNOdW0+NzwvUmVjTnVtPjxEaXNwbGF5VGV4dD5bNiwgMTIsIDE4XTwvRGlzcGxheVRleHQ+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07508D" w:rsidRPr="0018685F">
        <w:rPr>
          <w:rFonts w:ascii="Times New Roman" w:hAnsi="Times New Roman" w:cs="Times New Roman"/>
          <w:bCs/>
          <w:sz w:val="24"/>
          <w:szCs w:val="24"/>
        </w:rPr>
      </w:r>
      <w:r w:rsidR="0007508D"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[6, 12, 18]</w:t>
      </w:r>
      <w:r w:rsidR="0007508D" w:rsidRPr="0018685F">
        <w:rPr>
          <w:rFonts w:ascii="Times New Roman" w:hAnsi="Times New Roman" w:cs="Times New Roman"/>
          <w:bCs/>
          <w:sz w:val="24"/>
          <w:szCs w:val="24"/>
        </w:rPr>
        <w:fldChar w:fldCharType="end"/>
      </w:r>
      <w:r w:rsidR="00F6440B" w:rsidRPr="0018685F">
        <w:rPr>
          <w:rFonts w:ascii="Times New Roman" w:hAnsi="Times New Roman" w:cs="Times New Roman"/>
          <w:bCs/>
          <w:sz w:val="24"/>
          <w:szCs w:val="24"/>
        </w:rPr>
        <w:t>.</w:t>
      </w:r>
      <w:r w:rsidR="00213704" w:rsidRPr="0018685F">
        <w:rPr>
          <w:rFonts w:ascii="Times New Roman" w:hAnsi="Times New Roman" w:cs="Times New Roman"/>
          <w:bCs/>
          <w:sz w:val="24"/>
          <w:szCs w:val="24"/>
        </w:rPr>
        <w:t xml:space="preserve"> </w:t>
      </w:r>
      <w:r w:rsidR="00FF2BC7" w:rsidRPr="0018685F">
        <w:rPr>
          <w:rFonts w:ascii="Times New Roman" w:hAnsi="Times New Roman" w:cs="Times New Roman"/>
          <w:bCs/>
          <w:sz w:val="24"/>
          <w:szCs w:val="24"/>
        </w:rPr>
        <w:t>S</w:t>
      </w:r>
      <w:r w:rsidR="00297615" w:rsidRPr="0018685F">
        <w:rPr>
          <w:rFonts w:ascii="Times New Roman" w:hAnsi="Times New Roman" w:cs="Times New Roman"/>
          <w:bCs/>
          <w:sz w:val="24"/>
          <w:szCs w:val="24"/>
        </w:rPr>
        <w:t>uch a</w:t>
      </w:r>
      <w:r w:rsidR="00755C0C" w:rsidRPr="0018685F">
        <w:rPr>
          <w:rFonts w:ascii="Times New Roman" w:hAnsi="Times New Roman" w:cs="Times New Roman"/>
          <w:bCs/>
          <w:sz w:val="24"/>
          <w:szCs w:val="24"/>
        </w:rPr>
        <w:t xml:space="preserve"> </w:t>
      </w:r>
      <w:r w:rsidR="00644562" w:rsidRPr="0018685F">
        <w:rPr>
          <w:rFonts w:ascii="Times New Roman" w:hAnsi="Times New Roman" w:cs="Times New Roman"/>
          <w:bCs/>
          <w:sz w:val="24"/>
          <w:szCs w:val="24"/>
        </w:rPr>
        <w:t xml:space="preserve">trade-off between </w:t>
      </w:r>
      <w:r w:rsidR="00DD5F21" w:rsidRPr="0018685F">
        <w:rPr>
          <w:rFonts w:ascii="Times New Roman" w:hAnsi="Times New Roman" w:cs="Times New Roman"/>
          <w:bCs/>
          <w:sz w:val="24"/>
          <w:szCs w:val="24"/>
        </w:rPr>
        <w:t>larval</w:t>
      </w:r>
      <w:r w:rsidR="00755C0C" w:rsidRPr="0018685F">
        <w:rPr>
          <w:rFonts w:ascii="Times New Roman" w:hAnsi="Times New Roman" w:cs="Times New Roman"/>
          <w:bCs/>
          <w:sz w:val="24"/>
          <w:szCs w:val="24"/>
        </w:rPr>
        <w:t xml:space="preserve"> quality and quantity </w:t>
      </w:r>
      <w:r w:rsidR="00EA1D53" w:rsidRPr="0018685F">
        <w:rPr>
          <w:rFonts w:ascii="Times New Roman" w:hAnsi="Times New Roman" w:cs="Times New Roman"/>
          <w:bCs/>
          <w:sz w:val="24"/>
          <w:szCs w:val="24"/>
        </w:rPr>
        <w:t>may</w:t>
      </w:r>
      <w:r w:rsidR="00644562"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t>vary with</w:t>
      </w:r>
      <w:r w:rsidR="00644562" w:rsidRPr="0018685F">
        <w:rPr>
          <w:rFonts w:ascii="Times New Roman" w:hAnsi="Times New Roman" w:cs="Times New Roman"/>
          <w:bCs/>
          <w:sz w:val="24"/>
          <w:szCs w:val="24"/>
        </w:rPr>
        <w:t xml:space="preserve"> carcass </w:t>
      </w:r>
      <w:r w:rsidR="00297615" w:rsidRPr="0018685F">
        <w:rPr>
          <w:rFonts w:ascii="Times New Roman" w:hAnsi="Times New Roman" w:cs="Times New Roman"/>
          <w:bCs/>
          <w:sz w:val="24"/>
          <w:szCs w:val="24"/>
        </w:rPr>
        <w:t>size</w:t>
      </w:r>
      <w:r w:rsidR="008E1CD4" w:rsidRPr="0018685F">
        <w:rPr>
          <w:rFonts w:ascii="Times New Roman" w:hAnsi="Times New Roman" w:cs="Times New Roman"/>
          <w:bCs/>
          <w:sz w:val="24"/>
          <w:szCs w:val="24"/>
        </w:rPr>
        <w:t xml:space="preserve"> </w:t>
      </w:r>
      <w:r w:rsidR="008E1CD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&lt;EndNote&gt;&lt;Cite&gt;&lt;Author&gt;Smiseth&lt;/Author&gt;&lt;Year&gt;2014&lt;/Year&gt;&lt;RecNum&gt;9&lt;/RecNum&gt;&lt;DisplayText&gt;[8, 19]&lt;/DisplayText&gt;&lt;record&gt;&lt;rec-number&gt;9&lt;/rec-number&gt;&lt;foreign-keys&gt;&lt;key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8E1CD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[8, 19]</w:t>
      </w:r>
      <w:r w:rsidR="008E1CD4" w:rsidRPr="0018685F">
        <w:rPr>
          <w:rFonts w:ascii="Times New Roman" w:hAnsi="Times New Roman" w:cs="Times New Roman"/>
          <w:bCs/>
          <w:sz w:val="24"/>
          <w:szCs w:val="24"/>
        </w:rPr>
        <w:fldChar w:fldCharType="end"/>
      </w:r>
      <w:r w:rsidR="000329CE" w:rsidRPr="0018685F">
        <w:rPr>
          <w:rFonts w:ascii="Times New Roman" w:hAnsi="Times New Roman" w:cs="Times New Roman"/>
          <w:bCs/>
          <w:sz w:val="24"/>
          <w:szCs w:val="24"/>
        </w:rPr>
        <w:t xml:space="preserve"> </w:t>
      </w:r>
      <w:r w:rsidR="00DD5F21" w:rsidRPr="0018685F">
        <w:rPr>
          <w:rFonts w:ascii="Times New Roman" w:hAnsi="Times New Roman" w:cs="Times New Roman"/>
          <w:bCs/>
          <w:sz w:val="24"/>
          <w:szCs w:val="24"/>
        </w:rPr>
        <w:t>becau</w:t>
      </w:r>
      <w:r w:rsidR="008D1C45" w:rsidRPr="0018685F">
        <w:rPr>
          <w:rFonts w:ascii="Times New Roman" w:hAnsi="Times New Roman" w:cs="Times New Roman"/>
          <w:bCs/>
          <w:sz w:val="24"/>
          <w:szCs w:val="24"/>
        </w:rPr>
        <w:t>s</w:t>
      </w:r>
      <w:r w:rsidR="00DD5F21" w:rsidRPr="0018685F">
        <w:rPr>
          <w:rFonts w:ascii="Times New Roman" w:hAnsi="Times New Roman" w:cs="Times New Roman"/>
          <w:bCs/>
          <w:sz w:val="24"/>
          <w:szCs w:val="24"/>
        </w:rPr>
        <w:t>e</w:t>
      </w:r>
      <w:r w:rsidR="00F6440B" w:rsidRPr="0018685F">
        <w:rPr>
          <w:rFonts w:ascii="Times New Roman" w:hAnsi="Times New Roman" w:cs="Times New Roman"/>
          <w:bCs/>
          <w:sz w:val="24"/>
          <w:szCs w:val="24"/>
        </w:rPr>
        <w:t xml:space="preserve"> resource </w:t>
      </w:r>
      <w:r w:rsidR="00297615" w:rsidRPr="0018685F">
        <w:rPr>
          <w:rFonts w:ascii="Times New Roman" w:hAnsi="Times New Roman" w:cs="Times New Roman"/>
          <w:bCs/>
          <w:sz w:val="24"/>
          <w:szCs w:val="24"/>
        </w:rPr>
        <w:t xml:space="preserve">quantity </w:t>
      </w:r>
      <w:r w:rsidR="00F6440B" w:rsidRPr="0018685F">
        <w:rPr>
          <w:rFonts w:ascii="Times New Roman" w:hAnsi="Times New Roman" w:cs="Times New Roman"/>
          <w:bCs/>
          <w:sz w:val="24"/>
          <w:szCs w:val="24"/>
        </w:rPr>
        <w:t>can shape the life history</w:t>
      </w:r>
      <w:r w:rsidR="00297615" w:rsidRPr="0018685F">
        <w:rPr>
          <w:rFonts w:ascii="Times New Roman" w:hAnsi="Times New Roman" w:cs="Times New Roman"/>
          <w:bCs/>
          <w:sz w:val="24"/>
          <w:szCs w:val="24"/>
        </w:rPr>
        <w:t xml:space="preserve"> traits </w:t>
      </w:r>
      <w:r w:rsidR="00F6440B" w:rsidRPr="0018685F">
        <w:rPr>
          <w:rFonts w:ascii="Times New Roman" w:hAnsi="Times New Roman" w:cs="Times New Roman"/>
          <w:bCs/>
          <w:sz w:val="24"/>
          <w:szCs w:val="24"/>
        </w:rPr>
        <w:t>of organisms</w:t>
      </w:r>
      <w:r w:rsidR="0007508D"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cj48UmVjTnVtPjI0PC9SZWNOdW0+PERpc3BsYXlUZXh0PlsyMC0yMl08L0Rpc3BsYXlUZXh0Pjxy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==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cj48UmVjTnVtPjI0PC9SZWNOdW0+PERpc3BsYXlUZXh0PlsyMC0yMl08L0Rpc3BsYXlUZXh0Pjxy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==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297615" w:rsidRPr="0018685F">
        <w:rPr>
          <w:rFonts w:ascii="Times New Roman" w:hAnsi="Times New Roman" w:cs="Times New Roman"/>
          <w:bCs/>
          <w:sz w:val="24"/>
          <w:szCs w:val="24"/>
        </w:rPr>
      </w:r>
      <w:r w:rsidR="00297615"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[20-22]</w:t>
      </w:r>
      <w:r w:rsidR="00297615" w:rsidRPr="0018685F">
        <w:rPr>
          <w:rFonts w:ascii="Times New Roman" w:hAnsi="Times New Roman" w:cs="Times New Roman"/>
          <w:bCs/>
          <w:sz w:val="24"/>
          <w:szCs w:val="24"/>
        </w:rPr>
        <w:fldChar w:fldCharType="end"/>
      </w:r>
      <w:r w:rsidR="001930B4"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However, </w:t>
      </w:r>
      <w:r w:rsidR="00724D30" w:rsidRPr="0018685F">
        <w:rPr>
          <w:rFonts w:ascii="Times New Roman" w:hAnsi="Times New Roman" w:cs="Times New Roman"/>
          <w:bCs/>
          <w:sz w:val="24"/>
          <w:szCs w:val="24"/>
        </w:rPr>
        <w:t>most</w:t>
      </w:r>
      <w:r w:rsidR="00F316ED" w:rsidRPr="0018685F">
        <w:rPr>
          <w:rFonts w:ascii="Times New Roman" w:hAnsi="Times New Roman" w:cs="Times New Roman"/>
          <w:bCs/>
          <w:sz w:val="24"/>
          <w:szCs w:val="24"/>
        </w:rPr>
        <w:t xml:space="preserve"> studies on the offspring</w:t>
      </w:r>
      <w:r w:rsidR="00DD5F21" w:rsidRPr="0018685F">
        <w:rPr>
          <w:rFonts w:ascii="Times New Roman" w:hAnsi="Times New Roman" w:cs="Times New Roman"/>
          <w:bCs/>
          <w:sz w:val="24"/>
          <w:szCs w:val="24"/>
        </w:rPr>
        <w:t xml:space="preserve"> </w:t>
      </w:r>
      <w:r w:rsidR="00F316ED" w:rsidRPr="0018685F">
        <w:rPr>
          <w:rFonts w:ascii="Times New Roman" w:hAnsi="Times New Roman" w:cs="Times New Roman"/>
          <w:bCs/>
          <w:sz w:val="24"/>
          <w:szCs w:val="24"/>
        </w:rPr>
        <w:t xml:space="preserve">trade-off in burying beetles were conducted under a limited range of carcass sizes, and the </w:t>
      </w:r>
      <w:r w:rsidR="003246D8" w:rsidRPr="0018685F">
        <w:rPr>
          <w:rFonts w:ascii="Times New Roman" w:hAnsi="Times New Roman" w:cs="Times New Roman"/>
          <w:bCs/>
          <w:sz w:val="24"/>
          <w:szCs w:val="24"/>
        </w:rPr>
        <w:t xml:space="preserve">results </w:t>
      </w:r>
      <w:r w:rsidR="002F35E1" w:rsidRPr="0018685F">
        <w:rPr>
          <w:rFonts w:ascii="Times New Roman" w:hAnsi="Times New Roman" w:cs="Times New Roman"/>
          <w:bCs/>
          <w:sz w:val="24"/>
          <w:szCs w:val="24"/>
        </w:rPr>
        <w:t>have been</w:t>
      </w:r>
      <w:r w:rsidR="003246D8" w:rsidRPr="0018685F">
        <w:rPr>
          <w:rFonts w:ascii="Times New Roman" w:hAnsi="Times New Roman" w:cs="Times New Roman"/>
          <w:bCs/>
          <w:sz w:val="24"/>
          <w:szCs w:val="24"/>
        </w:rPr>
        <w:t xml:space="preserve"> mixed</w:t>
      </w:r>
      <w:r w:rsidR="008E1CD4" w:rsidRPr="0018685F">
        <w:rPr>
          <w:rFonts w:ascii="Times New Roman" w:hAnsi="Times New Roman" w:cs="Times New Roman"/>
          <w:bCs/>
          <w:sz w:val="24"/>
          <w:szCs w:val="24"/>
        </w:rPr>
        <w:t xml:space="preserve"> because of the </w:t>
      </w:r>
      <w:r w:rsidR="003246D8" w:rsidRPr="0018685F">
        <w:rPr>
          <w:rFonts w:ascii="Times New Roman" w:hAnsi="Times New Roman" w:cs="Times New Roman"/>
          <w:bCs/>
          <w:sz w:val="24"/>
          <w:szCs w:val="24"/>
        </w:rPr>
        <w:t>differential response</w:t>
      </w:r>
      <w:r w:rsidR="00F316ED"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of brood size and larval mass to carcass size</w:t>
      </w:r>
      <w:r w:rsidR="00C461EA" w:rsidRPr="0018685F">
        <w:rPr>
          <w:rFonts w:ascii="Times New Roman" w:hAnsi="Times New Roman" w:cs="Times New Roman"/>
          <w:bCs/>
          <w:sz w:val="24"/>
          <w:szCs w:val="24"/>
        </w:rPr>
        <w:t xml:space="preserve"> </w:t>
      </w:r>
      <w:r w:rsidR="00C461EA"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&lt;EndNote&gt;&lt;Cite&gt;&lt;Author&gt;Smiseth&lt;/Author&gt;&lt;Year&gt;2014&lt;/Year&gt;&lt;RecNum&gt;9&lt;/RecNum&gt;&lt;DisplayText&gt;[8]&lt;/DisplayText&gt;&lt;record&gt;&lt;rec-number&gt;9&lt;/rec-number&gt;&lt;foreign-keys&gt;&lt;key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EndNote&gt;</w:instrText>
      </w:r>
      <w:r w:rsidR="00C461EA"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[8]</w:t>
      </w:r>
      <w:r w:rsidR="00C461EA" w:rsidRPr="0018685F">
        <w:rPr>
          <w:rFonts w:ascii="Times New Roman" w:hAnsi="Times New Roman" w:cs="Times New Roman"/>
          <w:bCs/>
          <w:sz w:val="24"/>
          <w:szCs w:val="24"/>
        </w:rPr>
        <w:fldChar w:fldCharType="end"/>
      </w:r>
      <w:r w:rsidR="008E1CD4" w:rsidRPr="0018685F">
        <w:rPr>
          <w:rFonts w:ascii="Times New Roman" w:hAnsi="Times New Roman" w:cs="Times New Roman"/>
          <w:bCs/>
          <w:sz w:val="24"/>
          <w:szCs w:val="24"/>
        </w:rPr>
        <w:t>.</w:t>
      </w:r>
      <w:r w:rsidR="004D0B07"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Moreover, </w:t>
      </w:r>
      <w:r w:rsidR="00C84B84" w:rsidRPr="0018685F">
        <w:rPr>
          <w:rFonts w:ascii="Times New Roman" w:hAnsi="Times New Roman" w:cs="Times New Roman"/>
          <w:bCs/>
          <w:sz w:val="24"/>
          <w:szCs w:val="24"/>
        </w:rPr>
        <w:t xml:space="preserve">carcass sources </w:t>
      </w:r>
      <w:r w:rsidR="0003131C" w:rsidRPr="0018685F">
        <w:rPr>
          <w:rFonts w:ascii="Times New Roman" w:hAnsi="Times New Roman" w:cs="Times New Roman"/>
          <w:bCs/>
          <w:sz w:val="24"/>
          <w:szCs w:val="24"/>
        </w:rPr>
        <w:t xml:space="preserve">with </w:t>
      </w:r>
      <w:r w:rsidR="00C84B84" w:rsidRPr="0018685F">
        <w:rPr>
          <w:rFonts w:ascii="Times New Roman" w:hAnsi="Times New Roman" w:cs="Times New Roman"/>
          <w:bCs/>
          <w:sz w:val="24"/>
          <w:szCs w:val="24"/>
        </w:rPr>
        <w:t>different</w:t>
      </w:r>
      <w:r w:rsidR="00D431F0" w:rsidRPr="0018685F">
        <w:rPr>
          <w:rFonts w:ascii="Times New Roman" w:hAnsi="Times New Roman" w:cs="Times New Roman"/>
          <w:bCs/>
          <w:sz w:val="24"/>
          <w:szCs w:val="24"/>
        </w:rPr>
        <w:t xml:space="preserve"> quality</w:t>
      </w:r>
      <w:r w:rsidR="0003131C"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can</w:t>
      </w:r>
      <w:r w:rsidR="0096177F"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 xml:space="preserve">influence larval performance and </w:t>
      </w:r>
      <w:r w:rsidR="00097600" w:rsidRPr="0018685F">
        <w:rPr>
          <w:rFonts w:ascii="Times New Roman" w:hAnsi="Times New Roman" w:cs="Times New Roman"/>
          <w:bCs/>
          <w:sz w:val="24"/>
          <w:szCs w:val="24"/>
        </w:rPr>
        <w:t xml:space="preserve">thereby alter </w:t>
      </w:r>
      <w:r w:rsidR="0003131C" w:rsidRPr="0018685F">
        <w:rPr>
          <w:rFonts w:ascii="Times New Roman" w:hAnsi="Times New Roman" w:cs="Times New Roman"/>
          <w:bCs/>
          <w:sz w:val="24"/>
          <w:szCs w:val="24"/>
        </w:rPr>
        <w:t xml:space="preserve">the </w:t>
      </w:r>
      <w:r w:rsidR="00097600" w:rsidRPr="0018685F">
        <w:rPr>
          <w:rFonts w:ascii="Times New Roman" w:hAnsi="Times New Roman" w:cs="Times New Roman"/>
          <w:bCs/>
          <w:sz w:val="24"/>
          <w:szCs w:val="24"/>
        </w:rPr>
        <w:t>trade-off</w:t>
      </w:r>
      <w:r w:rsidR="0003131C" w:rsidRPr="0018685F">
        <w:rPr>
          <w:rFonts w:ascii="Times New Roman" w:hAnsi="Times New Roman" w:cs="Times New Roman"/>
          <w:bCs/>
          <w:sz w:val="24"/>
          <w:szCs w:val="24"/>
        </w:rPr>
        <w:t xml:space="preserve"> patterns</w:t>
      </w:r>
      <w:r w:rsidR="00B90FF1" w:rsidRPr="0018685F">
        <w:rPr>
          <w:rFonts w:ascii="Times New Roman" w:hAnsi="Times New Roman" w:cs="Times New Roman"/>
          <w:bCs/>
          <w:sz w:val="24"/>
          <w:szCs w:val="24"/>
        </w:rPr>
        <w:t xml:space="preserve">, yet </w:t>
      </w:r>
      <w:r w:rsidR="007C6F5D" w:rsidRPr="0018685F">
        <w:rPr>
          <w:rFonts w:ascii="Times New Roman" w:hAnsi="Times New Roman" w:cs="Times New Roman"/>
          <w:bCs/>
          <w:sz w:val="24"/>
          <w:szCs w:val="24"/>
        </w:rPr>
        <w:t>few</w:t>
      </w:r>
      <w:r w:rsidR="00B90FF1" w:rsidRPr="0018685F">
        <w:rPr>
          <w:rFonts w:ascii="Times New Roman" w:hAnsi="Times New Roman" w:cs="Times New Roman"/>
          <w:bCs/>
          <w:sz w:val="24"/>
          <w:szCs w:val="24"/>
        </w:rPr>
        <w:t xml:space="preserve"> studies have examined </w:t>
      </w:r>
      <w:r w:rsidR="00097600" w:rsidRPr="0018685F">
        <w:rPr>
          <w:rFonts w:ascii="Times New Roman" w:hAnsi="Times New Roman" w:cs="Times New Roman"/>
          <w:bCs/>
          <w:sz w:val="24"/>
          <w:szCs w:val="24"/>
        </w:rPr>
        <w:t>this</w:t>
      </w:r>
      <w:r w:rsidR="00D431F0" w:rsidRPr="0018685F">
        <w:rPr>
          <w:rFonts w:ascii="Times New Roman" w:hAnsi="Times New Roman" w:cs="Times New Roman"/>
          <w:bCs/>
          <w:sz w:val="24"/>
          <w:szCs w:val="24"/>
        </w:rPr>
        <w:t xml:space="preserve"> </w:t>
      </w:r>
      <w:r w:rsidR="007C6F5D"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&lt;EndNote&gt;&lt;Cite&gt;&lt;Author&gt;Woelber&lt;/Author&gt;&lt;Year&gt;2018&lt;/Year&gt;&lt;RecNum&gt;27&lt;/RecNum&gt;&lt;Prefix&gt;but see &lt;/Prefix&gt;&lt;DisplayText&gt;[but see 23]&lt;/DisplayText&gt;&lt;record&gt;&lt;rec-number&gt;27&lt;/rec-number&gt;&lt;foreign-keys&gt;&lt;key app="EN" db-id="z9xx2w0pverrspedt95pdps0rswpfe0ave99" timestamp="1715126197"&gt;27&lt;/key&gt;&lt;/foreign-keys&gt;&lt;ref-type name="Journal Article"&gt;17&lt;/ref-type&gt;&lt;contributors&gt;&lt;authors&gt;&lt;author&gt;Woelber, Brooke K&lt;/author&gt;&lt;author&gt;Hall, Carrie L&lt;/author&gt;&lt;author&gt;Howard, Daniel R&lt;/author&gt;&lt;/authors&gt;&lt;/contributors&gt;&lt;titles&gt;&lt;title&gt;Environmental cues influence parental brood structure decisions in the burying beetle Nicrophorus marginatus&lt;/title&gt;&lt;secondary-title&gt;Journal of Ethology&lt;/secondary-title&gt;&lt;/titles&gt;&lt;periodical&gt;&lt;full-title&gt;Journal of Ethology&lt;/full-title&gt;&lt;/periodical&gt;&lt;pages&gt;55-64&lt;/pages&gt;&lt;volume&gt;36&lt;/volume&gt;&lt;dates&gt;&lt;year&gt;2018&lt;/year&gt;&lt;/dates&gt;&lt;isbn&gt;0289-0771&lt;/isbn&gt;&lt;urls&gt;&lt;/urls&gt;&lt;/record&gt;&lt;/Cite&gt;&lt;/EndNote&gt;</w:instrText>
      </w:r>
      <w:r w:rsidR="007C6F5D"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[but see 23]</w:t>
      </w:r>
      <w:r w:rsidR="007C6F5D" w:rsidRPr="0018685F">
        <w:rPr>
          <w:rFonts w:ascii="Times New Roman" w:hAnsi="Times New Roman" w:cs="Times New Roman"/>
          <w:bCs/>
          <w:sz w:val="24"/>
          <w:szCs w:val="24"/>
        </w:rPr>
        <w:fldChar w:fldCharType="end"/>
      </w:r>
      <w:r w:rsidR="00B90FF1" w:rsidRPr="0018685F">
        <w:rPr>
          <w:rFonts w:ascii="Times New Roman" w:hAnsi="Times New Roman" w:cs="Times New Roman"/>
          <w:bCs/>
          <w:sz w:val="24"/>
          <w:szCs w:val="24"/>
        </w:rPr>
        <w:t>.</w:t>
      </w:r>
      <w:r w:rsidR="00D26703"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Therefore, </w:t>
      </w:r>
      <w:r w:rsidR="004C7399" w:rsidRPr="0018685F">
        <w:rPr>
          <w:rFonts w:ascii="Times New Roman" w:hAnsi="Times New Roman" w:cs="Times New Roman"/>
          <w:bCs/>
          <w:sz w:val="24"/>
          <w:szCs w:val="24"/>
        </w:rPr>
        <w:t>examining breeding outcomes</w:t>
      </w:r>
      <w:r w:rsidR="00B53142" w:rsidRPr="0018685F">
        <w:rPr>
          <w:rFonts w:ascii="Times New Roman" w:hAnsi="Times New Roman" w:cs="Times New Roman"/>
          <w:bCs/>
          <w:sz w:val="24"/>
          <w:szCs w:val="24"/>
        </w:rPr>
        <w:t xml:space="preserve"> across a </w:t>
      </w:r>
      <w:r w:rsidR="001522F8" w:rsidRPr="0018685F">
        <w:rPr>
          <w:rFonts w:ascii="Times New Roman" w:hAnsi="Times New Roman" w:cs="Times New Roman"/>
          <w:bCs/>
          <w:sz w:val="24"/>
          <w:szCs w:val="24"/>
        </w:rPr>
        <w:t xml:space="preserve">wide </w:t>
      </w:r>
      <w:r w:rsidR="00B53142" w:rsidRPr="0018685F">
        <w:rPr>
          <w:rFonts w:ascii="Times New Roman" w:hAnsi="Times New Roman" w:cs="Times New Roman"/>
          <w:bCs/>
          <w:sz w:val="24"/>
          <w:szCs w:val="24"/>
        </w:rPr>
        <w:t>range of carcass size</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w:t>
      </w:r>
      <w:r w:rsidR="001522F8" w:rsidRPr="0018685F">
        <w:rPr>
          <w:rFonts w:ascii="Times New Roman" w:hAnsi="Times New Roman" w:cs="Times New Roman"/>
          <w:bCs/>
          <w:sz w:val="24"/>
          <w:szCs w:val="24"/>
        </w:rPr>
        <w:t>from</w:t>
      </w:r>
      <w:r w:rsidR="003246D8" w:rsidRPr="0018685F">
        <w:rPr>
          <w:rFonts w:ascii="Times New Roman" w:hAnsi="Times New Roman" w:cs="Times New Roman"/>
          <w:bCs/>
          <w:sz w:val="24"/>
          <w:szCs w:val="24"/>
        </w:rPr>
        <w:t xml:space="preserve"> different</w:t>
      </w:r>
      <w:r w:rsidR="00341288" w:rsidRPr="0018685F">
        <w:rPr>
          <w:rFonts w:ascii="Times New Roman" w:hAnsi="Times New Roman" w:cs="Times New Roman"/>
          <w:bCs/>
          <w:sz w:val="24"/>
          <w:szCs w:val="24"/>
        </w:rPr>
        <w:t xml:space="preserve"> carcass source</w:t>
      </w:r>
      <w:r w:rsidR="003246D8" w:rsidRPr="0018685F">
        <w:rPr>
          <w:rFonts w:ascii="Times New Roman" w:hAnsi="Times New Roman" w:cs="Times New Roman"/>
          <w:bCs/>
          <w:sz w:val="24"/>
          <w:szCs w:val="24"/>
        </w:rPr>
        <w:t>s</w:t>
      </w:r>
      <w:r w:rsidR="00E25824" w:rsidRPr="0018685F">
        <w:rPr>
          <w:rFonts w:ascii="Times New Roman" w:hAnsi="Times New Roman" w:cs="Times New Roman"/>
          <w:bCs/>
          <w:sz w:val="24"/>
          <w:szCs w:val="24"/>
        </w:rPr>
        <w:t xml:space="preserve"> </w:t>
      </w:r>
      <w:r w:rsidR="00341288" w:rsidRPr="0018685F">
        <w:rPr>
          <w:rFonts w:ascii="Times New Roman" w:hAnsi="Times New Roman" w:cs="Times New Roman"/>
          <w:bCs/>
          <w:sz w:val="24"/>
          <w:szCs w:val="24"/>
        </w:rPr>
        <w:t xml:space="preserve">(e.g., </w:t>
      </w:r>
      <w:r w:rsidR="00E25824" w:rsidRPr="0018685F">
        <w:rPr>
          <w:rFonts w:ascii="Times New Roman" w:hAnsi="Times New Roman" w:cs="Times New Roman"/>
          <w:bCs/>
          <w:sz w:val="24"/>
          <w:szCs w:val="24"/>
        </w:rPr>
        <w:t>lab and wild</w:t>
      </w:r>
      <w:r w:rsidR="00C05DAA" w:rsidRPr="0018685F">
        <w:rPr>
          <w:rFonts w:ascii="Times New Roman" w:hAnsi="Times New Roman" w:cs="Times New Roman"/>
          <w:bCs/>
          <w:sz w:val="24"/>
          <w:szCs w:val="24"/>
        </w:rPr>
        <w:t xml:space="preserve"> carcasses</w:t>
      </w:r>
      <w:r w:rsidR="00341288" w:rsidRPr="0018685F">
        <w:rPr>
          <w:rFonts w:ascii="Times New Roman" w:hAnsi="Times New Roman" w:cs="Times New Roman"/>
          <w:bCs/>
          <w:sz w:val="24"/>
          <w:szCs w:val="24"/>
        </w:rPr>
        <w:t>)</w:t>
      </w:r>
      <w:r w:rsidR="003246D8" w:rsidRPr="0018685F">
        <w:rPr>
          <w:rFonts w:ascii="Times New Roman" w:hAnsi="Times New Roman" w:cs="Times New Roman"/>
          <w:bCs/>
          <w:sz w:val="24"/>
          <w:szCs w:val="24"/>
        </w:rPr>
        <w:t xml:space="preserve"> </w:t>
      </w:r>
      <w:r w:rsidR="000329CE" w:rsidRPr="0018685F">
        <w:rPr>
          <w:rFonts w:ascii="Times New Roman" w:hAnsi="Times New Roman" w:cs="Times New Roman"/>
          <w:bCs/>
          <w:sz w:val="24"/>
          <w:szCs w:val="24"/>
        </w:rPr>
        <w:t>will help</w:t>
      </w:r>
      <w:r w:rsidR="003246D8" w:rsidRPr="0018685F">
        <w:rPr>
          <w:rFonts w:ascii="Times New Roman" w:hAnsi="Times New Roman" w:cs="Times New Roman"/>
          <w:bCs/>
          <w:sz w:val="24"/>
          <w:szCs w:val="24"/>
        </w:rPr>
        <w:t xml:space="preserve"> better understand how resource </w:t>
      </w:r>
      <w:r w:rsidR="00776148" w:rsidRPr="0018685F">
        <w:rPr>
          <w:rFonts w:ascii="Times New Roman" w:hAnsi="Times New Roman" w:cs="Times New Roman"/>
          <w:bCs/>
          <w:sz w:val="24"/>
          <w:szCs w:val="24"/>
        </w:rPr>
        <w:t xml:space="preserve">variation </w:t>
      </w:r>
      <w:r w:rsidR="003246D8" w:rsidRPr="0018685F">
        <w:rPr>
          <w:rFonts w:ascii="Times New Roman" w:hAnsi="Times New Roman" w:cs="Times New Roman"/>
          <w:bCs/>
          <w:sz w:val="24"/>
          <w:szCs w:val="24"/>
        </w:rPr>
        <w:t>affect</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the offspring life history</w:t>
      </w:r>
      <w:r w:rsidR="00BE3504" w:rsidRPr="0018685F">
        <w:rPr>
          <w:rFonts w:ascii="Times New Roman" w:hAnsi="Times New Roman" w:cs="Times New Roman"/>
          <w:bCs/>
          <w:sz w:val="24"/>
          <w:szCs w:val="24"/>
        </w:rPr>
        <w:t xml:space="preserve"> trade-off</w:t>
      </w:r>
      <w:r w:rsidR="003246D8" w:rsidRPr="0018685F">
        <w:rPr>
          <w:rFonts w:ascii="Times New Roman" w:hAnsi="Times New Roman" w:cs="Times New Roman"/>
          <w:bCs/>
          <w:sz w:val="24"/>
          <w:szCs w:val="24"/>
        </w:rPr>
        <w:t xml:space="preserve"> </w:t>
      </w:r>
      <w:r w:rsidR="00BE3504" w:rsidRPr="0018685F">
        <w:rPr>
          <w:rFonts w:ascii="Times New Roman" w:hAnsi="Times New Roman" w:cs="Times New Roman"/>
          <w:bCs/>
          <w:sz w:val="24"/>
          <w:szCs w:val="24"/>
        </w:rPr>
        <w:t xml:space="preserve">in </w:t>
      </w:r>
      <w:r w:rsidR="003246D8" w:rsidRPr="0018685F">
        <w:rPr>
          <w:rFonts w:ascii="Times New Roman" w:hAnsi="Times New Roman" w:cs="Times New Roman"/>
          <w:bCs/>
          <w:sz w:val="24"/>
          <w:szCs w:val="24"/>
        </w:rPr>
        <w:t>burying beetles.</w:t>
      </w:r>
    </w:p>
    <w:p w14:paraId="750569BA" w14:textId="1DB0A2C2" w:rsidR="000548EF" w:rsidRPr="0018685F" w:rsidRDefault="00B72915" w:rsidP="00281910">
      <w:pPr>
        <w:spacing w:after="0" w:line="480" w:lineRule="auto"/>
        <w:rPr>
          <w:rFonts w:ascii="Times New Roman" w:hAnsi="Times New Roman" w:cs="Times New Roman"/>
          <w:b/>
          <w:sz w:val="24"/>
          <w:szCs w:val="24"/>
        </w:rPr>
      </w:pPr>
      <w:r w:rsidRPr="0018685F">
        <w:rPr>
          <w:rFonts w:ascii="Times New Roman" w:hAnsi="Times New Roman" w:cs="Times New Roman"/>
          <w:bCs/>
          <w:color w:val="FF0000"/>
          <w:sz w:val="24"/>
          <w:szCs w:val="24"/>
        </w:rPr>
        <w:tab/>
      </w:r>
      <w:r w:rsidR="00B732E3" w:rsidRPr="0018685F">
        <w:rPr>
          <w:rFonts w:ascii="Times New Roman" w:hAnsi="Times New Roman" w:cs="Times New Roman"/>
          <w:bCs/>
          <w:sz w:val="24"/>
          <w:szCs w:val="24"/>
        </w:rPr>
        <w:t>In this study, we</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aimed to</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understand </w:t>
      </w:r>
      <w:r w:rsidR="00FF1DE6" w:rsidRPr="0018685F">
        <w:rPr>
          <w:rFonts w:ascii="Times New Roman" w:hAnsi="Times New Roman" w:cs="Times New Roman"/>
          <w:bCs/>
          <w:sz w:val="24"/>
          <w:szCs w:val="24"/>
        </w:rPr>
        <w:t xml:space="preserve">how </w:t>
      </w:r>
      <w:r w:rsidR="00BA3FC5" w:rsidRPr="0018685F">
        <w:rPr>
          <w:rFonts w:ascii="Times New Roman" w:hAnsi="Times New Roman" w:cs="Times New Roman"/>
          <w:bCs/>
          <w:sz w:val="24"/>
          <w:szCs w:val="24"/>
        </w:rPr>
        <w:t xml:space="preserve">various </w:t>
      </w:r>
      <w:r w:rsidR="00FF1DE6" w:rsidRPr="0018685F">
        <w:rPr>
          <w:rFonts w:ascii="Times New Roman" w:hAnsi="Times New Roman" w:cs="Times New Roman"/>
          <w:bCs/>
          <w:sz w:val="24"/>
          <w:szCs w:val="24"/>
        </w:rPr>
        <w:t>carcass attributes</w:t>
      </w:r>
      <w:r w:rsidR="00BA3FC5" w:rsidRPr="0018685F">
        <w:rPr>
          <w:rFonts w:ascii="Times New Roman" w:hAnsi="Times New Roman" w:cs="Times New Roman"/>
          <w:bCs/>
          <w:sz w:val="24"/>
          <w:szCs w:val="24"/>
        </w:rPr>
        <w:t xml:space="preserve"> (size, source, and </w:t>
      </w:r>
      <w:r w:rsidR="00C37764" w:rsidRPr="0018685F">
        <w:rPr>
          <w:rFonts w:ascii="Times New Roman" w:hAnsi="Times New Roman" w:cs="Times New Roman"/>
          <w:bCs/>
          <w:sz w:val="24"/>
          <w:szCs w:val="24"/>
        </w:rPr>
        <w:t>taxon</w:t>
      </w:r>
      <w:r w:rsidR="00BA3FC5" w:rsidRPr="0018685F">
        <w:rPr>
          <w:rFonts w:ascii="Times New Roman" w:hAnsi="Times New Roman" w:cs="Times New Roman"/>
          <w:bCs/>
          <w:sz w:val="24"/>
          <w:szCs w:val="24"/>
        </w:rPr>
        <w:t>)</w:t>
      </w:r>
      <w:r w:rsidR="00FF1DE6" w:rsidRPr="0018685F">
        <w:rPr>
          <w:rFonts w:ascii="Times New Roman" w:hAnsi="Times New Roman" w:cs="Times New Roman"/>
          <w:bCs/>
          <w:sz w:val="24"/>
          <w:szCs w:val="24"/>
        </w:rPr>
        <w:t xml:space="preserve"> influence the </w:t>
      </w:r>
      <w:r w:rsidR="00C37764" w:rsidRPr="0018685F">
        <w:rPr>
          <w:rFonts w:ascii="Times New Roman" w:hAnsi="Times New Roman" w:cs="Times New Roman"/>
          <w:bCs/>
          <w:sz w:val="24"/>
          <w:szCs w:val="24"/>
        </w:rPr>
        <w:t>breeding outcomes</w:t>
      </w:r>
      <w:r w:rsidR="00FF1DE6" w:rsidRPr="0018685F">
        <w:rPr>
          <w:rFonts w:ascii="Times New Roman" w:hAnsi="Times New Roman" w:cs="Times New Roman"/>
          <w:bCs/>
          <w:sz w:val="24"/>
          <w:szCs w:val="24"/>
        </w:rPr>
        <w:t>, larval performance, and offspring quality-quantity trade-off</w:t>
      </w:r>
      <w:r w:rsidR="00913621" w:rsidRPr="0018685F">
        <w:rPr>
          <w:rFonts w:ascii="Times New Roman" w:hAnsi="Times New Roman" w:cs="Times New Roman"/>
          <w:bCs/>
          <w:sz w:val="24"/>
          <w:szCs w:val="24"/>
        </w:rPr>
        <w:t xml:space="preserve"> in </w:t>
      </w:r>
      <w:r w:rsidR="00BA3FC5" w:rsidRPr="0018685F">
        <w:rPr>
          <w:rFonts w:ascii="Times New Roman" w:hAnsi="Times New Roman" w:cs="Times New Roman"/>
          <w:bCs/>
          <w:sz w:val="24"/>
          <w:szCs w:val="24"/>
        </w:rPr>
        <w:t>burying beetles. We conducted breeding experiments on the</w:t>
      </w:r>
      <w:r w:rsidR="00C34DF1"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species </w:t>
      </w:r>
      <w:r w:rsidR="00913621" w:rsidRPr="0018685F">
        <w:rPr>
          <w:rFonts w:ascii="Times New Roman" w:hAnsi="Times New Roman" w:cs="Times New Roman"/>
          <w:bCs/>
          <w:i/>
          <w:iCs/>
          <w:sz w:val="24"/>
          <w:szCs w:val="24"/>
        </w:rPr>
        <w:t>N</w:t>
      </w:r>
      <w:r w:rsidR="00090C22" w:rsidRPr="0018685F">
        <w:rPr>
          <w:rFonts w:ascii="Times New Roman" w:hAnsi="Times New Roman" w:cs="Times New Roman"/>
          <w:bCs/>
          <w:i/>
          <w:iCs/>
          <w:sz w:val="24"/>
          <w:szCs w:val="24"/>
        </w:rPr>
        <w:t>icrophorus</w:t>
      </w:r>
      <w:r w:rsidR="00913621" w:rsidRPr="0018685F">
        <w:rPr>
          <w:rFonts w:ascii="Times New Roman" w:hAnsi="Times New Roman" w:cs="Times New Roman"/>
          <w:bCs/>
          <w:i/>
          <w:iCs/>
          <w:sz w:val="24"/>
          <w:szCs w:val="24"/>
        </w:rPr>
        <w:t xml:space="preserve"> nepalensis</w:t>
      </w:r>
      <w:r w:rsidR="00BA3FC5" w:rsidRPr="0018685F">
        <w:rPr>
          <w:rFonts w:ascii="Times New Roman" w:hAnsi="Times New Roman" w:cs="Times New Roman"/>
          <w:bCs/>
          <w:sz w:val="24"/>
          <w:szCs w:val="24"/>
        </w:rPr>
        <w:t xml:space="preserve">, which has been shown to </w:t>
      </w:r>
      <w:r w:rsidR="00913621" w:rsidRPr="0018685F">
        <w:rPr>
          <w:rFonts w:ascii="Times New Roman" w:hAnsi="Times New Roman" w:cs="Times New Roman"/>
          <w:bCs/>
          <w:sz w:val="24"/>
          <w:szCs w:val="24"/>
        </w:rPr>
        <w:t xml:space="preserve">provide </w:t>
      </w:r>
      <w:r w:rsidR="00BA3FC5" w:rsidRPr="0018685F">
        <w:rPr>
          <w:rFonts w:ascii="Times New Roman" w:hAnsi="Times New Roman" w:cs="Times New Roman"/>
          <w:bCs/>
          <w:sz w:val="24"/>
          <w:szCs w:val="24"/>
        </w:rPr>
        <w:t xml:space="preserve">extensive </w:t>
      </w:r>
      <w:r w:rsidR="00913621" w:rsidRPr="0018685F">
        <w:rPr>
          <w:rFonts w:ascii="Times New Roman" w:hAnsi="Times New Roman" w:cs="Times New Roman"/>
          <w:bCs/>
          <w:sz w:val="24"/>
          <w:szCs w:val="24"/>
        </w:rPr>
        <w:t xml:space="preserve">parental care for offspring. </w:t>
      </w:r>
      <w:r w:rsidR="00427053" w:rsidRPr="0018685F">
        <w:rPr>
          <w:rFonts w:ascii="Times New Roman" w:hAnsi="Times New Roman" w:cs="Times New Roman"/>
          <w:bCs/>
          <w:sz w:val="24"/>
          <w:szCs w:val="24"/>
        </w:rPr>
        <w:t>F</w:t>
      </w:r>
      <w:r w:rsidR="000565CE" w:rsidRPr="0018685F">
        <w:rPr>
          <w:rFonts w:ascii="Times New Roman" w:hAnsi="Times New Roman" w:cs="Times New Roman"/>
          <w:bCs/>
          <w:sz w:val="24"/>
          <w:szCs w:val="24"/>
        </w:rPr>
        <w:t>irst</w:t>
      </w:r>
      <w:r w:rsidR="00427053" w:rsidRPr="0018685F">
        <w:rPr>
          <w:rFonts w:ascii="Times New Roman" w:hAnsi="Times New Roman" w:cs="Times New Roman"/>
          <w:bCs/>
          <w:sz w:val="24"/>
          <w:szCs w:val="24"/>
        </w:rPr>
        <w:t>, we</w:t>
      </w:r>
      <w:r w:rsidR="000565CE" w:rsidRPr="0018685F">
        <w:rPr>
          <w:rFonts w:ascii="Times New Roman" w:hAnsi="Times New Roman" w:cs="Times New Roman"/>
          <w:bCs/>
          <w:sz w:val="24"/>
          <w:szCs w:val="24"/>
        </w:rPr>
        <w:t xml:space="preserve"> e</w:t>
      </w:r>
      <w:r w:rsidR="00D233BA"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9F1410" w:rsidRPr="0018685F">
        <w:rPr>
          <w:rFonts w:ascii="Times New Roman" w:hAnsi="Times New Roman" w:cs="Times New Roman"/>
          <w:bCs/>
          <w:sz w:val="24"/>
          <w:szCs w:val="24"/>
        </w:rPr>
        <w:t xml:space="preserve"> how breeding outcomes (clutch size, brood size, brood mass, etc.) and carcass use efficiency varie</w:t>
      </w:r>
      <w:r w:rsidR="00BA6276" w:rsidRPr="0018685F">
        <w:rPr>
          <w:rFonts w:ascii="Times New Roman" w:hAnsi="Times New Roman" w:cs="Times New Roman"/>
          <w:bCs/>
          <w:sz w:val="24"/>
          <w:szCs w:val="24"/>
        </w:rPr>
        <w:t>d</w:t>
      </w:r>
      <w:r w:rsidR="005C74B4" w:rsidRPr="0018685F">
        <w:rPr>
          <w:rFonts w:ascii="Times New Roman" w:hAnsi="Times New Roman" w:cs="Times New Roman"/>
          <w:bCs/>
          <w:sz w:val="24"/>
          <w:szCs w:val="24"/>
        </w:rPr>
        <w:t xml:space="preserve"> across</w:t>
      </w:r>
      <w:r w:rsidR="009F1410"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 xml:space="preserve">a broad range of </w:t>
      </w:r>
      <w:r w:rsidR="009F1410" w:rsidRPr="0018685F">
        <w:rPr>
          <w:rFonts w:ascii="Times New Roman" w:hAnsi="Times New Roman" w:cs="Times New Roman"/>
          <w:bCs/>
          <w:sz w:val="24"/>
          <w:szCs w:val="24"/>
        </w:rPr>
        <w:t>car</w:t>
      </w:r>
      <w:r w:rsidR="00D233BA" w:rsidRPr="0018685F">
        <w:rPr>
          <w:rFonts w:ascii="Times New Roman" w:hAnsi="Times New Roman" w:cs="Times New Roman"/>
          <w:bCs/>
          <w:sz w:val="24"/>
          <w:szCs w:val="24"/>
        </w:rPr>
        <w:t xml:space="preserve">cass </w:t>
      </w:r>
      <w:r w:rsidR="00C37764" w:rsidRPr="0018685F">
        <w:rPr>
          <w:rFonts w:ascii="Times New Roman" w:hAnsi="Times New Roman" w:cs="Times New Roman"/>
          <w:bCs/>
          <w:sz w:val="24"/>
          <w:szCs w:val="24"/>
        </w:rPr>
        <w:t>size</w:t>
      </w:r>
      <w:r w:rsidR="009F1410" w:rsidRPr="0018685F">
        <w:rPr>
          <w:rFonts w:ascii="Times New Roman" w:hAnsi="Times New Roman" w:cs="Times New Roman"/>
          <w:bCs/>
          <w:sz w:val="24"/>
          <w:szCs w:val="24"/>
        </w:rPr>
        <w:t xml:space="preserve"> </w:t>
      </w:r>
      <w:r w:rsidR="00462D3C" w:rsidRPr="0018685F">
        <w:rPr>
          <w:rFonts w:ascii="Times New Roman" w:hAnsi="Times New Roman" w:cs="Times New Roman"/>
          <w:bCs/>
          <w:sz w:val="24"/>
          <w:szCs w:val="24"/>
        </w:rPr>
        <w:t>(</w:t>
      </w:r>
      <w:r w:rsidR="00C37764" w:rsidRPr="0018685F">
        <w:rPr>
          <w:rFonts w:ascii="Times New Roman" w:hAnsi="Times New Roman" w:cs="Times New Roman"/>
          <w:bCs/>
          <w:sz w:val="24"/>
          <w:szCs w:val="24"/>
        </w:rPr>
        <w:t xml:space="preserve">weight was </w:t>
      </w:r>
      <w:r w:rsidR="00462D3C" w:rsidRPr="0018685F">
        <w:rPr>
          <w:rFonts w:ascii="Times New Roman" w:hAnsi="Times New Roman" w:cs="Times New Roman"/>
          <w:bCs/>
          <w:sz w:val="24"/>
          <w:szCs w:val="24"/>
        </w:rPr>
        <w:t>u</w:t>
      </w:r>
      <w:r w:rsidR="009F1410" w:rsidRPr="0018685F">
        <w:rPr>
          <w:rFonts w:ascii="Times New Roman" w:hAnsi="Times New Roman" w:cs="Times New Roman"/>
          <w:bCs/>
          <w:sz w:val="24"/>
          <w:szCs w:val="24"/>
        </w:rPr>
        <w:t>sed as a proxy for size</w:t>
      </w:r>
      <w:r w:rsidR="00C37764" w:rsidRPr="0018685F">
        <w:rPr>
          <w:rFonts w:ascii="Times New Roman" w:hAnsi="Times New Roman" w:cs="Times New Roman"/>
          <w:bCs/>
          <w:sz w:val="24"/>
          <w:szCs w:val="24"/>
        </w:rPr>
        <w:t xml:space="preserve"> in this study</w:t>
      </w:r>
      <w:r w:rsidR="009F1410" w:rsidRPr="0018685F">
        <w:rPr>
          <w:rFonts w:ascii="Times New Roman" w:hAnsi="Times New Roman" w:cs="Times New Roman"/>
          <w:bCs/>
          <w:sz w:val="24"/>
          <w:szCs w:val="24"/>
        </w:rPr>
        <w:t>)</w:t>
      </w:r>
      <w:r w:rsidR="00D233BA" w:rsidRPr="0018685F">
        <w:rPr>
          <w:rFonts w:ascii="Times New Roman" w:hAnsi="Times New Roman" w:cs="Times New Roman"/>
          <w:bCs/>
          <w:sz w:val="24"/>
          <w:szCs w:val="24"/>
        </w:rPr>
        <w:t xml:space="preserve"> </w:t>
      </w:r>
      <w:r w:rsidR="0089295B" w:rsidRPr="0018685F">
        <w:rPr>
          <w:rFonts w:ascii="Times New Roman" w:hAnsi="Times New Roman" w:cs="Times New Roman"/>
          <w:bCs/>
          <w:sz w:val="24"/>
          <w:szCs w:val="24"/>
        </w:rPr>
        <w:t>on</w:t>
      </w:r>
      <w:r w:rsidR="000C72CC" w:rsidRPr="0018685F">
        <w:rPr>
          <w:rFonts w:ascii="Times New Roman" w:hAnsi="Times New Roman" w:cs="Times New Roman"/>
          <w:bCs/>
          <w:sz w:val="24"/>
          <w:szCs w:val="24"/>
        </w:rPr>
        <w:t xml:space="preserve"> lab</w:t>
      </w:r>
      <w:r w:rsidR="00180C9F" w:rsidRPr="0018685F">
        <w:rPr>
          <w:rFonts w:ascii="Times New Roman" w:hAnsi="Times New Roman" w:cs="Times New Roman"/>
          <w:bCs/>
          <w:sz w:val="24"/>
          <w:szCs w:val="24"/>
        </w:rPr>
        <w:t xml:space="preserve"> (laboratory mice)</w:t>
      </w:r>
      <w:r w:rsidR="000C72CC" w:rsidRPr="0018685F">
        <w:rPr>
          <w:rFonts w:ascii="Times New Roman" w:hAnsi="Times New Roman" w:cs="Times New Roman"/>
          <w:bCs/>
          <w:sz w:val="24"/>
          <w:szCs w:val="24"/>
        </w:rPr>
        <w:t xml:space="preserve">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w:t>
      </w:r>
      <w:r w:rsidR="00180C9F"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carcasses</w:t>
      </w:r>
      <w:r w:rsidR="00180C9F" w:rsidRPr="0018685F">
        <w:rPr>
          <w:rFonts w:ascii="Times New Roman" w:hAnsi="Times New Roman" w:cs="Times New Roman"/>
          <w:bCs/>
          <w:sz w:val="24"/>
          <w:szCs w:val="24"/>
        </w:rPr>
        <w:t xml:space="preserve"> (wild mammals, birds, and reptiles)</w:t>
      </w:r>
      <w:r w:rsidR="001D3BCF"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lastRenderedPageBreak/>
        <w:t xml:space="preserve">We further focused on the wild carcasses and compared the </w:t>
      </w:r>
      <w:r w:rsidR="004604D5" w:rsidRPr="0018685F">
        <w:rPr>
          <w:rFonts w:ascii="Times New Roman" w:hAnsi="Times New Roman" w:cs="Times New Roman"/>
          <w:bCs/>
          <w:sz w:val="24"/>
          <w:szCs w:val="24"/>
        </w:rPr>
        <w:t xml:space="preserve">larval </w:t>
      </w:r>
      <w:r w:rsidR="007B5A9E" w:rsidRPr="0018685F">
        <w:rPr>
          <w:rFonts w:ascii="Times New Roman" w:hAnsi="Times New Roman" w:cs="Times New Roman"/>
          <w:bCs/>
          <w:sz w:val="24"/>
          <w:szCs w:val="24"/>
        </w:rPr>
        <w:t>breeding outcomes</w:t>
      </w:r>
      <w:r w:rsidR="00180C9F" w:rsidRPr="0018685F">
        <w:rPr>
          <w:rFonts w:ascii="Times New Roman" w:hAnsi="Times New Roman" w:cs="Times New Roman"/>
          <w:bCs/>
          <w:sz w:val="24"/>
          <w:szCs w:val="24"/>
        </w:rPr>
        <w:t xml:space="preserve"> </w:t>
      </w:r>
      <w:r w:rsidR="004604D5" w:rsidRPr="0018685F">
        <w:rPr>
          <w:rFonts w:ascii="Times New Roman" w:hAnsi="Times New Roman" w:cs="Times New Roman"/>
          <w:bCs/>
          <w:sz w:val="24"/>
          <w:szCs w:val="24"/>
        </w:rPr>
        <w:t xml:space="preserve">and carcass use efficiency </w:t>
      </w:r>
      <w:r w:rsidR="00180C9F" w:rsidRPr="0018685F">
        <w:rPr>
          <w:rFonts w:ascii="Times New Roman" w:hAnsi="Times New Roman" w:cs="Times New Roman"/>
          <w:bCs/>
          <w:sz w:val="24"/>
          <w:szCs w:val="24"/>
        </w:rPr>
        <w:t xml:space="preserve">of </w:t>
      </w:r>
      <w:r w:rsidR="00180C9F" w:rsidRPr="0018685F">
        <w:rPr>
          <w:rFonts w:ascii="Times New Roman" w:hAnsi="Times New Roman" w:cs="Times New Roman"/>
          <w:bCs/>
          <w:i/>
          <w:iCs/>
          <w:sz w:val="24"/>
          <w:szCs w:val="24"/>
        </w:rPr>
        <w:t>N. nepalensis</w:t>
      </w:r>
      <w:r w:rsidR="00180C9F" w:rsidRPr="0018685F">
        <w:rPr>
          <w:rFonts w:ascii="Times New Roman" w:hAnsi="Times New Roman" w:cs="Times New Roman"/>
          <w:bCs/>
          <w:sz w:val="24"/>
          <w:szCs w:val="24"/>
        </w:rPr>
        <w:t xml:space="preserve"> on the three wild carcass taxa. </w:t>
      </w:r>
      <w:r w:rsidR="001D3BCF" w:rsidRPr="0018685F">
        <w:rPr>
          <w:rFonts w:ascii="Times New Roman" w:hAnsi="Times New Roman" w:cs="Times New Roman"/>
          <w:bCs/>
          <w:sz w:val="24"/>
          <w:szCs w:val="24"/>
        </w:rPr>
        <w:t>We expect</w:t>
      </w:r>
      <w:r w:rsidR="00C02F78" w:rsidRPr="0018685F">
        <w:rPr>
          <w:rFonts w:ascii="Times New Roman" w:hAnsi="Times New Roman" w:cs="Times New Roman"/>
          <w:bCs/>
          <w:sz w:val="24"/>
          <w:szCs w:val="24"/>
        </w:rPr>
        <w:t>ed</w:t>
      </w:r>
      <w:r w:rsidR="001D3BCF" w:rsidRPr="0018685F">
        <w:rPr>
          <w:rFonts w:ascii="Times New Roman" w:hAnsi="Times New Roman" w:cs="Times New Roman"/>
          <w:bCs/>
          <w:sz w:val="24"/>
          <w:szCs w:val="24"/>
        </w:rPr>
        <w:t xml:space="preserve"> </w:t>
      </w:r>
      <w:r w:rsidR="00913621" w:rsidRPr="0018685F">
        <w:rPr>
          <w:rFonts w:ascii="Times New Roman" w:hAnsi="Times New Roman" w:cs="Times New Roman"/>
          <w:bCs/>
          <w:sz w:val="24"/>
          <w:szCs w:val="24"/>
        </w:rPr>
        <w:t xml:space="preserve">that there </w:t>
      </w:r>
      <w:r w:rsidR="00C02F78" w:rsidRPr="0018685F">
        <w:rPr>
          <w:rFonts w:ascii="Times New Roman" w:hAnsi="Times New Roman" w:cs="Times New Roman"/>
          <w:bCs/>
          <w:sz w:val="24"/>
          <w:szCs w:val="24"/>
        </w:rPr>
        <w:t>would be</w:t>
      </w:r>
      <w:r w:rsidR="00913621" w:rsidRPr="0018685F">
        <w:rPr>
          <w:rFonts w:ascii="Times New Roman" w:hAnsi="Times New Roman" w:cs="Times New Roman"/>
          <w:bCs/>
          <w:sz w:val="24"/>
          <w:szCs w:val="24"/>
        </w:rPr>
        <w:t xml:space="preserve"> an optimal carcass </w:t>
      </w:r>
      <w:r w:rsidR="00C37764" w:rsidRPr="0018685F">
        <w:rPr>
          <w:rFonts w:ascii="Times New Roman" w:hAnsi="Times New Roman" w:cs="Times New Roman"/>
          <w:bCs/>
          <w:sz w:val="24"/>
          <w:szCs w:val="24"/>
        </w:rPr>
        <w:t>size</w:t>
      </w:r>
      <w:r w:rsidR="00C02F78" w:rsidRPr="0018685F">
        <w:rPr>
          <w:rFonts w:ascii="Times New Roman" w:hAnsi="Times New Roman" w:cs="Times New Roman"/>
          <w:bCs/>
          <w:sz w:val="24"/>
          <w:szCs w:val="24"/>
        </w:rPr>
        <w:t xml:space="preserve"> for breeding,</w:t>
      </w:r>
      <w:r w:rsidR="00913621" w:rsidRPr="0018685F">
        <w:rPr>
          <w:rFonts w:ascii="Times New Roman" w:hAnsi="Times New Roman" w:cs="Times New Roman"/>
          <w:bCs/>
          <w:sz w:val="24"/>
          <w:szCs w:val="24"/>
        </w:rPr>
        <w:t xml:space="preserve"> and the </w:t>
      </w:r>
      <w:r w:rsidR="00180C9F" w:rsidRPr="0018685F">
        <w:rPr>
          <w:rFonts w:ascii="Times New Roman" w:hAnsi="Times New Roman" w:cs="Times New Roman"/>
          <w:bCs/>
          <w:sz w:val="24"/>
          <w:szCs w:val="24"/>
        </w:rPr>
        <w:t>breeding outcomes</w:t>
      </w:r>
      <w:r w:rsidR="00913621" w:rsidRPr="0018685F">
        <w:rPr>
          <w:rFonts w:ascii="Times New Roman" w:hAnsi="Times New Roman" w:cs="Times New Roman"/>
          <w:bCs/>
          <w:sz w:val="24"/>
          <w:szCs w:val="24"/>
        </w:rPr>
        <w:t xml:space="preserve"> may differ between lab and wild carcasses</w:t>
      </w:r>
      <w:r w:rsidR="00180C9F" w:rsidRPr="0018685F">
        <w:rPr>
          <w:rFonts w:ascii="Times New Roman" w:hAnsi="Times New Roman" w:cs="Times New Roman"/>
          <w:bCs/>
          <w:sz w:val="24"/>
          <w:szCs w:val="24"/>
        </w:rPr>
        <w:t xml:space="preserve"> as well as among different wild carcass taxa. </w:t>
      </w:r>
      <w:r w:rsidR="004C6C7B" w:rsidRPr="0018685F">
        <w:rPr>
          <w:rFonts w:ascii="Times New Roman" w:hAnsi="Times New Roman" w:cs="Times New Roman"/>
          <w:bCs/>
          <w:sz w:val="24"/>
          <w:szCs w:val="24"/>
        </w:rPr>
        <w:t>W</w:t>
      </w:r>
      <w:r w:rsidR="00427053" w:rsidRPr="0018685F">
        <w:rPr>
          <w:rFonts w:ascii="Times New Roman" w:hAnsi="Times New Roman" w:cs="Times New Roman"/>
          <w:bCs/>
          <w:sz w:val="24"/>
          <w:szCs w:val="24"/>
        </w:rPr>
        <w:t>e</w:t>
      </w:r>
      <w:r w:rsidR="004C6C7B"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t>next</w:t>
      </w:r>
      <w:r w:rsidR="004C6C7B"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q</w:t>
      </w:r>
      <w:r w:rsidR="00D233BA" w:rsidRPr="0018685F">
        <w:rPr>
          <w:rFonts w:ascii="Times New Roman" w:hAnsi="Times New Roman" w:cs="Times New Roman"/>
          <w:bCs/>
          <w:sz w:val="24"/>
          <w:szCs w:val="24"/>
        </w:rPr>
        <w:t>uantif</w:t>
      </w:r>
      <w:r w:rsidR="00C02F78" w:rsidRPr="0018685F">
        <w:rPr>
          <w:rFonts w:ascii="Times New Roman" w:hAnsi="Times New Roman" w:cs="Times New Roman"/>
          <w:bCs/>
          <w:sz w:val="24"/>
          <w:szCs w:val="24"/>
        </w:rPr>
        <w:t>ied</w:t>
      </w:r>
      <w:r w:rsidR="00D233BA" w:rsidRPr="0018685F">
        <w:rPr>
          <w:rFonts w:ascii="Times New Roman" w:hAnsi="Times New Roman" w:cs="Times New Roman"/>
          <w:bCs/>
          <w:sz w:val="24"/>
          <w:szCs w:val="24"/>
        </w:rPr>
        <w:t xml:space="preserve"> the </w:t>
      </w:r>
      <w:r w:rsidR="00427053" w:rsidRPr="0018685F">
        <w:rPr>
          <w:rFonts w:ascii="Times New Roman" w:hAnsi="Times New Roman" w:cs="Times New Roman"/>
          <w:bCs/>
          <w:sz w:val="24"/>
          <w:szCs w:val="24"/>
        </w:rPr>
        <w:t xml:space="preserve">tissue </w:t>
      </w:r>
      <w:r w:rsidR="00D233BA" w:rsidRPr="0018685F">
        <w:rPr>
          <w:rFonts w:ascii="Times New Roman" w:hAnsi="Times New Roman" w:cs="Times New Roman"/>
          <w:bCs/>
          <w:sz w:val="24"/>
          <w:szCs w:val="24"/>
        </w:rPr>
        <w:t xml:space="preserve">nutritional composition of </w:t>
      </w:r>
      <w:r w:rsidR="00180C9F" w:rsidRPr="0018685F">
        <w:rPr>
          <w:rFonts w:ascii="Times New Roman" w:hAnsi="Times New Roman" w:cs="Times New Roman"/>
          <w:bCs/>
          <w:sz w:val="24"/>
          <w:szCs w:val="24"/>
        </w:rPr>
        <w:t xml:space="preserve">lab and </w:t>
      </w:r>
      <w:r w:rsidR="005C74B4" w:rsidRPr="0018685F">
        <w:rPr>
          <w:rFonts w:ascii="Times New Roman" w:hAnsi="Times New Roman" w:cs="Times New Roman"/>
          <w:bCs/>
          <w:sz w:val="24"/>
          <w:szCs w:val="24"/>
        </w:rPr>
        <w:t>wild carcass</w:t>
      </w:r>
      <w:r w:rsidR="00180C9F" w:rsidRPr="0018685F">
        <w:rPr>
          <w:rFonts w:ascii="Times New Roman" w:hAnsi="Times New Roman" w:cs="Times New Roman"/>
          <w:bCs/>
          <w:sz w:val="24"/>
          <w:szCs w:val="24"/>
        </w:rPr>
        <w:t xml:space="preserve">es </w:t>
      </w:r>
      <w:r w:rsidR="00D233BA" w:rsidRPr="0018685F">
        <w:rPr>
          <w:rFonts w:ascii="Times New Roman" w:hAnsi="Times New Roman" w:cs="Times New Roman"/>
          <w:bCs/>
          <w:sz w:val="24"/>
          <w:szCs w:val="24"/>
        </w:rPr>
        <w:t xml:space="preserve">and </w:t>
      </w:r>
      <w:r w:rsidR="00427053" w:rsidRPr="0018685F">
        <w:rPr>
          <w:rFonts w:ascii="Times New Roman" w:hAnsi="Times New Roman" w:cs="Times New Roman"/>
          <w:bCs/>
          <w:sz w:val="24"/>
          <w:szCs w:val="24"/>
        </w:rPr>
        <w:t xml:space="preserve">conducted a larval feeding experiment using </w:t>
      </w:r>
      <w:r w:rsidR="007F1B8F" w:rsidRPr="0018685F">
        <w:rPr>
          <w:rFonts w:ascii="Times New Roman" w:hAnsi="Times New Roman" w:cs="Times New Roman"/>
          <w:bCs/>
          <w:sz w:val="24"/>
          <w:szCs w:val="24"/>
        </w:rPr>
        <w:t>carcass tissues from different sources and taxa</w:t>
      </w:r>
      <w:r w:rsidR="001D3BCF"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W</w:t>
      </w:r>
      <w:r w:rsidR="001D3BCF" w:rsidRPr="0018685F">
        <w:rPr>
          <w:rFonts w:ascii="Times New Roman" w:hAnsi="Times New Roman" w:cs="Times New Roman"/>
          <w:bCs/>
          <w:sz w:val="24"/>
          <w:szCs w:val="24"/>
        </w:rPr>
        <w:t xml:space="preserve">e expected </w:t>
      </w:r>
      <w:r w:rsidR="005C74B4" w:rsidRPr="0018685F">
        <w:rPr>
          <w:rFonts w:ascii="Times New Roman" w:hAnsi="Times New Roman" w:cs="Times New Roman"/>
          <w:bCs/>
          <w:sz w:val="24"/>
          <w:szCs w:val="24"/>
        </w:rPr>
        <w:t>that</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 xml:space="preserve">the </w:t>
      </w:r>
      <w:r w:rsidR="005C74B4" w:rsidRPr="0018685F">
        <w:rPr>
          <w:rFonts w:ascii="Times New Roman" w:hAnsi="Times New Roman" w:cs="Times New Roman"/>
          <w:bCs/>
          <w:sz w:val="24"/>
          <w:szCs w:val="24"/>
        </w:rPr>
        <w:t>larv</w:t>
      </w:r>
      <w:r w:rsidR="007B5A9E" w:rsidRPr="0018685F">
        <w:rPr>
          <w:rFonts w:ascii="Times New Roman" w:hAnsi="Times New Roman" w:cs="Times New Roman"/>
          <w:bCs/>
          <w:sz w:val="24"/>
          <w:szCs w:val="24"/>
        </w:rPr>
        <w:t xml:space="preserve">ae </w:t>
      </w:r>
      <w:r w:rsidR="005C74B4" w:rsidRPr="0018685F">
        <w:rPr>
          <w:rFonts w:ascii="Times New Roman" w:hAnsi="Times New Roman" w:cs="Times New Roman"/>
          <w:bCs/>
          <w:sz w:val="24"/>
          <w:szCs w:val="24"/>
        </w:rPr>
        <w:t>would</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perform</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better</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when fe</w:t>
      </w:r>
      <w:r w:rsidR="007B5A9E" w:rsidRPr="0018685F">
        <w:rPr>
          <w:rFonts w:ascii="Times New Roman" w:hAnsi="Times New Roman" w:cs="Times New Roman"/>
          <w:bCs/>
          <w:sz w:val="24"/>
          <w:szCs w:val="24"/>
        </w:rPr>
        <w:t>e</w:t>
      </w:r>
      <w:r w:rsidR="000624C3" w:rsidRPr="0018685F">
        <w:rPr>
          <w:rFonts w:ascii="Times New Roman" w:hAnsi="Times New Roman" w:cs="Times New Roman"/>
          <w:bCs/>
          <w:sz w:val="24"/>
          <w:szCs w:val="24"/>
        </w:rPr>
        <w:t>d</w:t>
      </w:r>
      <w:r w:rsidR="007B5A9E" w:rsidRPr="0018685F">
        <w:rPr>
          <w:rFonts w:ascii="Times New Roman" w:hAnsi="Times New Roman" w:cs="Times New Roman"/>
          <w:bCs/>
          <w:sz w:val="24"/>
          <w:szCs w:val="24"/>
        </w:rPr>
        <w:t>ing on</w:t>
      </w:r>
      <w:r w:rsidR="000624C3" w:rsidRPr="0018685F">
        <w:rPr>
          <w:rFonts w:ascii="Times New Roman" w:hAnsi="Times New Roman" w:cs="Times New Roman"/>
          <w:bCs/>
          <w:sz w:val="24"/>
          <w:szCs w:val="24"/>
        </w:rPr>
        <w:t xml:space="preserve"> diets with</w:t>
      </w:r>
      <w:r w:rsidR="005C74B4"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 xml:space="preserve">higher </w:t>
      </w:r>
      <w:r w:rsidR="005C74B4" w:rsidRPr="0018685F">
        <w:rPr>
          <w:rFonts w:ascii="Times New Roman" w:hAnsi="Times New Roman" w:cs="Times New Roman"/>
          <w:bCs/>
          <w:sz w:val="24"/>
          <w:szCs w:val="24"/>
        </w:rPr>
        <w:t xml:space="preserve">nutritional </w:t>
      </w:r>
      <w:r w:rsidR="000624C3" w:rsidRPr="0018685F">
        <w:rPr>
          <w:rFonts w:ascii="Times New Roman" w:hAnsi="Times New Roman" w:cs="Times New Roman"/>
          <w:bCs/>
          <w:sz w:val="24"/>
          <w:szCs w:val="24"/>
        </w:rPr>
        <w:t>quality</w:t>
      </w:r>
      <w:r w:rsidR="005C74B4" w:rsidRPr="0018685F">
        <w:rPr>
          <w:rFonts w:ascii="Times New Roman" w:hAnsi="Times New Roman" w:cs="Times New Roman"/>
          <w:bCs/>
          <w:sz w:val="24"/>
          <w:szCs w:val="24"/>
        </w:rPr>
        <w:t>.</w:t>
      </w:r>
      <w:r w:rsidR="00CB077C"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Finally, we e</w:t>
      </w:r>
      <w:r w:rsidR="000C72CC"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0C72CC" w:rsidRPr="0018685F">
        <w:rPr>
          <w:rFonts w:ascii="Times New Roman" w:hAnsi="Times New Roman" w:cs="Times New Roman"/>
          <w:bCs/>
          <w:sz w:val="24"/>
          <w:szCs w:val="24"/>
        </w:rPr>
        <w:t xml:space="preserve"> the </w:t>
      </w:r>
      <w:r w:rsidR="005C74B4" w:rsidRPr="0018685F">
        <w:rPr>
          <w:rFonts w:ascii="Times New Roman" w:hAnsi="Times New Roman" w:cs="Times New Roman"/>
          <w:bCs/>
          <w:sz w:val="24"/>
          <w:szCs w:val="24"/>
        </w:rPr>
        <w:t>larval</w:t>
      </w:r>
      <w:r w:rsidR="000C72CC" w:rsidRPr="0018685F">
        <w:rPr>
          <w:rFonts w:ascii="Times New Roman" w:hAnsi="Times New Roman" w:cs="Times New Roman"/>
          <w:bCs/>
          <w:sz w:val="24"/>
          <w:szCs w:val="24"/>
        </w:rPr>
        <w:t xml:space="preserve"> quality</w:t>
      </w:r>
      <w:r w:rsidR="00AE7EB6" w:rsidRPr="0018685F">
        <w:rPr>
          <w:rFonts w:ascii="Times New Roman" w:hAnsi="Times New Roman" w:cs="Times New Roman"/>
          <w:bCs/>
          <w:sz w:val="24"/>
          <w:szCs w:val="24"/>
        </w:rPr>
        <w:t>-</w:t>
      </w:r>
      <w:r w:rsidR="000C72CC" w:rsidRPr="0018685F">
        <w:rPr>
          <w:rFonts w:ascii="Times New Roman" w:hAnsi="Times New Roman" w:cs="Times New Roman"/>
          <w:bCs/>
          <w:sz w:val="24"/>
          <w:szCs w:val="24"/>
        </w:rPr>
        <w:t>quantity trade-off</w:t>
      </w:r>
      <w:r w:rsidR="005C74B4" w:rsidRPr="0018685F">
        <w:rPr>
          <w:rFonts w:ascii="Times New Roman" w:hAnsi="Times New Roman" w:cs="Times New Roman"/>
          <w:bCs/>
          <w:sz w:val="24"/>
          <w:szCs w:val="24"/>
        </w:rPr>
        <w:t xml:space="preserve"> on</w:t>
      </w:r>
      <w:r w:rsidR="00BC7477"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 xml:space="preserve">lab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 carcasses</w:t>
      </w:r>
      <w:r w:rsidR="001D3BCF" w:rsidRPr="0018685F">
        <w:rPr>
          <w:rFonts w:ascii="Times New Roman" w:hAnsi="Times New Roman" w:cs="Times New Roman"/>
          <w:bCs/>
          <w:sz w:val="24"/>
          <w:szCs w:val="24"/>
        </w:rPr>
        <w:t xml:space="preserve">. We expected </w:t>
      </w:r>
      <w:r w:rsidR="00DC132C" w:rsidRPr="0018685F">
        <w:rPr>
          <w:rFonts w:ascii="Times New Roman" w:hAnsi="Times New Roman" w:cs="Times New Roman"/>
          <w:bCs/>
          <w:sz w:val="24"/>
          <w:szCs w:val="24"/>
        </w:rPr>
        <w:t>a</w:t>
      </w:r>
      <w:r w:rsidR="000565CE" w:rsidRPr="0018685F">
        <w:rPr>
          <w:rFonts w:ascii="Times New Roman" w:hAnsi="Times New Roman" w:cs="Times New Roman"/>
          <w:bCs/>
          <w:sz w:val="24"/>
          <w:szCs w:val="24"/>
        </w:rPr>
        <w:t xml:space="preserve"> trade</w:t>
      </w:r>
      <w:r w:rsidR="005C74B4" w:rsidRPr="0018685F">
        <w:rPr>
          <w:rFonts w:ascii="Times New Roman" w:hAnsi="Times New Roman" w:cs="Times New Roman"/>
          <w:bCs/>
          <w:sz w:val="24"/>
          <w:szCs w:val="24"/>
        </w:rPr>
        <w:t>-</w:t>
      </w:r>
      <w:r w:rsidR="000565CE" w:rsidRPr="0018685F">
        <w:rPr>
          <w:rFonts w:ascii="Times New Roman" w:hAnsi="Times New Roman" w:cs="Times New Roman"/>
          <w:bCs/>
          <w:sz w:val="24"/>
          <w:szCs w:val="24"/>
        </w:rPr>
        <w:t>off</w:t>
      </w:r>
      <w:r w:rsidR="00264273" w:rsidRPr="0018685F">
        <w:rPr>
          <w:rFonts w:ascii="Times New Roman" w:hAnsi="Times New Roman" w:cs="Times New Roman"/>
          <w:bCs/>
          <w:sz w:val="24"/>
          <w:szCs w:val="24"/>
        </w:rPr>
        <w:t xml:space="preserve"> across</w:t>
      </w:r>
      <w:r w:rsidR="005C74B4" w:rsidRPr="0018685F">
        <w:rPr>
          <w:rFonts w:ascii="Times New Roman" w:hAnsi="Times New Roman" w:cs="Times New Roman"/>
          <w:bCs/>
          <w:sz w:val="24"/>
          <w:szCs w:val="24"/>
        </w:rPr>
        <w:t xml:space="preserve"> </w:t>
      </w:r>
      <w:r w:rsidR="00264273" w:rsidRPr="0018685F">
        <w:rPr>
          <w:rFonts w:ascii="Times New Roman" w:hAnsi="Times New Roman" w:cs="Times New Roman"/>
          <w:bCs/>
          <w:sz w:val="24"/>
          <w:szCs w:val="24"/>
        </w:rPr>
        <w:t xml:space="preserve">a broad </w:t>
      </w:r>
      <w:r w:rsidR="005C74B4" w:rsidRPr="0018685F">
        <w:rPr>
          <w:rFonts w:ascii="Times New Roman" w:hAnsi="Times New Roman" w:cs="Times New Roman"/>
          <w:bCs/>
          <w:sz w:val="24"/>
          <w:szCs w:val="24"/>
        </w:rPr>
        <w:t xml:space="preserve">range of </w:t>
      </w:r>
      <w:r w:rsidR="000565CE" w:rsidRPr="0018685F">
        <w:rPr>
          <w:rFonts w:ascii="Times New Roman" w:hAnsi="Times New Roman" w:cs="Times New Roman"/>
          <w:bCs/>
          <w:sz w:val="24"/>
          <w:szCs w:val="24"/>
        </w:rPr>
        <w:t xml:space="preserve">carcass </w:t>
      </w:r>
      <w:r w:rsidR="00CC7E73" w:rsidRPr="0018685F">
        <w:rPr>
          <w:rFonts w:ascii="Times New Roman" w:hAnsi="Times New Roman" w:cs="Times New Roman"/>
          <w:bCs/>
          <w:sz w:val="24"/>
          <w:szCs w:val="24"/>
        </w:rPr>
        <w:t>size</w:t>
      </w:r>
      <w:r w:rsidR="00C1343F" w:rsidRPr="0018685F">
        <w:rPr>
          <w:rFonts w:ascii="Times New Roman" w:hAnsi="Times New Roman" w:cs="Times New Roman"/>
          <w:bCs/>
          <w:sz w:val="24"/>
          <w:szCs w:val="24"/>
        </w:rPr>
        <w:t>s</w:t>
      </w:r>
      <w:r w:rsidR="00CB077C" w:rsidRPr="0018685F">
        <w:rPr>
          <w:rFonts w:ascii="Times New Roman" w:hAnsi="Times New Roman" w:cs="Times New Roman"/>
          <w:bCs/>
          <w:sz w:val="24"/>
          <w:szCs w:val="24"/>
        </w:rPr>
        <w:t>, and the trade-off pattern would differ between</w:t>
      </w:r>
      <w:r w:rsidR="000565CE" w:rsidRPr="0018685F">
        <w:rPr>
          <w:rFonts w:ascii="Times New Roman" w:hAnsi="Times New Roman" w:cs="Times New Roman"/>
          <w:bCs/>
          <w:sz w:val="24"/>
          <w:szCs w:val="24"/>
        </w:rPr>
        <w:t xml:space="preserve"> lab and wild carcasses.</w:t>
      </w:r>
    </w:p>
    <w:p w14:paraId="1BA309AE" w14:textId="5FC3171C" w:rsidR="000565CE" w:rsidRPr="0018685F" w:rsidRDefault="000565CE">
      <w:pPr>
        <w:spacing w:after="0" w:line="240" w:lineRule="auto"/>
        <w:jc w:val="left"/>
        <w:rPr>
          <w:rFonts w:ascii="Times New Roman" w:hAnsi="Times New Roman" w:cs="Times New Roman"/>
          <w:bCs/>
          <w:color w:val="FF0000"/>
          <w:sz w:val="24"/>
          <w:szCs w:val="24"/>
        </w:rPr>
      </w:pPr>
      <w:r w:rsidRPr="0018685F">
        <w:rPr>
          <w:rFonts w:ascii="Times New Roman" w:hAnsi="Times New Roman" w:cs="Times New Roman"/>
          <w:bCs/>
          <w:color w:val="FF0000"/>
          <w:sz w:val="24"/>
          <w:szCs w:val="24"/>
        </w:rPr>
        <w:br w:type="page"/>
      </w:r>
    </w:p>
    <w:p w14:paraId="6BB6060B"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Materials and Methods</w:t>
      </w:r>
    </w:p>
    <w:p w14:paraId="368E9583" w14:textId="4BCF6127" w:rsidR="000548EF" w:rsidRPr="0018685F" w:rsidRDefault="009E4135"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Breeding e</w:t>
      </w:r>
      <w:r w:rsidR="00FE66A6" w:rsidRPr="0018685F">
        <w:rPr>
          <w:rFonts w:ascii="Times New Roman" w:hAnsi="Times New Roman" w:cs="Times New Roman"/>
          <w:bCs/>
          <w:i/>
          <w:iCs/>
          <w:sz w:val="24"/>
          <w:szCs w:val="24"/>
        </w:rPr>
        <w:t>xperimen</w:t>
      </w:r>
      <w:r w:rsidRPr="0018685F">
        <w:rPr>
          <w:rFonts w:ascii="Times New Roman" w:hAnsi="Times New Roman" w:cs="Times New Roman"/>
          <w:bCs/>
          <w:i/>
          <w:iCs/>
          <w:sz w:val="24"/>
          <w:szCs w:val="24"/>
        </w:rPr>
        <w:t>t</w:t>
      </w:r>
      <w:r w:rsidR="002C4F62" w:rsidRPr="0018685F">
        <w:rPr>
          <w:rFonts w:ascii="Times New Roman" w:hAnsi="Times New Roman" w:cs="Times New Roman"/>
          <w:bCs/>
          <w:i/>
          <w:iCs/>
          <w:sz w:val="24"/>
          <w:szCs w:val="24"/>
        </w:rPr>
        <w:t>s</w:t>
      </w:r>
    </w:p>
    <w:p w14:paraId="2C39D475" w14:textId="5A0C49EC" w:rsidR="0092750E" w:rsidRPr="0018685F" w:rsidRDefault="0092750E" w:rsidP="00E442BE">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We conducted</w:t>
      </w:r>
      <w:r w:rsidR="00DA38F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breeding experiments</w:t>
      </w:r>
      <w:r w:rsidR="00666EF3" w:rsidRPr="0018685F">
        <w:rPr>
          <w:rFonts w:ascii="Times New Roman" w:hAnsi="Times New Roman" w:cs="Times New Roman"/>
          <w:bCs/>
          <w:sz w:val="24"/>
          <w:szCs w:val="24"/>
        </w:rPr>
        <w:t xml:space="preserve"> on </w:t>
      </w:r>
      <w:r w:rsidR="00666EF3" w:rsidRPr="0018685F">
        <w:rPr>
          <w:rFonts w:ascii="Times New Roman" w:hAnsi="Times New Roman" w:cs="Times New Roman"/>
          <w:i/>
          <w:iCs/>
          <w:sz w:val="24"/>
          <w:szCs w:val="24"/>
        </w:rPr>
        <w:t>N. nepalensis</w:t>
      </w:r>
      <w:r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from the</w:t>
      </w:r>
      <w:r w:rsidR="002C4F62" w:rsidRPr="0018685F">
        <w:rPr>
          <w:rFonts w:ascii="Times New Roman" w:hAnsi="Times New Roman" w:cs="Times New Roman"/>
          <w:bCs/>
          <w:sz w:val="24"/>
          <w:szCs w:val="24"/>
        </w:rPr>
        <w:t xml:space="preserve"> lab colony </w:t>
      </w:r>
      <w:r w:rsidR="00666EF3" w:rsidRPr="0018685F">
        <w:rPr>
          <w:rFonts w:ascii="Times New Roman" w:hAnsi="Times New Roman" w:cs="Times New Roman"/>
          <w:bCs/>
          <w:sz w:val="24"/>
          <w:szCs w:val="24"/>
        </w:rPr>
        <w:t>established in 2023.</w:t>
      </w:r>
      <w:r w:rsidR="002C4F62"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Adult b</w:t>
      </w:r>
      <w:r w:rsidR="00BE0C84" w:rsidRPr="0018685F">
        <w:rPr>
          <w:rFonts w:ascii="Times New Roman" w:hAnsi="Times New Roman" w:cs="Times New Roman"/>
          <w:bCs/>
          <w:sz w:val="24"/>
          <w:szCs w:val="24"/>
        </w:rPr>
        <w:t xml:space="preserve">eetles </w:t>
      </w:r>
      <w:r w:rsidR="00666EF3" w:rsidRPr="0018685F">
        <w:rPr>
          <w:rFonts w:ascii="Times New Roman" w:hAnsi="Times New Roman" w:cs="Times New Roman"/>
          <w:bCs/>
          <w:sz w:val="24"/>
          <w:szCs w:val="24"/>
        </w:rPr>
        <w:t>were collected from</w:t>
      </w:r>
      <w:r w:rsidR="00517530" w:rsidRPr="0018685F">
        <w:rPr>
          <w:rFonts w:ascii="Times New Roman" w:hAnsi="Times New Roman" w:cs="Times New Roman"/>
          <w:bCs/>
          <w:sz w:val="24"/>
          <w:szCs w:val="24"/>
        </w:rPr>
        <w:t xml:space="preserve"> Taipei and New Taipei City, Taiwan</w:t>
      </w:r>
      <w:r w:rsidR="00666EF3" w:rsidRPr="0018685F">
        <w:rPr>
          <w:rFonts w:ascii="Times New Roman" w:hAnsi="Times New Roman" w:cs="Times New Roman"/>
          <w:bCs/>
          <w:sz w:val="24"/>
          <w:szCs w:val="24"/>
        </w:rPr>
        <w:t xml:space="preserve"> and </w:t>
      </w:r>
      <w:r w:rsidR="00BE0C84" w:rsidRPr="0018685F">
        <w:rPr>
          <w:rFonts w:ascii="Times New Roman" w:hAnsi="Times New Roman" w:cs="Times New Roman"/>
          <w:bCs/>
          <w:sz w:val="24"/>
          <w:szCs w:val="24"/>
        </w:rPr>
        <w:t xml:space="preserve">reared in </w:t>
      </w:r>
      <w:r w:rsidR="00666EF3" w:rsidRPr="0018685F">
        <w:rPr>
          <w:rFonts w:ascii="Times New Roman" w:hAnsi="Times New Roman" w:cs="Times New Roman"/>
          <w:bCs/>
          <w:sz w:val="24"/>
          <w:szCs w:val="24"/>
        </w:rPr>
        <w:t>growth chambers</w:t>
      </w:r>
      <w:r w:rsidR="00BE0C84" w:rsidRPr="0018685F">
        <w:rPr>
          <w:rFonts w:ascii="Times New Roman" w:hAnsi="Times New Roman" w:cs="Times New Roman"/>
          <w:bCs/>
          <w:sz w:val="24"/>
          <w:szCs w:val="24"/>
        </w:rPr>
        <w:t xml:space="preserve"> </w:t>
      </w:r>
      <w:r w:rsidR="00532ED2" w:rsidRPr="0018685F">
        <w:rPr>
          <w:rFonts w:ascii="Times New Roman" w:hAnsi="Times New Roman" w:cs="Times New Roman"/>
          <w:bCs/>
          <w:sz w:val="24"/>
          <w:szCs w:val="24"/>
        </w:rPr>
        <w:t>under a relative humidity of</w:t>
      </w:r>
      <w:r w:rsidR="00517530" w:rsidRPr="0018685F">
        <w:rPr>
          <w:rFonts w:ascii="Times New Roman" w:hAnsi="Times New Roman" w:cs="Times New Roman"/>
          <w:bCs/>
          <w:sz w:val="24"/>
          <w:szCs w:val="24"/>
        </w:rPr>
        <w:t xml:space="preserve"> 70</w:t>
      </w:r>
      <w:r w:rsidR="00532ED2" w:rsidRPr="0018685F">
        <w:rPr>
          <w:rFonts w:ascii="Times New Roman" w:hAnsi="Times New Roman" w:cs="Times New Roman"/>
          <w:bCs/>
          <w:sz w:val="24"/>
          <w:szCs w:val="24"/>
        </w:rPr>
        <w:t xml:space="preserve">% and a </w:t>
      </w:r>
      <w:r w:rsidR="00517530" w:rsidRPr="0018685F">
        <w:rPr>
          <w:rFonts w:ascii="Times New Roman" w:hAnsi="Times New Roman" w:cs="Times New Roman"/>
          <w:bCs/>
          <w:sz w:val="24"/>
          <w:szCs w:val="24"/>
        </w:rPr>
        <w:t>10</w:t>
      </w:r>
      <w:r w:rsidR="00532ED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14</w:t>
      </w:r>
      <w:r w:rsidR="00532ED2" w:rsidRPr="0018685F">
        <w:rPr>
          <w:rFonts w:ascii="Times New Roman" w:hAnsi="Times New Roman" w:cs="Times New Roman"/>
          <w:bCs/>
          <w:sz w:val="24"/>
          <w:szCs w:val="24"/>
        </w:rPr>
        <w:t xml:space="preserve"> h light:dark cycle</w:t>
      </w:r>
      <w:r w:rsidR="00666EF3"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 The temperature was set to mimic diurnal temperature fluctuation (mean:</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17.8°C; range:</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16</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20°C). This represents the natural </w:t>
      </w:r>
      <w:r w:rsidR="00D75852" w:rsidRPr="0018685F">
        <w:rPr>
          <w:rFonts w:ascii="Times New Roman" w:hAnsi="Times New Roman" w:cs="Times New Roman"/>
          <w:bCs/>
          <w:sz w:val="24"/>
          <w:szCs w:val="24"/>
        </w:rPr>
        <w:t xml:space="preserve">temperature </w:t>
      </w:r>
      <w:r w:rsidR="00517530" w:rsidRPr="0018685F">
        <w:rPr>
          <w:rFonts w:ascii="Times New Roman" w:hAnsi="Times New Roman" w:cs="Times New Roman"/>
          <w:bCs/>
          <w:sz w:val="24"/>
          <w:szCs w:val="24"/>
        </w:rPr>
        <w:t xml:space="preserve">conditions </w:t>
      </w:r>
      <w:r w:rsidR="00D75852" w:rsidRPr="0018685F">
        <w:rPr>
          <w:rFonts w:ascii="Times New Roman" w:hAnsi="Times New Roman" w:cs="Times New Roman"/>
          <w:bCs/>
          <w:sz w:val="24"/>
          <w:szCs w:val="24"/>
        </w:rPr>
        <w:t>during</w:t>
      </w:r>
      <w:r w:rsidR="00517530" w:rsidRPr="0018685F">
        <w:rPr>
          <w:rFonts w:ascii="Times New Roman" w:hAnsi="Times New Roman" w:cs="Times New Roman"/>
          <w:bCs/>
          <w:sz w:val="24"/>
          <w:szCs w:val="24"/>
        </w:rPr>
        <w:t xml:space="preserve"> the breeding season (November</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April) of </w:t>
      </w:r>
      <w:r w:rsidR="00517530" w:rsidRPr="0018685F">
        <w:rPr>
          <w:rFonts w:ascii="Times New Roman" w:hAnsi="Times New Roman" w:cs="Times New Roman"/>
          <w:bCs/>
          <w:i/>
          <w:iCs/>
          <w:sz w:val="24"/>
          <w:szCs w:val="24"/>
        </w:rPr>
        <w:t>N. nepalensis</w:t>
      </w:r>
      <w:r w:rsidR="00517530" w:rsidRPr="0018685F">
        <w:rPr>
          <w:rFonts w:ascii="Times New Roman" w:hAnsi="Times New Roman" w:cs="Times New Roman"/>
          <w:bCs/>
          <w:sz w:val="24"/>
          <w:szCs w:val="24"/>
        </w:rPr>
        <w:t xml:space="preserve"> in northern Taiwan. </w:t>
      </w:r>
      <w:r w:rsidR="00666EF3" w:rsidRPr="0018685F">
        <w:rPr>
          <w:rFonts w:ascii="Times New Roman" w:hAnsi="Times New Roman" w:cs="Times New Roman"/>
          <w:bCs/>
          <w:sz w:val="24"/>
          <w:szCs w:val="24"/>
        </w:rPr>
        <w:t xml:space="preserve">A male and a female were placed in a plastic </w:t>
      </w:r>
      <w:r w:rsidR="002C4F62" w:rsidRPr="0018685F">
        <w:rPr>
          <w:rFonts w:ascii="Times New Roman" w:hAnsi="Times New Roman" w:cs="Times New Roman"/>
          <w:bCs/>
          <w:sz w:val="24"/>
          <w:szCs w:val="24"/>
        </w:rPr>
        <w:t>breeding container</w:t>
      </w:r>
      <w:r w:rsidR="00F502F0" w:rsidRPr="0018685F">
        <w:rPr>
          <w:rFonts w:ascii="Times New Roman" w:hAnsi="Times New Roman" w:cs="Times New Roman"/>
          <w:bCs/>
          <w:sz w:val="24"/>
          <w:szCs w:val="24"/>
        </w:rPr>
        <w:t xml:space="preserve"> (</w:t>
      </w:r>
      <w:r w:rsidR="00394CC1" w:rsidRPr="0018685F">
        <w:rPr>
          <w:rFonts w:ascii="Times New Roman" w:hAnsi="Times New Roman" w:cs="Times New Roman"/>
          <w:bCs/>
          <w:sz w:val="24"/>
          <w:szCs w:val="24"/>
        </w:rPr>
        <w:t>14.2</w:t>
      </w:r>
      <w:r w:rsidR="00F502F0" w:rsidRPr="0018685F">
        <w:rPr>
          <w:rFonts w:ascii="Times New Roman" w:hAnsi="Times New Roman" w:cs="Times New Roman"/>
          <w:bCs/>
          <w:sz w:val="24"/>
          <w:szCs w:val="24"/>
        </w:rPr>
        <w:t xml:space="preserve"> cm in diameter</w:t>
      </w:r>
      <w:r w:rsidR="008D7DE7" w:rsidRPr="0018685F">
        <w:rPr>
          <w:rFonts w:ascii="Times New Roman" w:hAnsi="Times New Roman" w:cs="Times New Roman"/>
          <w:bCs/>
          <w:sz w:val="24"/>
          <w:szCs w:val="24"/>
        </w:rPr>
        <w:t xml:space="preserve"> and</w:t>
      </w:r>
      <w:r w:rsidR="00394CC1" w:rsidRPr="0018685F">
        <w:rPr>
          <w:rFonts w:ascii="Times New Roman" w:hAnsi="Times New Roman" w:cs="Times New Roman"/>
          <w:bCs/>
          <w:sz w:val="24"/>
          <w:szCs w:val="24"/>
        </w:rPr>
        <w:t xml:space="preserve"> 6.3</w:t>
      </w:r>
      <w:r w:rsidR="008D7DE7" w:rsidRPr="0018685F">
        <w:rPr>
          <w:rFonts w:ascii="Times New Roman" w:hAnsi="Times New Roman" w:cs="Times New Roman"/>
          <w:bCs/>
          <w:sz w:val="24"/>
          <w:szCs w:val="24"/>
        </w:rPr>
        <w:t xml:space="preserve"> cm in height</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half-filled </w:t>
      </w:r>
      <w:r w:rsidR="00F502F0" w:rsidRPr="0018685F">
        <w:rPr>
          <w:rFonts w:ascii="Times New Roman" w:hAnsi="Times New Roman" w:cs="Times New Roman"/>
          <w:bCs/>
          <w:sz w:val="24"/>
          <w:szCs w:val="24"/>
        </w:rPr>
        <w:t xml:space="preserve">with </w:t>
      </w:r>
      <w:r w:rsidR="00666EF3" w:rsidRPr="0018685F">
        <w:rPr>
          <w:rFonts w:ascii="Times New Roman" w:hAnsi="Times New Roman" w:cs="Times New Roman"/>
          <w:bCs/>
          <w:sz w:val="24"/>
          <w:szCs w:val="24"/>
        </w:rPr>
        <w:t xml:space="preserve">moist </w:t>
      </w:r>
      <w:r w:rsidR="00F502F0" w:rsidRPr="0018685F">
        <w:rPr>
          <w:rFonts w:ascii="Times New Roman" w:hAnsi="Times New Roman" w:cs="Times New Roman"/>
          <w:bCs/>
          <w:sz w:val="24"/>
          <w:szCs w:val="24"/>
        </w:rPr>
        <w:t>commercial potting mix</w:t>
      </w:r>
      <w:r w:rsidR="00491592" w:rsidRPr="0018685F">
        <w:rPr>
          <w:rFonts w:ascii="Times New Roman" w:hAnsi="Times New Roman" w:cs="Times New Roman"/>
          <w:bCs/>
          <w:sz w:val="24"/>
          <w:szCs w:val="24"/>
        </w:rPr>
        <w:t xml:space="preserve"> (2 cm in depth, equivalent to 300 mL)</w:t>
      </w:r>
      <w:r w:rsidR="00562E13" w:rsidRPr="0018685F">
        <w:rPr>
          <w:rFonts w:ascii="Times New Roman" w:hAnsi="Times New Roman" w:cs="Times New Roman"/>
          <w:bCs/>
          <w:sz w:val="24"/>
          <w:szCs w:val="24"/>
        </w:rPr>
        <w:t>, and</w:t>
      </w:r>
      <w:r w:rsidR="00666EF3"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w:t>
      </w:r>
      <w:r w:rsidR="002C4F62"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defrosted </w:t>
      </w:r>
      <w:r w:rsidR="002C4F62" w:rsidRPr="0018685F">
        <w:rPr>
          <w:rFonts w:ascii="Times New Roman" w:hAnsi="Times New Roman" w:cs="Times New Roman"/>
          <w:bCs/>
          <w:sz w:val="24"/>
          <w:szCs w:val="24"/>
        </w:rPr>
        <w:t>carcass</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was </w:t>
      </w:r>
      <w:r w:rsidR="00562E13" w:rsidRPr="0018685F">
        <w:rPr>
          <w:rFonts w:ascii="Times New Roman" w:hAnsi="Times New Roman" w:cs="Times New Roman"/>
          <w:bCs/>
          <w:sz w:val="24"/>
          <w:szCs w:val="24"/>
        </w:rPr>
        <w:t>then placed</w:t>
      </w:r>
      <w:r w:rsidR="00666EF3" w:rsidRPr="0018685F">
        <w:rPr>
          <w:rFonts w:ascii="Times New Roman" w:hAnsi="Times New Roman" w:cs="Times New Roman"/>
          <w:bCs/>
          <w:sz w:val="24"/>
          <w:szCs w:val="24"/>
        </w:rPr>
        <w:t xml:space="preserve"> </w:t>
      </w:r>
      <w:r w:rsidR="00F502F0" w:rsidRPr="0018685F">
        <w:rPr>
          <w:rFonts w:ascii="Times New Roman" w:hAnsi="Times New Roman" w:cs="Times New Roman"/>
          <w:bCs/>
          <w:sz w:val="24"/>
          <w:szCs w:val="24"/>
        </w:rPr>
        <w:t>on the soil surface</w:t>
      </w:r>
      <w:r w:rsidR="00C66FAD" w:rsidRPr="0018685F">
        <w:rPr>
          <w:rFonts w:ascii="Times New Roman" w:hAnsi="Times New Roman" w:cs="Times New Roman"/>
          <w:bCs/>
          <w:sz w:val="24"/>
          <w:szCs w:val="24"/>
        </w:rPr>
        <w:t>.</w:t>
      </w:r>
      <w:r w:rsidR="00666EF3" w:rsidRPr="0018685F">
        <w:rPr>
          <w:rFonts w:ascii="Times New Roman" w:hAnsi="Times New Roman" w:cs="Times New Roman"/>
          <w:bCs/>
          <w:sz w:val="24"/>
          <w:szCs w:val="24"/>
        </w:rPr>
        <w:t xml:space="preserve"> Frozen d</w:t>
      </w:r>
      <w:r w:rsidR="003D0B38" w:rsidRPr="0018685F">
        <w:rPr>
          <w:rFonts w:ascii="Times New Roman" w:hAnsi="Times New Roman" w:cs="Times New Roman"/>
          <w:bCs/>
          <w:sz w:val="24"/>
          <w:szCs w:val="24"/>
        </w:rPr>
        <w:t>ead laboratory mice</w:t>
      </w:r>
      <w:r w:rsidR="007D48BE" w:rsidRPr="0018685F">
        <w:rPr>
          <w:rFonts w:ascii="Times New Roman" w:hAnsi="Times New Roman" w:cs="Times New Roman"/>
          <w:bCs/>
          <w:sz w:val="24"/>
          <w:szCs w:val="24"/>
        </w:rPr>
        <w:t>/rats</w:t>
      </w:r>
      <w:r w:rsidR="003D0B38" w:rsidRPr="0018685F">
        <w:rPr>
          <w:rFonts w:ascii="Times New Roman" w:hAnsi="Times New Roman" w:cs="Times New Roman"/>
          <w:bCs/>
          <w:sz w:val="24"/>
          <w:szCs w:val="24"/>
        </w:rPr>
        <w:t xml:space="preserve"> were used as lab carcasses. </w:t>
      </w:r>
      <w:r w:rsidR="001A7239" w:rsidRPr="0018685F">
        <w:rPr>
          <w:rFonts w:ascii="Times New Roman" w:hAnsi="Times New Roman" w:cs="Times New Roman"/>
          <w:bCs/>
          <w:sz w:val="24"/>
          <w:szCs w:val="24"/>
        </w:rPr>
        <w:t>W</w:t>
      </w:r>
      <w:r w:rsidR="00C66FAD" w:rsidRPr="0018685F">
        <w:rPr>
          <w:rFonts w:ascii="Times New Roman" w:hAnsi="Times New Roman" w:cs="Times New Roman"/>
          <w:bCs/>
          <w:sz w:val="24"/>
          <w:szCs w:val="24"/>
        </w:rPr>
        <w:t xml:space="preserve">ild carcasses </w:t>
      </w:r>
      <w:r w:rsidR="00F24850" w:rsidRPr="0018685F">
        <w:rPr>
          <w:rFonts w:ascii="Times New Roman" w:hAnsi="Times New Roman" w:cs="Times New Roman"/>
          <w:bCs/>
          <w:sz w:val="24"/>
          <w:szCs w:val="24"/>
        </w:rPr>
        <w:t xml:space="preserve">were obtained </w:t>
      </w:r>
      <w:r w:rsidRPr="0018685F">
        <w:rPr>
          <w:rFonts w:ascii="Times New Roman" w:hAnsi="Times New Roman" w:cs="Times New Roman"/>
          <w:bCs/>
          <w:sz w:val="24"/>
          <w:szCs w:val="24"/>
        </w:rPr>
        <w:t xml:space="preserve">from the </w:t>
      </w:r>
      <w:r w:rsidR="00DB4BF1" w:rsidRPr="0018685F">
        <w:rPr>
          <w:rFonts w:ascii="Times New Roman" w:hAnsi="Times New Roman" w:cs="Times New Roman"/>
          <w:bCs/>
          <w:sz w:val="24"/>
          <w:szCs w:val="24"/>
        </w:rPr>
        <w:t>Taiwan Roadkill Observation Network (</w:t>
      </w:r>
      <w:r w:rsidR="007D48BE" w:rsidRPr="0018685F">
        <w:rPr>
          <w:rFonts w:ascii="Times New Roman" w:hAnsi="Times New Roman" w:cs="Times New Roman"/>
          <w:bCs/>
          <w:sz w:val="24"/>
          <w:szCs w:val="24"/>
        </w:rPr>
        <w:t>https://roadkill.tw/eng/home</w:t>
      </w:r>
      <w:r w:rsidR="00DB4BF1" w:rsidRPr="0018685F">
        <w:rPr>
          <w:rFonts w:ascii="Times New Roman" w:hAnsi="Times New Roman" w:cs="Times New Roman"/>
          <w:bCs/>
          <w:sz w:val="24"/>
          <w:szCs w:val="24"/>
        </w:rPr>
        <w:t>)</w:t>
      </w:r>
      <w:r w:rsidR="007D48BE" w:rsidRPr="0018685F">
        <w:rPr>
          <w:rFonts w:ascii="Times New Roman" w:hAnsi="Times New Roman" w:cs="Times New Roman"/>
          <w:bCs/>
          <w:sz w:val="24"/>
          <w:szCs w:val="24"/>
        </w:rPr>
        <w:t xml:space="preserve"> and </w:t>
      </w:r>
      <w:r w:rsidR="007D48BE" w:rsidRPr="0018685F">
        <w:rPr>
          <w:rFonts w:ascii="Times New Roman" w:eastAsia="PMingLiU" w:hAnsi="Times New Roman" w:cs="Times New Roman"/>
          <w:color w:val="000000" w:themeColor="text1"/>
          <w:sz w:val="24"/>
          <w:szCs w:val="24"/>
        </w:rPr>
        <w:t>the Wild Bird Society of Taipei</w:t>
      </w:r>
      <w:r w:rsidR="00DB4BF1" w:rsidRPr="0018685F">
        <w:rPr>
          <w:rFonts w:ascii="Times New Roman" w:hAnsi="Times New Roman" w:cs="Times New Roman"/>
          <w:bCs/>
          <w:sz w:val="24"/>
          <w:szCs w:val="24"/>
        </w:rPr>
        <w:t xml:space="preserve">. These </w:t>
      </w:r>
      <w:r w:rsidR="00666EF3" w:rsidRPr="0018685F">
        <w:rPr>
          <w:rFonts w:ascii="Times New Roman" w:hAnsi="Times New Roman" w:cs="Times New Roman"/>
          <w:bCs/>
          <w:sz w:val="24"/>
          <w:szCs w:val="24"/>
        </w:rPr>
        <w:t xml:space="preserve">wild </w:t>
      </w:r>
      <w:r w:rsidR="00DB4BF1" w:rsidRPr="0018685F">
        <w:rPr>
          <w:rFonts w:ascii="Times New Roman" w:hAnsi="Times New Roman" w:cs="Times New Roman"/>
          <w:bCs/>
          <w:sz w:val="24"/>
          <w:szCs w:val="24"/>
        </w:rPr>
        <w:t>carcasses</w:t>
      </w:r>
      <w:r w:rsidR="001C22F0" w:rsidRPr="0018685F">
        <w:rPr>
          <w:rFonts w:ascii="Times New Roman" w:hAnsi="Times New Roman" w:cs="Times New Roman"/>
          <w:bCs/>
          <w:sz w:val="24"/>
          <w:szCs w:val="24"/>
        </w:rPr>
        <w:t xml:space="preserve"> weighed from </w:t>
      </w:r>
      <w:r w:rsidR="004642BE" w:rsidRPr="0018685F">
        <w:rPr>
          <w:rFonts w:ascii="Times New Roman" w:hAnsi="Times New Roman" w:cs="Times New Roman"/>
          <w:bCs/>
          <w:sz w:val="24"/>
          <w:szCs w:val="24"/>
        </w:rPr>
        <w:t>1.6</w:t>
      </w:r>
      <w:r w:rsidR="001C22F0" w:rsidRPr="0018685F">
        <w:rPr>
          <w:rFonts w:ascii="Times New Roman" w:hAnsi="Times New Roman" w:cs="Times New Roman"/>
          <w:bCs/>
          <w:sz w:val="24"/>
          <w:szCs w:val="24"/>
        </w:rPr>
        <w:t xml:space="preserve"> to </w:t>
      </w:r>
      <w:r w:rsidR="004642BE" w:rsidRPr="0018685F">
        <w:rPr>
          <w:rFonts w:ascii="Times New Roman" w:hAnsi="Times New Roman" w:cs="Times New Roman"/>
          <w:bCs/>
          <w:sz w:val="24"/>
          <w:szCs w:val="24"/>
        </w:rPr>
        <w:t>99.5</w:t>
      </w:r>
      <w:r w:rsidR="001C22F0" w:rsidRPr="0018685F">
        <w:rPr>
          <w:rFonts w:ascii="Times New Roman" w:hAnsi="Times New Roman" w:cs="Times New Roman"/>
          <w:bCs/>
          <w:sz w:val="24"/>
          <w:szCs w:val="24"/>
        </w:rPr>
        <w:t xml:space="preserve"> grams and </w:t>
      </w:r>
      <w:r w:rsidR="00F24850" w:rsidRPr="0018685F">
        <w:rPr>
          <w:rFonts w:ascii="Times New Roman" w:hAnsi="Times New Roman" w:cs="Times New Roman"/>
          <w:bCs/>
          <w:sz w:val="24"/>
          <w:szCs w:val="24"/>
        </w:rPr>
        <w:t xml:space="preserve">consisted of </w:t>
      </w:r>
      <w:r w:rsidR="00C66FAD" w:rsidRPr="0018685F">
        <w:rPr>
          <w:rFonts w:ascii="Times New Roman" w:hAnsi="Times New Roman" w:cs="Times New Roman"/>
          <w:bCs/>
          <w:sz w:val="24"/>
          <w:szCs w:val="24"/>
        </w:rPr>
        <w:t>small mammals, birds, and reptiles</w:t>
      </w:r>
      <w:r w:rsidR="00F6151A"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 The carcasses used for breeding experiments were animals that had died within the past </w:t>
      </w:r>
      <w:r w:rsidR="00E92E06" w:rsidRPr="0018685F">
        <w:rPr>
          <w:rFonts w:ascii="Times New Roman" w:hAnsi="Times New Roman" w:cs="Times New Roman"/>
          <w:bCs/>
          <w:sz w:val="24"/>
          <w:szCs w:val="24"/>
        </w:rPr>
        <w:t>four</w:t>
      </w:r>
      <w:r w:rsidR="005853C0" w:rsidRPr="0018685F">
        <w:rPr>
          <w:rFonts w:ascii="Times New Roman" w:hAnsi="Times New Roman" w:cs="Times New Roman"/>
          <w:bCs/>
          <w:sz w:val="24"/>
          <w:szCs w:val="24"/>
        </w:rPr>
        <w:t xml:space="preserve"> months due to traffic collisions and other accidental causes but not poisoning. Upon discovery, these carcasses were immediately</w:t>
      </w:r>
      <w:r w:rsidR="00983CB2" w:rsidRPr="0018685F">
        <w:rPr>
          <w:rFonts w:ascii="Times New Roman" w:hAnsi="Times New Roman" w:cs="Times New Roman"/>
          <w:bCs/>
          <w:sz w:val="24"/>
          <w:szCs w:val="24"/>
        </w:rPr>
        <w:t xml:space="preserve"> transferred to </w:t>
      </w:r>
      <w:r w:rsidR="00E92E06"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20°C </w:t>
      </w:r>
      <w:r w:rsidR="00983CB2" w:rsidRPr="0018685F">
        <w:rPr>
          <w:rFonts w:ascii="Times New Roman" w:hAnsi="Times New Roman" w:cs="Times New Roman"/>
          <w:bCs/>
          <w:sz w:val="24"/>
          <w:szCs w:val="24"/>
        </w:rPr>
        <w:t>freezers for preservation</w:t>
      </w:r>
      <w:r w:rsidR="005853C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We pair</w:t>
      </w:r>
      <w:r w:rsidR="004E1920" w:rsidRPr="0018685F">
        <w:rPr>
          <w:rFonts w:ascii="Times New Roman" w:hAnsi="Times New Roman" w:cs="Times New Roman"/>
          <w:bCs/>
          <w:sz w:val="24"/>
          <w:szCs w:val="24"/>
        </w:rPr>
        <w:t>ed</w:t>
      </w:r>
      <w:r w:rsidRPr="0018685F">
        <w:rPr>
          <w:rFonts w:ascii="Times New Roman" w:hAnsi="Times New Roman" w:cs="Times New Roman"/>
          <w:bCs/>
          <w:sz w:val="24"/>
          <w:szCs w:val="24"/>
        </w:rPr>
        <w:t xml:space="preserve"> </w:t>
      </w:r>
      <w:r w:rsidR="00D61AFA" w:rsidRPr="0018685F">
        <w:rPr>
          <w:rFonts w:ascii="Times New Roman" w:hAnsi="Times New Roman" w:cs="Times New Roman"/>
          <w:bCs/>
          <w:sz w:val="24"/>
          <w:szCs w:val="24"/>
        </w:rPr>
        <w:t>each</w:t>
      </w:r>
      <w:r w:rsidRPr="0018685F">
        <w:rPr>
          <w:rFonts w:ascii="Times New Roman" w:hAnsi="Times New Roman" w:cs="Times New Roman"/>
          <w:bCs/>
          <w:sz w:val="24"/>
          <w:szCs w:val="24"/>
        </w:rPr>
        <w:t xml:space="preserve"> </w:t>
      </w:r>
      <w:r w:rsidR="00B910A1" w:rsidRPr="0018685F">
        <w:rPr>
          <w:rFonts w:ascii="Times New Roman" w:hAnsi="Times New Roman" w:cs="Times New Roman"/>
          <w:bCs/>
          <w:sz w:val="24"/>
          <w:szCs w:val="24"/>
        </w:rPr>
        <w:t>wild carcass</w:t>
      </w:r>
      <w:r w:rsidRPr="0018685F">
        <w:rPr>
          <w:rFonts w:ascii="Times New Roman" w:hAnsi="Times New Roman" w:cs="Times New Roman"/>
          <w:bCs/>
          <w:sz w:val="24"/>
          <w:szCs w:val="24"/>
        </w:rPr>
        <w:t xml:space="preserve"> with </w:t>
      </w:r>
      <w:r w:rsidR="00D61AFA" w:rsidRPr="0018685F">
        <w:rPr>
          <w:rFonts w:ascii="Times New Roman" w:hAnsi="Times New Roman" w:cs="Times New Roman"/>
          <w:bCs/>
          <w:sz w:val="24"/>
          <w:szCs w:val="24"/>
        </w:rPr>
        <w:t xml:space="preserve">a </w:t>
      </w:r>
      <w:r w:rsidR="003D0B38" w:rsidRPr="0018685F">
        <w:rPr>
          <w:rFonts w:ascii="Times New Roman" w:hAnsi="Times New Roman" w:cs="Times New Roman"/>
          <w:bCs/>
          <w:sz w:val="24"/>
          <w:szCs w:val="24"/>
        </w:rPr>
        <w:t>lab carcass of</w:t>
      </w:r>
      <w:r w:rsidR="00B910A1" w:rsidRPr="0018685F">
        <w:rPr>
          <w:rFonts w:ascii="Times New Roman" w:hAnsi="Times New Roman" w:cs="Times New Roman"/>
          <w:bCs/>
          <w:sz w:val="24"/>
          <w:szCs w:val="24"/>
        </w:rPr>
        <w:t xml:space="preserve"> a </w:t>
      </w:r>
      <w:r w:rsidRPr="0018685F">
        <w:rPr>
          <w:rFonts w:ascii="Times New Roman" w:hAnsi="Times New Roman" w:cs="Times New Roman"/>
          <w:bCs/>
          <w:sz w:val="24"/>
          <w:szCs w:val="24"/>
        </w:rPr>
        <w:t>similar weight</w:t>
      </w:r>
      <w:r w:rsidR="00D651D4"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 xml:space="preserve">measured to the nearest 0.1 g </w:t>
      </w:r>
      <w:r w:rsidR="000A31F2" w:rsidRPr="0018685F">
        <w:rPr>
          <w:rFonts w:ascii="Times New Roman" w:hAnsi="Times New Roman" w:cs="Times New Roman"/>
          <w:bCs/>
          <w:sz w:val="24"/>
          <w:szCs w:val="24"/>
        </w:rPr>
        <w:t>using an electronic analytical balance ATX224R, Shimadzu, Japan</w:t>
      </w:r>
      <w:r w:rsidR="00D651D4"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and</w:t>
      </w:r>
      <w:r w:rsidR="004E1920" w:rsidRPr="0018685F">
        <w:rPr>
          <w:rFonts w:ascii="Times New Roman" w:hAnsi="Times New Roman" w:cs="Times New Roman"/>
          <w:bCs/>
          <w:sz w:val="24"/>
          <w:szCs w:val="24"/>
        </w:rPr>
        <w:t xml:space="preserve"> applied a sibship design where the two males and the two females used in each lab-wild carcass were </w:t>
      </w:r>
      <w:r w:rsidR="00D61AFA" w:rsidRPr="0018685F">
        <w:rPr>
          <w:rFonts w:ascii="Times New Roman" w:hAnsi="Times New Roman" w:cs="Times New Roman"/>
          <w:bCs/>
          <w:sz w:val="24"/>
          <w:szCs w:val="24"/>
        </w:rPr>
        <w:t>from the same family line, respectively</w:t>
      </w:r>
      <w:r w:rsidR="001C22F0" w:rsidRPr="0018685F">
        <w:rPr>
          <w:rFonts w:ascii="Times New Roman" w:hAnsi="Times New Roman" w:cs="Times New Roman"/>
          <w:bCs/>
          <w:sz w:val="24"/>
          <w:szCs w:val="24"/>
        </w:rPr>
        <w:t xml:space="preserve">, </w:t>
      </w:r>
      <w:r w:rsidR="00B83B98" w:rsidRPr="0018685F">
        <w:rPr>
          <w:rFonts w:ascii="Times New Roman" w:hAnsi="Times New Roman" w:cs="Times New Roman"/>
          <w:bCs/>
          <w:sz w:val="24"/>
          <w:szCs w:val="24"/>
        </w:rPr>
        <w:t>to control for parental genotypes</w:t>
      </w:r>
      <w:r w:rsidR="004E1920" w:rsidRPr="0018685F">
        <w:rPr>
          <w:rFonts w:ascii="Times New Roman" w:hAnsi="Times New Roman" w:cs="Times New Roman"/>
          <w:bCs/>
          <w:sz w:val="24"/>
          <w:szCs w:val="24"/>
        </w:rPr>
        <w:t xml:space="preserve"> (t</w:t>
      </w:r>
      <w:r w:rsidR="00DE3151" w:rsidRPr="0018685F">
        <w:rPr>
          <w:rFonts w:ascii="Times New Roman" w:hAnsi="Times New Roman" w:cs="Times New Roman"/>
          <w:bCs/>
          <w:sz w:val="24"/>
          <w:szCs w:val="24"/>
        </w:rPr>
        <w:t>he 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and female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came from genetically unrelated families</w:t>
      </w:r>
      <w:r w:rsidR="004E1920" w:rsidRPr="0018685F">
        <w:rPr>
          <w:rFonts w:ascii="Times New Roman" w:hAnsi="Times New Roman" w:cs="Times New Roman"/>
          <w:bCs/>
          <w:sz w:val="24"/>
          <w:szCs w:val="24"/>
        </w:rPr>
        <w:t>)</w:t>
      </w:r>
      <w:r w:rsidR="00DE3151"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w:t>
      </w:r>
      <w:r w:rsidR="00B83B98" w:rsidRPr="0018685F">
        <w:rPr>
          <w:rFonts w:ascii="Times New Roman" w:hAnsi="Times New Roman" w:cs="Times New Roman"/>
          <w:bCs/>
          <w:sz w:val="24"/>
          <w:szCs w:val="24"/>
        </w:rPr>
        <w:t xml:space="preserve">breeding </w:t>
      </w:r>
      <w:r w:rsidR="00D61AFA" w:rsidRPr="0018685F">
        <w:rPr>
          <w:rFonts w:ascii="Times New Roman" w:hAnsi="Times New Roman" w:cs="Times New Roman"/>
          <w:bCs/>
          <w:sz w:val="24"/>
          <w:szCs w:val="24"/>
        </w:rPr>
        <w:t>containers</w:t>
      </w:r>
      <w:r w:rsidR="00DA38FF" w:rsidRPr="0018685F">
        <w:rPr>
          <w:rFonts w:ascii="Times New Roman" w:hAnsi="Times New Roman" w:cs="Times New Roman"/>
          <w:bCs/>
          <w:sz w:val="24"/>
          <w:szCs w:val="24"/>
        </w:rPr>
        <w:t xml:space="preserve"> were </w:t>
      </w:r>
      <w:r w:rsidR="00532ED2" w:rsidRPr="0018685F">
        <w:rPr>
          <w:rFonts w:ascii="Times New Roman" w:hAnsi="Times New Roman" w:cs="Times New Roman"/>
          <w:bCs/>
          <w:sz w:val="24"/>
          <w:szCs w:val="24"/>
        </w:rPr>
        <w:t>maintained under the same</w:t>
      </w:r>
      <w:r w:rsidR="00750145" w:rsidRPr="0018685F">
        <w:rPr>
          <w:rFonts w:ascii="Times New Roman" w:hAnsi="Times New Roman" w:cs="Times New Roman"/>
          <w:bCs/>
          <w:sz w:val="24"/>
          <w:szCs w:val="24"/>
        </w:rPr>
        <w:t xml:space="preserve"> environmental </w:t>
      </w:r>
      <w:r w:rsidR="00532ED2" w:rsidRPr="0018685F">
        <w:rPr>
          <w:rFonts w:ascii="Times New Roman" w:hAnsi="Times New Roman" w:cs="Times New Roman"/>
          <w:bCs/>
          <w:sz w:val="24"/>
          <w:szCs w:val="24"/>
        </w:rPr>
        <w:t xml:space="preserve">conditions as those </w:t>
      </w:r>
      <w:r w:rsidR="00750145" w:rsidRPr="0018685F">
        <w:rPr>
          <w:rFonts w:ascii="Times New Roman" w:hAnsi="Times New Roman" w:cs="Times New Roman"/>
          <w:bCs/>
          <w:sz w:val="24"/>
          <w:szCs w:val="24"/>
        </w:rPr>
        <w:t>of</w:t>
      </w:r>
      <w:r w:rsidR="00532ED2" w:rsidRPr="0018685F">
        <w:rPr>
          <w:rFonts w:ascii="Times New Roman" w:hAnsi="Times New Roman" w:cs="Times New Roman"/>
          <w:bCs/>
          <w:sz w:val="24"/>
          <w:szCs w:val="24"/>
        </w:rPr>
        <w:t xml:space="preserve"> the lab colony. </w:t>
      </w:r>
      <w:r w:rsidR="00ED7D99" w:rsidRPr="0018685F">
        <w:rPr>
          <w:rFonts w:ascii="Times New Roman" w:hAnsi="Times New Roman" w:cs="Times New Roman"/>
          <w:bCs/>
          <w:sz w:val="24"/>
          <w:szCs w:val="24"/>
        </w:rPr>
        <w:t>Five rounds of breeding experiment</w:t>
      </w:r>
      <w:r w:rsidR="005C5EC3" w:rsidRPr="0018685F">
        <w:rPr>
          <w:rFonts w:ascii="Times New Roman" w:hAnsi="Times New Roman" w:cs="Times New Roman"/>
          <w:bCs/>
          <w:sz w:val="24"/>
          <w:szCs w:val="24"/>
        </w:rPr>
        <w:t>s</w:t>
      </w:r>
      <w:r w:rsidR="00ED7D99" w:rsidRPr="0018685F">
        <w:rPr>
          <w:rFonts w:ascii="Times New Roman" w:hAnsi="Times New Roman" w:cs="Times New Roman"/>
          <w:bCs/>
          <w:sz w:val="24"/>
          <w:szCs w:val="24"/>
        </w:rPr>
        <w:t xml:space="preserve"> were conducted</w:t>
      </w:r>
      <w:r w:rsidR="00842A2C" w:rsidRPr="0018685F">
        <w:rPr>
          <w:rFonts w:ascii="Times New Roman" w:hAnsi="Times New Roman" w:cs="Times New Roman"/>
          <w:bCs/>
          <w:sz w:val="24"/>
          <w:szCs w:val="24"/>
        </w:rPr>
        <w:t xml:space="preserve"> </w:t>
      </w:r>
      <w:r w:rsidR="007841C9" w:rsidRPr="0018685F">
        <w:rPr>
          <w:rFonts w:ascii="Times New Roman" w:hAnsi="Times New Roman" w:cs="Times New Roman"/>
          <w:bCs/>
          <w:sz w:val="24"/>
          <w:szCs w:val="24"/>
        </w:rPr>
        <w:t xml:space="preserve">from May 2023 to </w:t>
      </w:r>
      <w:r w:rsidR="00EE2F42" w:rsidRPr="0018685F">
        <w:rPr>
          <w:rFonts w:ascii="Times New Roman" w:hAnsi="Times New Roman" w:cs="Times New Roman"/>
          <w:bCs/>
          <w:sz w:val="24"/>
          <w:szCs w:val="24"/>
        </w:rPr>
        <w:t xml:space="preserve">March </w:t>
      </w:r>
      <w:r w:rsidR="007841C9" w:rsidRPr="0018685F">
        <w:rPr>
          <w:rFonts w:ascii="Times New Roman" w:hAnsi="Times New Roman" w:cs="Times New Roman"/>
          <w:bCs/>
          <w:sz w:val="24"/>
          <w:szCs w:val="24"/>
        </w:rPr>
        <w:t xml:space="preserve">2024 </w:t>
      </w:r>
      <w:r w:rsidR="00842A2C" w:rsidRPr="0018685F">
        <w:rPr>
          <w:rFonts w:ascii="Times New Roman" w:hAnsi="Times New Roman" w:cs="Times New Roman"/>
          <w:bCs/>
          <w:sz w:val="24"/>
          <w:szCs w:val="24"/>
        </w:rPr>
        <w:t xml:space="preserve">(each with a different </w:t>
      </w:r>
      <w:r w:rsidR="007841C9" w:rsidRPr="0018685F">
        <w:rPr>
          <w:rFonts w:ascii="Times New Roman" w:hAnsi="Times New Roman" w:cs="Times New Roman"/>
          <w:bCs/>
          <w:sz w:val="24"/>
          <w:szCs w:val="24"/>
        </w:rPr>
        <w:t xml:space="preserve">beetle </w:t>
      </w:r>
      <w:r w:rsidR="00842A2C" w:rsidRPr="0018685F">
        <w:rPr>
          <w:rFonts w:ascii="Times New Roman" w:hAnsi="Times New Roman" w:cs="Times New Roman"/>
          <w:bCs/>
          <w:sz w:val="24"/>
          <w:szCs w:val="24"/>
        </w:rPr>
        <w:t>parent generation)</w:t>
      </w:r>
      <w:r w:rsidR="005C5EC3" w:rsidRPr="0018685F">
        <w:rPr>
          <w:rFonts w:ascii="Times New Roman" w:hAnsi="Times New Roman" w:cs="Times New Roman"/>
          <w:bCs/>
          <w:sz w:val="24"/>
          <w:szCs w:val="24"/>
        </w:rPr>
        <w:t xml:space="preserve">, </w:t>
      </w:r>
      <w:r w:rsidR="00141CD9" w:rsidRPr="0018685F">
        <w:rPr>
          <w:rFonts w:ascii="Times New Roman" w:hAnsi="Times New Roman" w:cs="Times New Roman"/>
          <w:bCs/>
          <w:sz w:val="24"/>
          <w:szCs w:val="24"/>
        </w:rPr>
        <w:t xml:space="preserve">consisting of </w:t>
      </w:r>
      <w:r w:rsidR="00ED7D99" w:rsidRPr="0018685F">
        <w:rPr>
          <w:rFonts w:ascii="Times New Roman" w:hAnsi="Times New Roman" w:cs="Times New Roman"/>
          <w:bCs/>
          <w:sz w:val="24"/>
          <w:szCs w:val="24"/>
        </w:rPr>
        <w:t>a total of 12</w:t>
      </w:r>
      <w:r w:rsidR="00A226F2" w:rsidRPr="0018685F">
        <w:rPr>
          <w:rFonts w:ascii="Times New Roman" w:hAnsi="Times New Roman" w:cs="Times New Roman"/>
          <w:bCs/>
          <w:sz w:val="24"/>
          <w:szCs w:val="24"/>
        </w:rPr>
        <w:t>1</w:t>
      </w:r>
      <w:r w:rsidR="00ED7D99" w:rsidRPr="0018685F">
        <w:rPr>
          <w:rFonts w:ascii="Times New Roman" w:hAnsi="Times New Roman" w:cs="Times New Roman"/>
          <w:bCs/>
          <w:sz w:val="24"/>
          <w:szCs w:val="24"/>
        </w:rPr>
        <w:t xml:space="preserve"> lab-wild carcass pairs</w:t>
      </w:r>
      <w:r w:rsidR="004E1920"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14</w:t>
      </w:r>
      <w:r w:rsidR="007D48BE"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76</w:t>
      </w:r>
      <w:r w:rsidR="007D48BE" w:rsidRPr="0018685F">
        <w:rPr>
          <w:rFonts w:ascii="Times New Roman" w:hAnsi="Times New Roman" w:cs="Times New Roman"/>
          <w:bCs/>
          <w:sz w:val="24"/>
          <w:szCs w:val="24"/>
        </w:rPr>
        <w:t xml:space="preserve">, </w:t>
      </w:r>
      <w:r w:rsidR="00CF618B" w:rsidRPr="0018685F">
        <w:rPr>
          <w:rFonts w:ascii="Times New Roman" w:hAnsi="Times New Roman" w:cs="Times New Roman"/>
          <w:bCs/>
          <w:sz w:val="24"/>
          <w:szCs w:val="24"/>
        </w:rPr>
        <w:t xml:space="preserve">and </w:t>
      </w:r>
      <w:r w:rsidR="006C5777" w:rsidRPr="0018685F">
        <w:rPr>
          <w:rFonts w:ascii="Times New Roman" w:hAnsi="Times New Roman" w:cs="Times New Roman"/>
          <w:bCs/>
          <w:sz w:val="24"/>
          <w:szCs w:val="24"/>
        </w:rPr>
        <w:t>31</w:t>
      </w:r>
      <w:r w:rsidR="007D48BE"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wild</w:t>
      </w:r>
      <w:r w:rsidR="007D48BE" w:rsidRPr="0018685F">
        <w:rPr>
          <w:rFonts w:ascii="Times New Roman" w:hAnsi="Times New Roman" w:cs="Times New Roman"/>
          <w:bCs/>
          <w:sz w:val="24"/>
          <w:szCs w:val="24"/>
        </w:rPr>
        <w:t xml:space="preserve"> mammal, bird, and reptile</w:t>
      </w:r>
      <w:r w:rsidR="004E1920" w:rsidRPr="0018685F">
        <w:rPr>
          <w:rFonts w:ascii="Times New Roman" w:hAnsi="Times New Roman" w:cs="Times New Roman"/>
          <w:bCs/>
          <w:sz w:val="24"/>
          <w:szCs w:val="24"/>
        </w:rPr>
        <w:t xml:space="preserve"> carcasses)</w:t>
      </w:r>
      <w:r w:rsidR="007D48BE" w:rsidRPr="0018685F">
        <w:rPr>
          <w:rFonts w:ascii="Times New Roman" w:hAnsi="Times New Roman" w:cs="Times New Roman"/>
          <w:bCs/>
          <w:sz w:val="24"/>
          <w:szCs w:val="24"/>
        </w:rPr>
        <w:t>.</w:t>
      </w:r>
    </w:p>
    <w:p w14:paraId="58188ED5" w14:textId="75AC0273" w:rsidR="0092750E" w:rsidRPr="0018685F" w:rsidRDefault="0092750E" w:rsidP="00E442BE">
      <w:pPr>
        <w:spacing w:line="480" w:lineRule="auto"/>
        <w:ind w:firstLine="720"/>
        <w:rPr>
          <w:rFonts w:ascii="Times New Roman" w:hAnsi="Times New Roman" w:cs="Times New Roman"/>
          <w:bCs/>
          <w:sz w:val="24"/>
          <w:szCs w:val="24"/>
        </w:rPr>
      </w:pPr>
      <w:r w:rsidRPr="0018685F">
        <w:rPr>
          <w:rFonts w:ascii="Times New Roman" w:hAnsi="Times New Roman" w:cs="Times New Roman"/>
          <w:bCs/>
          <w:sz w:val="24"/>
          <w:szCs w:val="24"/>
        </w:rPr>
        <w:lastRenderedPageBreak/>
        <w:t xml:space="preserve">We </w:t>
      </w:r>
      <w:r w:rsidR="00AA4293" w:rsidRPr="0018685F">
        <w:rPr>
          <w:rFonts w:ascii="Times New Roman" w:hAnsi="Times New Roman" w:cs="Times New Roman"/>
          <w:bCs/>
          <w:sz w:val="24"/>
          <w:szCs w:val="24"/>
        </w:rPr>
        <w:t xml:space="preserve">recorded the clutch size of each breeding container at day </w:t>
      </w:r>
      <w:r w:rsidR="00394CC1" w:rsidRPr="0018685F">
        <w:rPr>
          <w:rFonts w:ascii="Times New Roman" w:hAnsi="Times New Roman" w:cs="Times New Roman"/>
          <w:bCs/>
          <w:sz w:val="24"/>
          <w:szCs w:val="24"/>
        </w:rPr>
        <w:t>4</w:t>
      </w:r>
      <w:r w:rsidR="00AA4293" w:rsidRPr="0018685F">
        <w:rPr>
          <w:rFonts w:ascii="Times New Roman" w:hAnsi="Times New Roman" w:cs="Times New Roman"/>
          <w:bCs/>
          <w:sz w:val="24"/>
          <w:szCs w:val="24"/>
        </w:rPr>
        <w:t xml:space="preserve"> by counting the number of eggs </w:t>
      </w:r>
      <w:r w:rsidR="00EA20A9" w:rsidRPr="0018685F">
        <w:rPr>
          <w:rFonts w:ascii="Times New Roman" w:hAnsi="Times New Roman" w:cs="Times New Roman"/>
          <w:bCs/>
          <w:sz w:val="24"/>
          <w:szCs w:val="24"/>
        </w:rPr>
        <w:t xml:space="preserve">around the wall and at the bottom of </w:t>
      </w:r>
      <w:r w:rsidR="00AA4293" w:rsidRPr="0018685F">
        <w:rPr>
          <w:rFonts w:ascii="Times New Roman" w:hAnsi="Times New Roman" w:cs="Times New Roman"/>
          <w:bCs/>
          <w:sz w:val="24"/>
          <w:szCs w:val="24"/>
        </w:rPr>
        <w:t>the container</w:t>
      </w:r>
      <w:r w:rsidR="00DC3186" w:rsidRPr="0018685F">
        <w:rPr>
          <w:rFonts w:ascii="Times New Roman" w:hAnsi="Times New Roman" w:cs="Times New Roman"/>
          <w:bCs/>
          <w:sz w:val="24"/>
          <w:szCs w:val="24"/>
        </w:rPr>
        <w:t xml:space="preserve"> from the outside</w:t>
      </w:r>
      <w:r w:rsidR="00EA20A9" w:rsidRPr="0018685F">
        <w:rPr>
          <w:rFonts w:ascii="Times New Roman" w:hAnsi="Times New Roman" w:cs="Times New Roman"/>
          <w:bCs/>
          <w:sz w:val="24"/>
          <w:szCs w:val="24"/>
        </w:rPr>
        <w:t xml:space="preserve">. This minimized the disturbance to the </w:t>
      </w:r>
      <w:r w:rsidR="00DC3186" w:rsidRPr="0018685F">
        <w:rPr>
          <w:rFonts w:ascii="Times New Roman" w:hAnsi="Times New Roman" w:cs="Times New Roman"/>
          <w:bCs/>
          <w:sz w:val="24"/>
          <w:szCs w:val="24"/>
        </w:rPr>
        <w:t xml:space="preserve">carcass and </w:t>
      </w:r>
      <w:r w:rsidR="00E04021" w:rsidRPr="0018685F">
        <w:rPr>
          <w:rFonts w:ascii="Times New Roman" w:hAnsi="Times New Roman" w:cs="Times New Roman"/>
          <w:bCs/>
          <w:sz w:val="24"/>
          <w:szCs w:val="24"/>
        </w:rPr>
        <w:t>parents</w:t>
      </w:r>
      <w:r w:rsidR="0076637C" w:rsidRPr="0018685F">
        <w:rPr>
          <w:rFonts w:ascii="Times New Roman" w:hAnsi="Times New Roman" w:cs="Times New Roman"/>
          <w:bCs/>
          <w:sz w:val="24"/>
          <w:szCs w:val="24"/>
        </w:rPr>
        <w:t xml:space="preserve"> while providing an accurate estimate</w:t>
      </w:r>
      <w:r w:rsidR="00394CC1"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t>of the</w:t>
      </w:r>
      <w:r w:rsidR="00394CC1" w:rsidRPr="0018685F">
        <w:rPr>
          <w:rFonts w:ascii="Times New Roman" w:hAnsi="Times New Roman" w:cs="Times New Roman"/>
          <w:bCs/>
          <w:sz w:val="24"/>
          <w:szCs w:val="24"/>
        </w:rPr>
        <w:t xml:space="preserve"> exact clutch size (</w:t>
      </w:r>
      <w:r w:rsidR="000E72FB" w:rsidRPr="0018685F">
        <w:rPr>
          <w:rFonts w:ascii="Times New Roman" w:hAnsi="Times New Roman" w:cs="Times New Roman"/>
          <w:bCs/>
          <w:i/>
          <w:iCs/>
          <w:sz w:val="24"/>
          <w:szCs w:val="24"/>
        </w:rPr>
        <w:t>r</w:t>
      </w:r>
      <w:r w:rsidR="000E72FB" w:rsidRPr="0018685F">
        <w:rPr>
          <w:rFonts w:ascii="Times New Roman" w:hAnsi="Times New Roman" w:cs="Times New Roman"/>
          <w:bCs/>
          <w:sz w:val="24"/>
          <w:szCs w:val="24"/>
        </w:rPr>
        <w:t xml:space="preserve"> = 0.94, </w:t>
      </w:r>
      <w:r w:rsidR="000E72FB" w:rsidRPr="0018685F">
        <w:rPr>
          <w:rFonts w:ascii="Times New Roman" w:hAnsi="Times New Roman" w:cs="Times New Roman"/>
          <w:bCs/>
          <w:i/>
          <w:iCs/>
          <w:sz w:val="24"/>
          <w:szCs w:val="24"/>
        </w:rPr>
        <w:t>P</w:t>
      </w:r>
      <w:r w:rsidR="000E72FB" w:rsidRPr="0018685F">
        <w:rPr>
          <w:rFonts w:ascii="Times New Roman" w:hAnsi="Times New Roman" w:cs="Times New Roman"/>
          <w:bCs/>
          <w:sz w:val="24"/>
          <w:szCs w:val="24"/>
        </w:rPr>
        <w:t xml:space="preserve"> &lt; 0.001</w:t>
      </w:r>
      <w:r w:rsidR="00491DBF" w:rsidRPr="0018685F">
        <w:rPr>
          <w:rFonts w:ascii="Times New Roman" w:hAnsi="Times New Roman" w:cs="Times New Roman"/>
          <w:bCs/>
          <w:sz w:val="24"/>
          <w:szCs w:val="24"/>
        </w:rPr>
        <w:t xml:space="preserve">, </w:t>
      </w:r>
      <w:r w:rsidR="00491DBF" w:rsidRPr="0018685F">
        <w:rPr>
          <w:rFonts w:ascii="Times New Roman" w:hAnsi="Times New Roman" w:cs="Times New Roman"/>
          <w:bCs/>
          <w:i/>
          <w:iCs/>
          <w:sz w:val="24"/>
          <w:szCs w:val="24"/>
        </w:rPr>
        <w:t>n</w:t>
      </w:r>
      <w:r w:rsidR="00491DBF" w:rsidRPr="0018685F">
        <w:rPr>
          <w:rFonts w:ascii="Times New Roman" w:hAnsi="Times New Roman" w:cs="Times New Roman"/>
          <w:bCs/>
          <w:sz w:val="24"/>
          <w:szCs w:val="24"/>
        </w:rPr>
        <w:t xml:space="preserve"> = 70 broods</w:t>
      </w:r>
      <w:r w:rsidR="00394CC1" w:rsidRPr="0018685F">
        <w:rPr>
          <w:rFonts w:ascii="Times New Roman" w:hAnsi="Times New Roman" w:cs="Times New Roman"/>
          <w:bCs/>
          <w:sz w:val="24"/>
          <w:szCs w:val="24"/>
        </w:rPr>
        <w:t>)</w:t>
      </w:r>
      <w:r w:rsidR="0076637C"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&lt;EndNote&gt;&lt;Cite&gt;&lt;Author&gt;Sun&lt;/Author&gt;&lt;Year&gt;2020&lt;/Year&gt;&lt;RecNum&gt;45&lt;/RecNum&gt;&lt;DisplayText&gt;[24]&lt;/DisplayText&gt;&lt;record&gt;&lt;rec-number&gt;45&lt;/rec-number&gt;&lt;foreign-keys&gt;&lt;key app="EN" db-id="z9xx2w0pverrspedt95pdps0rswpfe0ave99" timestamp="1716665335"&gt;45&lt;/key&gt;&lt;/foreign-keys&gt;&lt;ref-type name="Journal Article"&gt;17&lt;/ref-type&gt;&lt;contributors&gt;&lt;authors&gt;&lt;author&gt;Sun, Syuan-Jyun&lt;/author&gt;&lt;author&gt;Catherall, Andrew M&lt;/author&gt;&lt;author&gt;Pascoal, Sonia&lt;/author&gt;&lt;author&gt;Jarrett, Benjamin JM&lt;/author&gt;&lt;author&gt;Miller, Sara E&lt;/author&gt;&lt;author&gt;Sheehan, Michael J&lt;/author&gt;&lt;author&gt;Kilner, Rebecca M&lt;/author&gt;&lt;/authors&gt;&lt;/contributors&gt;&lt;titles&gt;&lt;title&gt;Rapid local adaptation linked with phenotypic plasticity&lt;/title&gt;&lt;secondary-title&gt;Evolution Letters&lt;/secondary-title&gt;&lt;/titles&gt;&lt;periodical&gt;&lt;full-title&gt;Evolution Letters&lt;/full-title&gt;&lt;/periodical&gt;&lt;pages&gt;345-359&lt;/pages&gt;&lt;volume&gt;4&lt;/volume&gt;&lt;number&gt;4&lt;/number&gt;&lt;dates&gt;&lt;year&gt;2020&lt;/year&gt;&lt;/dates&gt;&lt;isbn&gt;2056-3744&lt;/isbn&gt;&lt;urls&gt;&lt;/urls&gt;&lt;/record&gt;&lt;/Cite&gt;&lt;/EndNote&gt;</w:instrText>
      </w:r>
      <w:r w:rsidR="0076637C"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[24]</w:t>
      </w:r>
      <w:r w:rsidR="0076637C" w:rsidRPr="0018685F">
        <w:rPr>
          <w:rFonts w:ascii="Times New Roman" w:hAnsi="Times New Roman" w:cs="Times New Roman"/>
          <w:bCs/>
          <w:sz w:val="24"/>
          <w:szCs w:val="24"/>
        </w:rPr>
        <w:fldChar w:fldCharType="end"/>
      </w:r>
      <w:r w:rsidR="00394CC1"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Eleven days after beetle pairing</w:t>
      </w:r>
      <w:r w:rsidR="00AA4293" w:rsidRPr="0018685F">
        <w:rPr>
          <w:rFonts w:ascii="Times New Roman" w:hAnsi="Times New Roman" w:cs="Times New Roman"/>
          <w:bCs/>
          <w:sz w:val="24"/>
          <w:szCs w:val="24"/>
        </w:rPr>
        <w:t>, w</w:t>
      </w:r>
      <w:r w:rsidRPr="0018685F">
        <w:rPr>
          <w:rFonts w:ascii="Times New Roman" w:hAnsi="Times New Roman" w:cs="Times New Roman"/>
          <w:bCs/>
          <w:sz w:val="24"/>
          <w:szCs w:val="24"/>
        </w:rPr>
        <w:t xml:space="preserve">e </w:t>
      </w:r>
      <w:r w:rsidR="008C7CAE" w:rsidRPr="0018685F">
        <w:rPr>
          <w:rFonts w:ascii="Times New Roman" w:hAnsi="Times New Roman" w:cs="Times New Roman"/>
          <w:bCs/>
          <w:sz w:val="24"/>
          <w:szCs w:val="24"/>
        </w:rPr>
        <w:t>inspected</w:t>
      </w:r>
      <w:r w:rsidRPr="0018685F">
        <w:rPr>
          <w:rFonts w:ascii="Times New Roman" w:hAnsi="Times New Roman" w:cs="Times New Roman"/>
          <w:bCs/>
          <w:sz w:val="24"/>
          <w:szCs w:val="24"/>
        </w:rPr>
        <w:t xml:space="preserve"> the carcass </w:t>
      </w:r>
      <w:r w:rsidR="008C7CAE" w:rsidRPr="0018685F">
        <w:rPr>
          <w:rFonts w:ascii="Times New Roman" w:hAnsi="Times New Roman" w:cs="Times New Roman"/>
          <w:bCs/>
          <w:sz w:val="24"/>
          <w:szCs w:val="24"/>
        </w:rPr>
        <w:t>to</w:t>
      </w:r>
      <w:r w:rsidRPr="0018685F">
        <w:rPr>
          <w:rFonts w:ascii="Times New Roman" w:hAnsi="Times New Roman" w:cs="Times New Roman"/>
          <w:bCs/>
          <w:sz w:val="24"/>
          <w:szCs w:val="24"/>
        </w:rPr>
        <w:t xml:space="preserve"> </w:t>
      </w:r>
      <w:r w:rsidR="00A52A81" w:rsidRPr="0018685F">
        <w:rPr>
          <w:rFonts w:ascii="Times New Roman" w:hAnsi="Times New Roman" w:cs="Times New Roman"/>
          <w:bCs/>
          <w:sz w:val="24"/>
          <w:szCs w:val="24"/>
        </w:rPr>
        <w:t>record</w:t>
      </w:r>
      <w:r w:rsidRPr="0018685F">
        <w:rPr>
          <w:rFonts w:ascii="Times New Roman" w:hAnsi="Times New Roman" w:cs="Times New Roman"/>
          <w:bCs/>
          <w:sz w:val="24"/>
          <w:szCs w:val="24"/>
        </w:rPr>
        <w:t xml:space="preserve"> the</w:t>
      </w:r>
      <w:r w:rsidR="00E04021" w:rsidRPr="0018685F">
        <w:rPr>
          <w:rFonts w:ascii="Times New Roman" w:hAnsi="Times New Roman" w:cs="Times New Roman"/>
          <w:bCs/>
          <w:sz w:val="24"/>
          <w:szCs w:val="24"/>
        </w:rPr>
        <w:t xml:space="preserve"> brood size (number of larvae)</w:t>
      </w:r>
      <w:r w:rsidRPr="0018685F">
        <w:rPr>
          <w:rFonts w:ascii="Times New Roman" w:hAnsi="Times New Roman" w:cs="Times New Roman"/>
          <w:bCs/>
          <w:sz w:val="24"/>
          <w:szCs w:val="24"/>
        </w:rPr>
        <w:t xml:space="preserve"> </w:t>
      </w:r>
      <w:r w:rsidR="008C7CAE" w:rsidRPr="0018685F">
        <w:rPr>
          <w:rFonts w:ascii="Times New Roman" w:hAnsi="Times New Roman" w:cs="Times New Roman"/>
          <w:bCs/>
          <w:sz w:val="24"/>
          <w:szCs w:val="24"/>
        </w:rPr>
        <w:t>and</w:t>
      </w:r>
      <w:r w:rsidR="00E04021" w:rsidRPr="0018685F">
        <w:rPr>
          <w:rFonts w:ascii="Times New Roman" w:hAnsi="Times New Roman" w:cs="Times New Roman"/>
          <w:bCs/>
          <w:sz w:val="24"/>
          <w:szCs w:val="24"/>
        </w:rPr>
        <w:t xml:space="preserve"> brood mass</w:t>
      </w:r>
      <w:r w:rsidR="00AA4293" w:rsidRPr="0018685F">
        <w:rPr>
          <w:rFonts w:ascii="Times New Roman" w:hAnsi="Times New Roman" w:cs="Times New Roman"/>
          <w:bCs/>
          <w:sz w:val="24"/>
          <w:szCs w:val="24"/>
        </w:rPr>
        <w:t xml:space="preserve"> </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total larval weight</w:t>
      </w:r>
      <w:r w:rsidR="00D651D4" w:rsidRPr="0018685F">
        <w:rPr>
          <w:rFonts w:ascii="Times New Roman" w:hAnsi="Times New Roman" w:cs="Times New Roman"/>
          <w:bCs/>
          <w:sz w:val="24"/>
          <w:szCs w:val="24"/>
        </w:rPr>
        <w:t>; measured to the nearest 0.0001</w:t>
      </w:r>
      <w:r w:rsidR="00515313"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g</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w:t>
      </w:r>
      <w:r w:rsidR="00AA4293" w:rsidRPr="0018685F">
        <w:rPr>
          <w:rFonts w:ascii="Times New Roman" w:hAnsi="Times New Roman" w:cs="Times New Roman"/>
          <w:bCs/>
          <w:sz w:val="24"/>
          <w:szCs w:val="24"/>
        </w:rPr>
        <w:t xml:space="preserve"> </w:t>
      </w:r>
      <w:r w:rsidR="00D8673D" w:rsidRPr="0018685F">
        <w:rPr>
          <w:rFonts w:ascii="Times New Roman" w:hAnsi="Times New Roman" w:cs="Times New Roman"/>
          <w:bCs/>
          <w:sz w:val="24"/>
          <w:szCs w:val="24"/>
        </w:rPr>
        <w:t>We calculated hatching success as</w:t>
      </w:r>
      <w:r w:rsidR="00DF20EF" w:rsidRPr="0018685F">
        <w:rPr>
          <w:rFonts w:ascii="Times New Roman" w:hAnsi="Times New Roman" w:cs="Times New Roman"/>
          <w:bCs/>
          <w:sz w:val="24"/>
          <w:szCs w:val="24"/>
        </w:rPr>
        <w:t xml:space="preserve"> brood size divided by clutch size,</w:t>
      </w:r>
      <w:r w:rsidR="004521A8" w:rsidRPr="0018685F">
        <w:rPr>
          <w:rFonts w:ascii="Times New Roman" w:hAnsi="Times New Roman" w:cs="Times New Roman"/>
          <w:bCs/>
          <w:sz w:val="24"/>
          <w:szCs w:val="24"/>
        </w:rPr>
        <w:t xml:space="preserve"> average larval mass </w:t>
      </w:r>
      <w:r w:rsidR="00DC3186" w:rsidRPr="0018685F">
        <w:rPr>
          <w:rFonts w:ascii="Times New Roman" w:hAnsi="Times New Roman" w:cs="Times New Roman"/>
          <w:bCs/>
          <w:sz w:val="24"/>
          <w:szCs w:val="24"/>
        </w:rPr>
        <w:t xml:space="preserve">as </w:t>
      </w:r>
      <w:r w:rsidR="00DF20EF" w:rsidRPr="0018685F">
        <w:rPr>
          <w:rFonts w:ascii="Times New Roman" w:hAnsi="Times New Roman" w:cs="Times New Roman"/>
          <w:bCs/>
          <w:sz w:val="24"/>
          <w:szCs w:val="24"/>
        </w:rPr>
        <w:t>brood mass divided by brood size, and l</w:t>
      </w:r>
      <w:r w:rsidR="004521A8" w:rsidRPr="0018685F">
        <w:rPr>
          <w:rFonts w:ascii="Times New Roman" w:hAnsi="Times New Roman" w:cs="Times New Roman"/>
          <w:bCs/>
          <w:sz w:val="24"/>
          <w:szCs w:val="24"/>
        </w:rPr>
        <w:t>arval density</w:t>
      </w:r>
      <w:r w:rsidR="00DC3186" w:rsidRPr="0018685F">
        <w:rPr>
          <w:rFonts w:ascii="Times New Roman" w:hAnsi="Times New Roman" w:cs="Times New Roman"/>
          <w:bCs/>
          <w:sz w:val="24"/>
          <w:szCs w:val="24"/>
        </w:rPr>
        <w:t xml:space="preserve"> as </w:t>
      </w:r>
      <w:r w:rsidR="00DF20EF" w:rsidRPr="0018685F">
        <w:rPr>
          <w:rFonts w:ascii="Times New Roman" w:hAnsi="Times New Roman" w:cs="Times New Roman"/>
          <w:bCs/>
          <w:sz w:val="24"/>
          <w:szCs w:val="24"/>
        </w:rPr>
        <w:t>brood size</w:t>
      </w:r>
      <w:r w:rsidR="00DC3186" w:rsidRPr="0018685F">
        <w:rPr>
          <w:rFonts w:ascii="Times New Roman" w:hAnsi="Times New Roman" w:cs="Times New Roman"/>
          <w:bCs/>
          <w:sz w:val="24"/>
          <w:szCs w:val="24"/>
        </w:rPr>
        <w:t xml:space="preserve"> divided by carcass weight</w:t>
      </w:r>
      <w:r w:rsidR="004521A8" w:rsidRPr="0018685F">
        <w:rPr>
          <w:rFonts w:ascii="Times New Roman" w:hAnsi="Times New Roman" w:cs="Times New Roman"/>
          <w:bCs/>
          <w:sz w:val="24"/>
          <w:szCs w:val="24"/>
        </w:rPr>
        <w:t>.</w:t>
      </w:r>
      <w:r w:rsidR="00DC3186"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DC3186" w:rsidRPr="0018685F">
        <w:rPr>
          <w:rFonts w:ascii="Times New Roman" w:hAnsi="Times New Roman" w:cs="Times New Roman"/>
          <w:bCs/>
          <w:sz w:val="24"/>
          <w:szCs w:val="24"/>
        </w:rPr>
        <w:t xml:space="preserve">also </w:t>
      </w:r>
      <w:r w:rsidR="00BA1004" w:rsidRPr="0018685F">
        <w:rPr>
          <w:rFonts w:ascii="Times New Roman" w:hAnsi="Times New Roman" w:cs="Times New Roman"/>
          <w:bCs/>
          <w:sz w:val="24"/>
          <w:szCs w:val="24"/>
        </w:rPr>
        <w:t xml:space="preserve">measured the </w:t>
      </w:r>
      <w:r w:rsidR="00DC3186" w:rsidRPr="0018685F">
        <w:rPr>
          <w:rFonts w:ascii="Times New Roman" w:hAnsi="Times New Roman" w:cs="Times New Roman"/>
          <w:bCs/>
          <w:sz w:val="24"/>
          <w:szCs w:val="24"/>
        </w:rPr>
        <w:t xml:space="preserve">total </w:t>
      </w:r>
      <w:r w:rsidR="00BA1004" w:rsidRPr="0018685F">
        <w:rPr>
          <w:rFonts w:ascii="Times New Roman" w:hAnsi="Times New Roman" w:cs="Times New Roman"/>
          <w:bCs/>
          <w:sz w:val="24"/>
          <w:szCs w:val="24"/>
        </w:rPr>
        <w:t>weight of breeding container</w:t>
      </w:r>
      <w:r w:rsidR="00F36A8F" w:rsidRPr="0018685F">
        <w:rPr>
          <w:rFonts w:ascii="Times New Roman" w:hAnsi="Times New Roman" w:cs="Times New Roman"/>
          <w:bCs/>
          <w:sz w:val="24"/>
          <w:szCs w:val="24"/>
        </w:rPr>
        <w:t>s</w:t>
      </w:r>
      <w:r w:rsidR="00BA1004" w:rsidRPr="0018685F">
        <w:rPr>
          <w:rFonts w:ascii="Times New Roman" w:hAnsi="Times New Roman" w:cs="Times New Roman"/>
          <w:bCs/>
          <w:sz w:val="24"/>
          <w:szCs w:val="24"/>
        </w:rPr>
        <w:t xml:space="preserve"> at the beginning and at the end of the experiment</w:t>
      </w:r>
      <w:r w:rsidR="003D6AB2" w:rsidRPr="0018685F">
        <w:rPr>
          <w:rFonts w:ascii="Times New Roman" w:hAnsi="Times New Roman" w:cs="Times New Roman"/>
          <w:bCs/>
          <w:sz w:val="24"/>
          <w:szCs w:val="24"/>
        </w:rPr>
        <w:t>s</w:t>
      </w:r>
      <w:r w:rsidR="00DC3186" w:rsidRPr="0018685F">
        <w:rPr>
          <w:rFonts w:ascii="Times New Roman" w:hAnsi="Times New Roman" w:cs="Times New Roman"/>
          <w:bCs/>
          <w:sz w:val="24"/>
          <w:szCs w:val="24"/>
        </w:rPr>
        <w:t xml:space="preserve"> </w:t>
      </w:r>
      <w:r w:rsidR="00F36A8F" w:rsidRPr="0018685F">
        <w:rPr>
          <w:rFonts w:ascii="Times New Roman" w:hAnsi="Times New Roman" w:cs="Times New Roman"/>
          <w:bCs/>
          <w:sz w:val="24"/>
          <w:szCs w:val="24"/>
        </w:rPr>
        <w:t xml:space="preserve">to estimate the amount of carcass tissue </w:t>
      </w:r>
      <w:r w:rsidR="005E4F1E" w:rsidRPr="0018685F">
        <w:rPr>
          <w:rFonts w:ascii="Times New Roman" w:hAnsi="Times New Roman" w:cs="Times New Roman"/>
          <w:bCs/>
          <w:sz w:val="24"/>
          <w:szCs w:val="24"/>
        </w:rPr>
        <w:t>used by parents and larvae during the breeding process</w:t>
      </w:r>
      <w:r w:rsidR="003D6AB2" w:rsidRPr="0018685F">
        <w:rPr>
          <w:rFonts w:ascii="Times New Roman" w:hAnsi="Times New Roman" w:cs="Times New Roman"/>
          <w:bCs/>
          <w:sz w:val="24"/>
          <w:szCs w:val="24"/>
        </w:rPr>
        <w:t xml:space="preserve"> (larvae were removed from the carcasses)</w:t>
      </w:r>
      <w:r w:rsidR="00F36A8F" w:rsidRPr="0018685F">
        <w:rPr>
          <w:rFonts w:ascii="Times New Roman" w:hAnsi="Times New Roman" w:cs="Times New Roman"/>
          <w:bCs/>
          <w:sz w:val="24"/>
          <w:szCs w:val="24"/>
        </w:rPr>
        <w:t xml:space="preserve">. </w:t>
      </w:r>
      <w:r w:rsidR="00421560" w:rsidRPr="0018685F">
        <w:rPr>
          <w:rFonts w:ascii="Times New Roman" w:hAnsi="Times New Roman" w:cs="Times New Roman"/>
          <w:bCs/>
          <w:sz w:val="24"/>
          <w:szCs w:val="24"/>
        </w:rPr>
        <w:t xml:space="preserve">Carcass use efficiency was calculated as </w:t>
      </w:r>
      <w:r w:rsidR="00F36A8F" w:rsidRPr="0018685F">
        <w:rPr>
          <w:rFonts w:ascii="Times New Roman" w:hAnsi="Times New Roman" w:cs="Times New Roman"/>
          <w:bCs/>
          <w:sz w:val="24"/>
          <w:szCs w:val="24"/>
        </w:rPr>
        <w:t>the amount of carcass tissue</w:t>
      </w:r>
      <w:r w:rsidR="005E4F1E" w:rsidRPr="0018685F">
        <w:rPr>
          <w:rFonts w:ascii="Times New Roman" w:hAnsi="Times New Roman" w:cs="Times New Roman"/>
          <w:bCs/>
          <w:sz w:val="24"/>
          <w:szCs w:val="24"/>
        </w:rPr>
        <w:t xml:space="preserve"> used </w:t>
      </w:r>
      <w:r w:rsidR="00F36A8F" w:rsidRPr="0018685F">
        <w:rPr>
          <w:rFonts w:ascii="Times New Roman" w:hAnsi="Times New Roman" w:cs="Times New Roman"/>
          <w:bCs/>
          <w:sz w:val="24"/>
          <w:szCs w:val="24"/>
        </w:rPr>
        <w:t>divided by the initial carcass weight</w:t>
      </w:r>
      <w:r w:rsidR="00DA155B" w:rsidRPr="0018685F">
        <w:rPr>
          <w:rFonts w:ascii="Times New Roman" w:hAnsi="Times New Roman" w:cs="Times New Roman"/>
          <w:bCs/>
          <w:sz w:val="24"/>
          <w:szCs w:val="24"/>
        </w:rPr>
        <w:t>.</w:t>
      </w:r>
    </w:p>
    <w:p w14:paraId="3A245E8E" w14:textId="77777777" w:rsidR="00AB749E" w:rsidRPr="0018685F" w:rsidRDefault="00AB749E" w:rsidP="00E221F2">
      <w:pPr>
        <w:spacing w:line="480" w:lineRule="auto"/>
        <w:rPr>
          <w:rFonts w:ascii="Times New Roman" w:hAnsi="Times New Roman" w:cs="Times New Roman"/>
          <w:bCs/>
          <w:color w:val="FF0000"/>
          <w:sz w:val="24"/>
          <w:szCs w:val="24"/>
        </w:rPr>
      </w:pPr>
    </w:p>
    <w:p w14:paraId="2B8A5AA5" w14:textId="0B7144C9" w:rsidR="0092750E" w:rsidRPr="0018685F" w:rsidRDefault="00AB749E" w:rsidP="00E221F2">
      <w:pPr>
        <w:spacing w:line="480" w:lineRule="auto"/>
        <w:jc w:val="center"/>
        <w:rPr>
          <w:rFonts w:ascii="Times New Roman" w:hAnsi="Times New Roman" w:cs="Times New Roman"/>
          <w:bCs/>
          <w:color w:val="FF0000"/>
          <w:sz w:val="24"/>
          <w:szCs w:val="24"/>
        </w:rPr>
      </w:pPr>
      <w:r w:rsidRPr="0018685F">
        <w:rPr>
          <w:rFonts w:ascii="Times New Roman" w:hAnsi="Times New Roman" w:cs="Times New Roman"/>
          <w:bCs/>
          <w:i/>
          <w:iCs/>
          <w:sz w:val="24"/>
          <w:szCs w:val="24"/>
        </w:rPr>
        <w:t xml:space="preserve">Nutritional analysis </w:t>
      </w:r>
      <w:r w:rsidR="0067214C" w:rsidRPr="0018685F">
        <w:rPr>
          <w:rFonts w:ascii="Times New Roman" w:hAnsi="Times New Roman" w:cs="Times New Roman"/>
          <w:bCs/>
          <w:i/>
          <w:iCs/>
          <w:sz w:val="24"/>
          <w:szCs w:val="24"/>
        </w:rPr>
        <w:t xml:space="preserve">of </w:t>
      </w:r>
      <w:r w:rsidRPr="0018685F">
        <w:rPr>
          <w:rFonts w:ascii="Times New Roman" w:hAnsi="Times New Roman" w:cs="Times New Roman"/>
          <w:bCs/>
          <w:i/>
          <w:iCs/>
          <w:sz w:val="24"/>
          <w:szCs w:val="24"/>
        </w:rPr>
        <w:t>carcass</w:t>
      </w:r>
      <w:r w:rsidR="0067214C" w:rsidRPr="0018685F">
        <w:rPr>
          <w:rFonts w:ascii="Times New Roman" w:hAnsi="Times New Roman" w:cs="Times New Roman"/>
          <w:bCs/>
          <w:i/>
          <w:iCs/>
          <w:sz w:val="24"/>
          <w:szCs w:val="24"/>
        </w:rPr>
        <w:t xml:space="preserve"> tissue</w:t>
      </w:r>
    </w:p>
    <w:p w14:paraId="53A1F372" w14:textId="3B5445FC" w:rsidR="00390F3B" w:rsidRPr="0018685F" w:rsidRDefault="00B05DA0"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To quantify the nutritional composition of lab and wild carcasses, which is essential for understanding how burying beetles use different types of carcasses, we </w:t>
      </w:r>
      <w:r w:rsidR="00B87B60" w:rsidRPr="0018685F">
        <w:rPr>
          <w:rFonts w:ascii="Times New Roman" w:hAnsi="Times New Roman" w:cs="Times New Roman"/>
          <w:bCs/>
          <w:sz w:val="24"/>
          <w:szCs w:val="24"/>
        </w:rPr>
        <w:t xml:space="preserve">estimated </w:t>
      </w:r>
      <w:r w:rsidRPr="0018685F">
        <w:rPr>
          <w:rFonts w:ascii="Times New Roman" w:hAnsi="Times New Roman" w:cs="Times New Roman"/>
          <w:bCs/>
          <w:sz w:val="24"/>
          <w:szCs w:val="24"/>
        </w:rPr>
        <w:t>the</w:t>
      </w:r>
      <w:r w:rsidR="00FC4205"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protein and fat content </w:t>
      </w:r>
      <w:r w:rsidR="00B87B60" w:rsidRPr="0018685F">
        <w:rPr>
          <w:rFonts w:ascii="Times New Roman" w:hAnsi="Times New Roman" w:cs="Times New Roman"/>
          <w:bCs/>
          <w:sz w:val="24"/>
          <w:szCs w:val="24"/>
        </w:rPr>
        <w:t>of</w:t>
      </w:r>
      <w:r w:rsidRPr="0018685F">
        <w:rPr>
          <w:rFonts w:ascii="Times New Roman" w:hAnsi="Times New Roman" w:cs="Times New Roman"/>
          <w:bCs/>
          <w:sz w:val="24"/>
          <w:szCs w:val="24"/>
        </w:rPr>
        <w:t xml:space="preserve"> </w:t>
      </w:r>
      <w:r w:rsidR="00B87B60"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 xml:space="preserve">by adopting a proximate analysis approach as described by </w:t>
      </w:r>
      <w:r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 AuthorYear="1"&gt;&lt;Author&gt;Al Shareefi&lt;/Author&gt;&lt;Year&gt;2018&lt;/Year&gt;&lt;RecNum&gt;47&lt;/RecNum&gt;&lt;DisplayText&gt;Al Shareefi and Cotter [25]&lt;/DisplayText&gt;&lt;record&gt;&lt;rec-number&gt;47&lt;/rec-number&gt;&lt;foreign-keys&gt;&lt;key app="EN" db-id="z9xx2w0pverrspedt95pdps0rswpfe0ave99" timestamp="1716666058"&gt;47&lt;/key&gt;&lt;/foreign-keys&gt;&lt;ref-type name="Journal Article"&gt;17&lt;/ref-type&gt;&lt;contributors&gt;&lt;authors&gt;&lt;author&gt;Al Shareefi, Ekhlas&lt;/author&gt;&lt;author&gt;Cotter, Sheena C&lt;/author&gt;&lt;/authors&gt;&lt;/contributors&gt;&lt;titles&gt;&lt;title&gt;The nutritional ecology of maturation in a carnivorous insect&lt;/title&gt;&lt;secondary-title&gt;Behavioral Ecology&lt;/secondary-title&gt;&lt;/titles&gt;&lt;periodical&gt;&lt;full-title&gt;Behavioral Ecology&lt;/full-title&gt;&lt;/periodical&gt;&lt;pages&gt;256-266&lt;/pages&gt;&lt;volume&gt;30&lt;/volume&gt;&lt;number&gt;1&lt;/number&gt;&lt;dates&gt;&lt;year&gt;2018&lt;/year&gt;&lt;/dates&gt;&lt;isbn&gt;1045-2249&lt;/isbn&gt;&lt;urls&gt;&lt;related-urls&gt;&lt;url&gt;https://doi.org/10.1093/beheco/ary142&lt;/url&gt;&lt;/related-urls&gt;&lt;/urls&gt;&lt;electronic-resource-num&gt;10.1093/beheco/ary142&lt;/electronic-resource-num&gt;&lt;access-date&gt;5/25/2024&lt;/access-date&gt;&lt;/record&gt;&lt;/Cite&gt;&lt;/EndNote&gt;</w:instrText>
      </w:r>
      <w:r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Al Shareefi and Cotter [25]</w:t>
      </w:r>
      <w:r w:rsidRPr="0018685F">
        <w:rPr>
          <w:rFonts w:ascii="Times New Roman" w:hAnsi="Times New Roman" w:cs="Times New Roman"/>
          <w:bCs/>
          <w:sz w:val="24"/>
          <w:szCs w:val="24"/>
        </w:rPr>
        <w:fldChar w:fldCharType="end"/>
      </w:r>
      <w:r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We dissected the carcasses by</w:t>
      </w:r>
      <w:r w:rsidR="00B81BAE" w:rsidRPr="0018685F">
        <w:rPr>
          <w:rFonts w:ascii="Times New Roman" w:hAnsi="Times New Roman" w:cs="Times New Roman"/>
          <w:bCs/>
          <w:sz w:val="24"/>
          <w:szCs w:val="24"/>
        </w:rPr>
        <w:t xml:space="preserve"> first</w:t>
      </w:r>
      <w:r w:rsidR="00DB3777" w:rsidRPr="0018685F">
        <w:rPr>
          <w:rFonts w:ascii="Times New Roman" w:hAnsi="Times New Roman" w:cs="Times New Roman"/>
          <w:bCs/>
          <w:sz w:val="24"/>
          <w:szCs w:val="24"/>
        </w:rPr>
        <w:t xml:space="preserve"> </w:t>
      </w:r>
      <w:r w:rsidR="00FB6CEB" w:rsidRPr="0018685F">
        <w:rPr>
          <w:rFonts w:ascii="Times New Roman" w:hAnsi="Times New Roman" w:cs="Times New Roman"/>
          <w:bCs/>
          <w:sz w:val="24"/>
          <w:szCs w:val="24"/>
        </w:rPr>
        <w:t>skin</w:t>
      </w:r>
      <w:r w:rsidR="00FA2ADF" w:rsidRPr="0018685F">
        <w:rPr>
          <w:rFonts w:ascii="Times New Roman" w:hAnsi="Times New Roman" w:cs="Times New Roman"/>
          <w:bCs/>
          <w:sz w:val="24"/>
          <w:szCs w:val="24"/>
        </w:rPr>
        <w:t>ning</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the animals</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and retain</w:t>
      </w:r>
      <w:r w:rsidR="00DB3777" w:rsidRPr="0018685F">
        <w:rPr>
          <w:rFonts w:ascii="Times New Roman" w:hAnsi="Times New Roman" w:cs="Times New Roman"/>
          <w:bCs/>
          <w:sz w:val="24"/>
          <w:szCs w:val="24"/>
        </w:rPr>
        <w:t>ing</w:t>
      </w:r>
      <w:r w:rsidR="00FA2ADF" w:rsidRPr="0018685F">
        <w:rPr>
          <w:rFonts w:ascii="Times New Roman" w:hAnsi="Times New Roman" w:cs="Times New Roman"/>
          <w:bCs/>
          <w:sz w:val="24"/>
          <w:szCs w:val="24"/>
        </w:rPr>
        <w:t xml:space="preserve"> the </w:t>
      </w:r>
      <w:r w:rsidR="00FB6CEB" w:rsidRPr="0018685F">
        <w:rPr>
          <w:rFonts w:ascii="Times New Roman" w:hAnsi="Times New Roman" w:cs="Times New Roman"/>
          <w:bCs/>
          <w:sz w:val="24"/>
          <w:szCs w:val="24"/>
        </w:rPr>
        <w:t>trunk</w:t>
      </w:r>
      <w:r w:rsidR="00FA2ADF" w:rsidRPr="0018685F">
        <w:rPr>
          <w:rFonts w:ascii="Times New Roman" w:hAnsi="Times New Roman" w:cs="Times New Roman"/>
          <w:bCs/>
          <w:sz w:val="24"/>
          <w:szCs w:val="24"/>
        </w:rPr>
        <w:t>s</w:t>
      </w:r>
      <w:r w:rsidRPr="0018685F">
        <w:rPr>
          <w:rFonts w:ascii="Times New Roman" w:hAnsi="Times New Roman" w:cs="Times New Roman"/>
          <w:bCs/>
          <w:sz w:val="24"/>
          <w:szCs w:val="24"/>
        </w:rPr>
        <w:t>.</w:t>
      </w:r>
      <w:r w:rsidR="00B87B60"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Trunk t</w:t>
      </w:r>
      <w:r w:rsidR="00DB3777" w:rsidRPr="0018685F">
        <w:rPr>
          <w:rFonts w:ascii="Times New Roman" w:hAnsi="Times New Roman" w:cs="Times New Roman"/>
          <w:bCs/>
          <w:sz w:val="24"/>
          <w:szCs w:val="24"/>
        </w:rPr>
        <w:t xml:space="preserve">issue was </w:t>
      </w:r>
      <w:r w:rsidR="00B81BAE" w:rsidRPr="0018685F">
        <w:rPr>
          <w:rFonts w:ascii="Times New Roman" w:hAnsi="Times New Roman" w:cs="Times New Roman"/>
          <w:bCs/>
          <w:sz w:val="24"/>
          <w:szCs w:val="24"/>
        </w:rPr>
        <w:t xml:space="preserve">then </w:t>
      </w:r>
      <w:r w:rsidR="00B632CD" w:rsidRPr="0018685F">
        <w:rPr>
          <w:rFonts w:ascii="Times New Roman" w:hAnsi="Times New Roman" w:cs="Times New Roman"/>
          <w:bCs/>
          <w:sz w:val="24"/>
          <w:szCs w:val="24"/>
        </w:rPr>
        <w:t>separated from the bones with a pair of fine tweezers and a scalpel</w:t>
      </w:r>
      <w:r w:rsidR="00B632CD" w:rsidRPr="0018685F" w:rsidDel="00FB6CEB">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and</w:t>
      </w:r>
      <w:r w:rsidR="00FB6CEB"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divided into viscera</w:t>
      </w:r>
      <w:r w:rsidR="00DB3777" w:rsidRPr="0018685F">
        <w:rPr>
          <w:rFonts w:ascii="Times New Roman" w:hAnsi="Times New Roman" w:cs="Times New Roman"/>
          <w:bCs/>
          <w:sz w:val="24"/>
          <w:szCs w:val="24"/>
        </w:rPr>
        <w:t xml:space="preserve"> (all organs inside the peritoneum)</w:t>
      </w:r>
      <w:r w:rsidRPr="0018685F">
        <w:rPr>
          <w:rFonts w:ascii="Times New Roman" w:hAnsi="Times New Roman" w:cs="Times New Roman"/>
          <w:bCs/>
          <w:sz w:val="24"/>
          <w:szCs w:val="24"/>
        </w:rPr>
        <w:t xml:space="preserve"> and muscle</w:t>
      </w:r>
      <w:r w:rsidR="00B81BAE" w:rsidRPr="0018685F">
        <w:rPr>
          <w:rFonts w:ascii="Times New Roman" w:hAnsi="Times New Roman" w:cs="Times New Roman"/>
          <w:bCs/>
          <w:sz w:val="24"/>
          <w:szCs w:val="24"/>
        </w:rPr>
        <w:t>s</w:t>
      </w:r>
      <w:r w:rsidR="00DB3777" w:rsidRPr="0018685F">
        <w:rPr>
          <w:rFonts w:ascii="Times New Roman" w:hAnsi="Times New Roman" w:cs="Times New Roman"/>
          <w:bCs/>
          <w:sz w:val="24"/>
          <w:szCs w:val="24"/>
        </w:rPr>
        <w:t xml:space="preserve"> (all visible</w:t>
      </w:r>
      <w:r w:rsidR="00B81BAE" w:rsidRPr="0018685F">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muscle parts)</w:t>
      </w:r>
      <w:r w:rsidR="00B632CD" w:rsidRPr="0018685F">
        <w:rPr>
          <w:rFonts w:ascii="Times New Roman" w:hAnsi="Times New Roman" w:cs="Times New Roman"/>
          <w:bCs/>
          <w:sz w:val="24"/>
          <w:szCs w:val="24"/>
        </w:rPr>
        <w:t>.</w:t>
      </w:r>
      <w:r w:rsidR="00DB377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3F2F4F" w:rsidRPr="0018685F">
        <w:rPr>
          <w:rFonts w:ascii="Times New Roman" w:hAnsi="Times New Roman" w:cs="Times New Roman"/>
          <w:bCs/>
          <w:sz w:val="24"/>
          <w:szCs w:val="24"/>
        </w:rPr>
        <w:t xml:space="preserve">next </w:t>
      </w:r>
      <w:r w:rsidRPr="0018685F">
        <w:rPr>
          <w:rFonts w:ascii="Times New Roman" w:hAnsi="Times New Roman" w:cs="Times New Roman"/>
          <w:bCs/>
          <w:sz w:val="24"/>
          <w:szCs w:val="24"/>
        </w:rPr>
        <w:t xml:space="preserve">used a meat tenderizer to </w:t>
      </w:r>
      <w:r w:rsidR="00390F3B" w:rsidRPr="0018685F">
        <w:rPr>
          <w:rFonts w:ascii="Times New Roman" w:hAnsi="Times New Roman" w:cs="Times New Roman"/>
          <w:bCs/>
          <w:sz w:val="24"/>
          <w:szCs w:val="24"/>
        </w:rPr>
        <w:t>pound the</w:t>
      </w:r>
      <w:r w:rsidR="00B81BAE"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viscera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muscle</w:t>
      </w:r>
      <w:r w:rsidR="003F2F4F" w:rsidRPr="0018685F">
        <w:rPr>
          <w:rFonts w:ascii="Times New Roman" w:hAnsi="Times New Roman" w:cs="Times New Roman"/>
          <w:bCs/>
          <w:sz w:val="24"/>
          <w:szCs w:val="24"/>
        </w:rPr>
        <w:t>s</w:t>
      </w:r>
      <w:r w:rsidR="00390F3B"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 xml:space="preserve">evenly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sampled three pieces of </w:t>
      </w:r>
      <w:r w:rsidR="00B81BAE" w:rsidRPr="0018685F">
        <w:rPr>
          <w:rFonts w:ascii="Times New Roman" w:hAnsi="Times New Roman" w:cs="Times New Roman"/>
          <w:bCs/>
          <w:sz w:val="24"/>
          <w:szCs w:val="24"/>
        </w:rPr>
        <w:t>viscer</w:t>
      </w:r>
      <w:r w:rsidR="003F2F4F" w:rsidRPr="0018685F">
        <w:rPr>
          <w:rFonts w:ascii="Times New Roman" w:hAnsi="Times New Roman" w:cs="Times New Roman"/>
          <w:bCs/>
          <w:sz w:val="24"/>
          <w:szCs w:val="24"/>
        </w:rPr>
        <w:t>al</w:t>
      </w:r>
      <w:r w:rsidR="00B81BAE" w:rsidRPr="0018685F">
        <w:rPr>
          <w:rFonts w:ascii="Times New Roman" w:hAnsi="Times New Roman" w:cs="Times New Roman"/>
          <w:bCs/>
          <w:sz w:val="24"/>
          <w:szCs w:val="24"/>
        </w:rPr>
        <w:t xml:space="preserve"> and muscle </w:t>
      </w:r>
      <w:r w:rsidRPr="0018685F">
        <w:rPr>
          <w:rFonts w:ascii="Times New Roman" w:hAnsi="Times New Roman" w:cs="Times New Roman"/>
          <w:bCs/>
          <w:sz w:val="24"/>
          <w:szCs w:val="24"/>
        </w:rPr>
        <w:t>tissue</w:t>
      </w:r>
      <w:r w:rsidR="00B81BAE" w:rsidRPr="0018685F">
        <w:rPr>
          <w:rFonts w:ascii="Times New Roman" w:hAnsi="Times New Roman" w:cs="Times New Roman"/>
          <w:bCs/>
          <w:sz w:val="24"/>
          <w:szCs w:val="24"/>
        </w:rPr>
        <w:t xml:space="preserve"> for each carcass</w:t>
      </w:r>
      <w:r w:rsidRPr="0018685F">
        <w:rPr>
          <w:rFonts w:ascii="Times New Roman" w:hAnsi="Times New Roman" w:cs="Times New Roman"/>
          <w:bCs/>
          <w:sz w:val="24"/>
          <w:szCs w:val="24"/>
        </w:rPr>
        <w:t xml:space="preserve"> for the </w:t>
      </w:r>
      <w:r w:rsidR="003C5D65" w:rsidRPr="0018685F">
        <w:rPr>
          <w:rFonts w:ascii="Times New Roman" w:hAnsi="Times New Roman" w:cs="Times New Roman"/>
          <w:bCs/>
          <w:sz w:val="24"/>
          <w:szCs w:val="24"/>
        </w:rPr>
        <w:t>a</w:t>
      </w:r>
      <w:r w:rsidRPr="0018685F">
        <w:rPr>
          <w:rFonts w:ascii="Times New Roman" w:hAnsi="Times New Roman" w:cs="Times New Roman"/>
          <w:bCs/>
          <w:sz w:val="24"/>
          <w:szCs w:val="24"/>
        </w:rPr>
        <w:t>nalysis of nutri</w:t>
      </w:r>
      <w:r w:rsidR="003C5D65" w:rsidRPr="0018685F">
        <w:rPr>
          <w:rFonts w:ascii="Times New Roman" w:hAnsi="Times New Roman" w:cs="Times New Roman"/>
          <w:bCs/>
          <w:sz w:val="24"/>
          <w:szCs w:val="24"/>
        </w:rPr>
        <w:t>tional</w:t>
      </w:r>
      <w:r w:rsidRPr="0018685F">
        <w:rPr>
          <w:rFonts w:ascii="Times New Roman" w:hAnsi="Times New Roman" w:cs="Times New Roman"/>
          <w:bCs/>
          <w:sz w:val="24"/>
          <w:szCs w:val="24"/>
        </w:rPr>
        <w:t xml:space="preserve"> composition.</w:t>
      </w:r>
      <w:r w:rsidR="001E1E73" w:rsidRPr="0018685F">
        <w:rPr>
          <w:rFonts w:ascii="Times New Roman" w:hAnsi="Times New Roman" w:cs="Times New Roman"/>
          <w:bCs/>
          <w:sz w:val="24"/>
          <w:szCs w:val="24"/>
        </w:rPr>
        <w:t xml:space="preserve"> A total of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lab</w:t>
      </w:r>
      <w:r w:rsidR="00337398" w:rsidRPr="0018685F">
        <w:rPr>
          <w:rFonts w:ascii="Times New Roman" w:hAnsi="Times New Roman" w:cs="Times New Roman"/>
          <w:bCs/>
          <w:sz w:val="24"/>
          <w:szCs w:val="24"/>
        </w:rPr>
        <w:t xml:space="preserve"> mice,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wild </w:t>
      </w:r>
      <w:r w:rsidR="00337398" w:rsidRPr="0018685F">
        <w:rPr>
          <w:rFonts w:ascii="Times New Roman" w:hAnsi="Times New Roman" w:cs="Times New Roman"/>
          <w:bCs/>
          <w:sz w:val="24"/>
          <w:szCs w:val="24"/>
        </w:rPr>
        <w:t xml:space="preserve">mammals, </w:t>
      </w:r>
      <w:r w:rsidR="00566231" w:rsidRPr="0018685F">
        <w:rPr>
          <w:rFonts w:ascii="Times New Roman" w:hAnsi="Times New Roman" w:cs="Times New Roman"/>
          <w:bCs/>
          <w:sz w:val="24"/>
          <w:szCs w:val="24"/>
        </w:rPr>
        <w:t>seven</w:t>
      </w:r>
      <w:r w:rsidR="00337398" w:rsidRPr="0018685F">
        <w:rPr>
          <w:rFonts w:ascii="Times New Roman" w:hAnsi="Times New Roman" w:cs="Times New Roman"/>
          <w:bCs/>
          <w:sz w:val="24"/>
          <w:szCs w:val="24"/>
        </w:rPr>
        <w:t xml:space="preserve"> wild birds, and </w:t>
      </w:r>
      <w:r w:rsidR="00566231" w:rsidRPr="0018685F">
        <w:rPr>
          <w:rFonts w:ascii="Times New Roman" w:hAnsi="Times New Roman" w:cs="Times New Roman"/>
          <w:bCs/>
          <w:sz w:val="24"/>
          <w:szCs w:val="24"/>
        </w:rPr>
        <w:t>seven</w:t>
      </w:r>
      <w:r w:rsidR="00337398" w:rsidRPr="0018685F">
        <w:rPr>
          <w:rFonts w:ascii="Times New Roman" w:hAnsi="Times New Roman" w:cs="Times New Roman"/>
          <w:bCs/>
          <w:sz w:val="24"/>
          <w:szCs w:val="24"/>
        </w:rPr>
        <w:t xml:space="preserve"> wild reptiles w</w:t>
      </w:r>
      <w:r w:rsidR="001E1E73" w:rsidRPr="0018685F">
        <w:rPr>
          <w:rFonts w:ascii="Times New Roman" w:hAnsi="Times New Roman" w:cs="Times New Roman"/>
          <w:bCs/>
          <w:sz w:val="24"/>
          <w:szCs w:val="24"/>
        </w:rPr>
        <w:t>ere dissected and analyzed.</w:t>
      </w:r>
    </w:p>
    <w:p w14:paraId="65A7E4E3" w14:textId="711F742C" w:rsidR="00B05DA0" w:rsidRPr="0018685F" w:rsidRDefault="000721AD"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lastRenderedPageBreak/>
        <w:tab/>
      </w:r>
      <w:r w:rsidR="00C46429" w:rsidRPr="0018685F">
        <w:rPr>
          <w:rFonts w:ascii="Times New Roman" w:hAnsi="Times New Roman" w:cs="Times New Roman"/>
          <w:bCs/>
          <w:sz w:val="24"/>
          <w:szCs w:val="24"/>
        </w:rPr>
        <w:t xml:space="preserve">For each tissue sample, </w:t>
      </w:r>
      <w:r w:rsidR="00B05DA0" w:rsidRPr="0018685F">
        <w:rPr>
          <w:rFonts w:ascii="Times New Roman" w:hAnsi="Times New Roman" w:cs="Times New Roman"/>
          <w:bCs/>
          <w:sz w:val="24"/>
          <w:szCs w:val="24"/>
        </w:rPr>
        <w:t xml:space="preserve">we dried approximately 100 mg (106 ± 18 mg) of wet </w:t>
      </w:r>
      <w:r w:rsidR="003C5D65" w:rsidRPr="0018685F">
        <w:rPr>
          <w:rFonts w:ascii="Times New Roman" w:hAnsi="Times New Roman" w:cs="Times New Roman"/>
          <w:bCs/>
          <w:sz w:val="24"/>
          <w:szCs w:val="24"/>
        </w:rPr>
        <w:t>tissue</w:t>
      </w:r>
      <w:r w:rsidR="00B05DA0" w:rsidRPr="0018685F">
        <w:rPr>
          <w:rFonts w:ascii="Times New Roman" w:hAnsi="Times New Roman" w:cs="Times New Roman"/>
          <w:bCs/>
          <w:sz w:val="24"/>
          <w:szCs w:val="24"/>
        </w:rPr>
        <w:t xml:space="preserve"> in a 40°C oven for 5 days until all water was removed. To determine </w:t>
      </w:r>
      <w:r w:rsidR="0067214C"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fat</w:t>
      </w:r>
      <w:r w:rsidR="0067214C" w:rsidRPr="0018685F">
        <w:rPr>
          <w:rFonts w:ascii="Times New Roman" w:hAnsi="Times New Roman" w:cs="Times New Roman"/>
          <w:bCs/>
          <w:sz w:val="24"/>
          <w:szCs w:val="24"/>
        </w:rPr>
        <w:t xml:space="preserve"> content</w:t>
      </w:r>
      <w:r w:rsidR="00B05DA0" w:rsidRPr="0018685F">
        <w:rPr>
          <w:rFonts w:ascii="Times New Roman" w:hAnsi="Times New Roman" w:cs="Times New Roman"/>
          <w:bCs/>
          <w:sz w:val="24"/>
          <w:szCs w:val="24"/>
        </w:rPr>
        <w:t>, the dried</w:t>
      </w:r>
      <w:r w:rsidR="0067214C" w:rsidRPr="0018685F">
        <w:rPr>
          <w:rFonts w:ascii="Times New Roman" w:hAnsi="Times New Roman" w:cs="Times New Roman"/>
          <w:bCs/>
          <w:sz w:val="24"/>
          <w:szCs w:val="24"/>
        </w:rPr>
        <w:t xml:space="preserve"> tissue</w:t>
      </w:r>
      <w:r w:rsidR="00B05DA0" w:rsidRPr="0018685F">
        <w:rPr>
          <w:rFonts w:ascii="Times New Roman" w:hAnsi="Times New Roman" w:cs="Times New Roman"/>
          <w:bCs/>
          <w:sz w:val="24"/>
          <w:szCs w:val="24"/>
        </w:rPr>
        <w:t xml:space="preserve"> was thoroughly mixed with 100 μ</w:t>
      </w:r>
      <w:r w:rsidR="003C5D65" w:rsidRPr="0018685F">
        <w:rPr>
          <w:rFonts w:ascii="Times New Roman" w:hAnsi="Times New Roman" w:cs="Times New Roman"/>
          <w:bCs/>
          <w:sz w:val="24"/>
          <w:szCs w:val="24"/>
        </w:rPr>
        <w:t>l</w:t>
      </w:r>
      <w:r w:rsidR="00B05DA0" w:rsidRPr="0018685F">
        <w:rPr>
          <w:rFonts w:ascii="Times New Roman" w:hAnsi="Times New Roman" w:cs="Times New Roman"/>
          <w:bCs/>
          <w:sz w:val="24"/>
          <w:szCs w:val="24"/>
        </w:rPr>
        <w:t xml:space="preserve"> of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acetone and vortexed for </w:t>
      </w:r>
      <w:r w:rsidR="0067214C" w:rsidRPr="0018685F">
        <w:rPr>
          <w:rFonts w:ascii="Times New Roman" w:hAnsi="Times New Roman" w:cs="Times New Roman"/>
          <w:bCs/>
          <w:sz w:val="24"/>
          <w:szCs w:val="24"/>
        </w:rPr>
        <w:t>one</w:t>
      </w:r>
      <w:r w:rsidR="00B05DA0" w:rsidRPr="0018685F">
        <w:rPr>
          <w:rFonts w:ascii="Times New Roman" w:hAnsi="Times New Roman" w:cs="Times New Roman"/>
          <w:bCs/>
          <w:sz w:val="24"/>
          <w:szCs w:val="24"/>
        </w:rPr>
        <w:t xml:space="preserve"> minute. The mixture was then placed in a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fridge for a 30-minute reaction period </w:t>
      </w:r>
      <w:r w:rsidR="00E221F2"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&lt;EndNote&gt;&lt;Cite&gt;&lt;Author&gt;Saini&lt;/Author&gt;&lt;Year&gt;2021&lt;/Year&gt;&lt;RecNum&gt;48&lt;/RecNum&gt;&lt;DisplayText&gt;[26]&lt;/DisplayText&gt;&lt;record&gt;&lt;rec-number&gt;48&lt;/rec-number&gt;&lt;foreign-keys&gt;&lt;key app="EN" db-id="z9xx2w0pverrspedt95pdps0rswpfe0ave99" timestamp="1716667027"&gt;48&lt;/key&gt;&lt;/foreign-keys&gt;&lt;ref-type name="Journal Article"&gt;17&lt;/ref-type&gt;&lt;contributors&gt;&lt;authors&gt;&lt;author&gt;Saini, Ramesh Kumar&lt;/author&gt;&lt;author&gt;Prasad, Parchuri&lt;/author&gt;&lt;author&gt;Shang, Xiaomin&lt;/author&gt;&lt;author&gt;Keum, Young-Soo&lt;/author&gt;&lt;/authors&gt;&lt;/contributors&gt;&lt;titles&gt;&lt;title&gt;Advances in lipid extraction methods—a review&lt;/title&gt;&lt;secondary-title&gt;International Journal of Molecular Sciences&lt;/secondary-title&gt;&lt;/titles&gt;&lt;periodical&gt;&lt;full-title&gt;International Journal of Molecular Sciences&lt;/full-title&gt;&lt;/periodical&gt;&lt;pages&gt;13643&lt;/pages&gt;&lt;volume&gt;22&lt;/volume&gt;&lt;number&gt;24&lt;/number&gt;&lt;dates&gt;&lt;year&gt;2021&lt;/year&gt;&lt;/dates&gt;&lt;isbn&gt;1422-0067&lt;/isbn&gt;&lt;urls&gt;&lt;/urls&gt;&lt;/record&gt;&lt;/Cite&gt;&lt;/EndNote&gt;</w:instrText>
      </w:r>
      <w:r w:rsidR="00E221F2"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[26]</w:t>
      </w:r>
      <w:r w:rsidR="00E221F2" w:rsidRPr="0018685F">
        <w:rPr>
          <w:rFonts w:ascii="Times New Roman" w:hAnsi="Times New Roman" w:cs="Times New Roman"/>
          <w:bCs/>
          <w:sz w:val="24"/>
          <w:szCs w:val="24"/>
        </w:rPr>
        <w:fldChar w:fldCharType="end"/>
      </w:r>
      <w:r w:rsidR="00B05DA0" w:rsidRPr="0018685F">
        <w:rPr>
          <w:rFonts w:ascii="Times New Roman" w:hAnsi="Times New Roman" w:cs="Times New Roman"/>
          <w:bCs/>
          <w:sz w:val="24"/>
          <w:szCs w:val="24"/>
        </w:rPr>
        <w:t xml:space="preserve">. </w:t>
      </w:r>
      <w:r w:rsidR="0067214C" w:rsidRPr="0018685F">
        <w:rPr>
          <w:rFonts w:ascii="Times New Roman" w:hAnsi="Times New Roman" w:cs="Times New Roman"/>
          <w:bCs/>
          <w:sz w:val="24"/>
          <w:szCs w:val="24"/>
        </w:rPr>
        <w:t xml:space="preserve">After </w:t>
      </w:r>
      <w:r w:rsidR="00C46429" w:rsidRPr="0018685F">
        <w:rPr>
          <w:rFonts w:ascii="Times New Roman" w:hAnsi="Times New Roman" w:cs="Times New Roman"/>
          <w:bCs/>
          <w:sz w:val="24"/>
          <w:szCs w:val="24"/>
        </w:rPr>
        <w:t xml:space="preserve">the </w:t>
      </w:r>
      <w:r w:rsidR="0067214C" w:rsidRPr="0018685F">
        <w:rPr>
          <w:rFonts w:ascii="Times New Roman" w:hAnsi="Times New Roman" w:cs="Times New Roman"/>
          <w:bCs/>
          <w:sz w:val="24"/>
          <w:szCs w:val="24"/>
        </w:rPr>
        <w:t xml:space="preserve">extraction, </w:t>
      </w:r>
      <w:r w:rsidR="00C46429" w:rsidRPr="0018685F">
        <w:rPr>
          <w:rFonts w:ascii="Times New Roman" w:hAnsi="Times New Roman" w:cs="Times New Roman"/>
          <w:bCs/>
          <w:sz w:val="24"/>
          <w:szCs w:val="24"/>
        </w:rPr>
        <w:t>the mixture was</w:t>
      </w:r>
      <w:r w:rsidR="00B05DA0" w:rsidRPr="0018685F">
        <w:rPr>
          <w:rFonts w:ascii="Times New Roman" w:hAnsi="Times New Roman" w:cs="Times New Roman"/>
          <w:bCs/>
          <w:sz w:val="24"/>
          <w:szCs w:val="24"/>
        </w:rPr>
        <w:t xml:space="preserve"> centrifuged to separate the components, and the acetone was carefully removed. If the acetone appeared turbid after centrifugation, the solvent was discarded and replaced with fresh acetone</w:t>
      </w:r>
      <w:r w:rsidR="00C46429" w:rsidRPr="0018685F">
        <w:rPr>
          <w:rFonts w:ascii="Times New Roman" w:hAnsi="Times New Roman" w:cs="Times New Roman"/>
          <w:bCs/>
          <w:sz w:val="24"/>
          <w:szCs w:val="24"/>
        </w:rPr>
        <w:t xml:space="preserve"> for further extraction.</w:t>
      </w:r>
      <w:r w:rsidR="00B05DA0" w:rsidRPr="0018685F">
        <w:rPr>
          <w:rFonts w:ascii="Times New Roman" w:hAnsi="Times New Roman" w:cs="Times New Roman"/>
          <w:bCs/>
          <w:sz w:val="24"/>
          <w:szCs w:val="24"/>
        </w:rPr>
        <w:t xml:space="preserve"> </w:t>
      </w:r>
      <w:r w:rsidR="00C46429" w:rsidRPr="0018685F">
        <w:rPr>
          <w:rFonts w:ascii="Times New Roman" w:hAnsi="Times New Roman" w:cs="Times New Roman"/>
          <w:bCs/>
          <w:sz w:val="24"/>
          <w:szCs w:val="24"/>
        </w:rPr>
        <w:t>T</w:t>
      </w:r>
      <w:r w:rsidR="00B05DA0" w:rsidRPr="0018685F">
        <w:rPr>
          <w:rFonts w:ascii="Times New Roman" w:hAnsi="Times New Roman" w:cs="Times New Roman"/>
          <w:bCs/>
          <w:sz w:val="24"/>
          <w:szCs w:val="24"/>
        </w:rPr>
        <w:t>h</w:t>
      </w:r>
      <w:r w:rsidR="00C46429" w:rsidRPr="0018685F">
        <w:rPr>
          <w:rFonts w:ascii="Times New Roman" w:hAnsi="Times New Roman" w:cs="Times New Roman"/>
          <w:bCs/>
          <w:sz w:val="24"/>
          <w:szCs w:val="24"/>
        </w:rPr>
        <w:t>e</w:t>
      </w:r>
      <w:r w:rsidR="00B05DA0" w:rsidRPr="0018685F">
        <w:rPr>
          <w:rFonts w:ascii="Times New Roman" w:hAnsi="Times New Roman" w:cs="Times New Roman"/>
          <w:bCs/>
          <w:sz w:val="24"/>
          <w:szCs w:val="24"/>
        </w:rPr>
        <w:t xml:space="preserve"> process</w:t>
      </w:r>
      <w:r w:rsidR="00C46429" w:rsidRPr="0018685F">
        <w:rPr>
          <w:rFonts w:ascii="Times New Roman" w:hAnsi="Times New Roman" w:cs="Times New Roman"/>
          <w:bCs/>
          <w:sz w:val="24"/>
          <w:szCs w:val="24"/>
        </w:rPr>
        <w:t xml:space="preserve"> was repeated</w:t>
      </w:r>
      <w:r w:rsidR="00B05DA0" w:rsidRPr="0018685F">
        <w:rPr>
          <w:rFonts w:ascii="Times New Roman" w:hAnsi="Times New Roman" w:cs="Times New Roman"/>
          <w:bCs/>
          <w:sz w:val="24"/>
          <w:szCs w:val="24"/>
        </w:rPr>
        <w:t xml:space="preserve"> until the solvent became clear. The residual solvent was then allowed to evaporate at room temperature for 12 hours.</w:t>
      </w:r>
      <w:r w:rsidR="00B05DA0" w:rsidRPr="0018685F">
        <w:rPr>
          <w:rFonts w:ascii="Times New Roman" w:hAnsi="Times New Roman" w:cs="Times New Roman"/>
          <w:b/>
          <w:sz w:val="24"/>
          <w:szCs w:val="24"/>
        </w:rPr>
        <w:t xml:space="preserve"> </w:t>
      </w:r>
      <w:r w:rsidR="00B05DA0" w:rsidRPr="0018685F">
        <w:rPr>
          <w:rFonts w:ascii="Times New Roman" w:hAnsi="Times New Roman" w:cs="Times New Roman"/>
          <w:bCs/>
          <w:sz w:val="24"/>
          <w:szCs w:val="24"/>
        </w:rPr>
        <w:t xml:space="preserve">After the fat removal process, the final product was weighed to determine </w:t>
      </w:r>
      <w:r w:rsidR="00C46429"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 xml:space="preserve">protein </w:t>
      </w:r>
      <w:r w:rsidR="00383BFD" w:rsidRPr="0018685F">
        <w:rPr>
          <w:rFonts w:ascii="Times New Roman" w:hAnsi="Times New Roman" w:cs="Times New Roman"/>
          <w:bCs/>
          <w:sz w:val="24"/>
          <w:szCs w:val="24"/>
        </w:rPr>
        <w:t>content</w:t>
      </w:r>
      <w:r w:rsidR="00533EB9" w:rsidRPr="0018685F">
        <w:rPr>
          <w:rFonts w:ascii="Times New Roman" w:hAnsi="Times New Roman" w:cs="Times New Roman"/>
          <w:bCs/>
          <w:sz w:val="24"/>
          <w:szCs w:val="24"/>
        </w:rPr>
        <w:t>, and the fat content was determined by subtracting the protein weight from the dry weight.</w:t>
      </w:r>
    </w:p>
    <w:p w14:paraId="52CA7C3E" w14:textId="77777777" w:rsidR="004034C4" w:rsidRPr="0018685F" w:rsidRDefault="004034C4" w:rsidP="003C5D65">
      <w:pPr>
        <w:spacing w:line="480" w:lineRule="auto"/>
        <w:rPr>
          <w:rFonts w:ascii="Times New Roman" w:hAnsi="Times New Roman" w:cs="Times New Roman"/>
          <w:bCs/>
          <w:color w:val="FF0000"/>
          <w:sz w:val="24"/>
          <w:szCs w:val="24"/>
        </w:rPr>
      </w:pPr>
    </w:p>
    <w:p w14:paraId="091F2946" w14:textId="6D3D4FB3" w:rsidR="004034C4" w:rsidRPr="0018685F" w:rsidRDefault="004034C4" w:rsidP="00EC71A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 feeding experiments</w:t>
      </w:r>
    </w:p>
    <w:p w14:paraId="28C430F8" w14:textId="0D546F1D" w:rsidR="00294919" w:rsidRPr="0018685F" w:rsidRDefault="003317A4" w:rsidP="00294919">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We conducted larval feeding experiments using the remaining dissected carcass tissue from the nutritional composition analysis. We placed </w:t>
      </w:r>
      <w:r w:rsidRPr="0018685F">
        <w:rPr>
          <w:rFonts w:ascii="Times New Roman" w:hAnsi="Times New Roman" w:cs="Times New Roman"/>
          <w:bCs/>
          <w:i/>
          <w:iCs/>
          <w:sz w:val="24"/>
          <w:szCs w:val="24"/>
        </w:rPr>
        <w:t>ca.</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400 mg (401 ± 21</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 xml:space="preserve">mg) </w:t>
      </w:r>
      <w:r w:rsidRPr="0018685F">
        <w:rPr>
          <w:rFonts w:ascii="Times New Roman" w:hAnsi="Times New Roman" w:cs="Times New Roman"/>
          <w:bCs/>
          <w:sz w:val="24"/>
          <w:szCs w:val="24"/>
        </w:rPr>
        <w:t xml:space="preserve">of </w:t>
      </w:r>
      <w:r w:rsidR="00BF5672"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into</w:t>
      </w:r>
      <w:r w:rsidR="00BF5672" w:rsidRPr="0018685F">
        <w:rPr>
          <w:rFonts w:ascii="Times New Roman" w:hAnsi="Times New Roman" w:cs="Times New Roman"/>
          <w:bCs/>
          <w:sz w:val="24"/>
          <w:szCs w:val="24"/>
        </w:rPr>
        <w:t xml:space="preserve"> individual plastic containers filled with </w:t>
      </w:r>
      <w:r w:rsidRPr="0018685F">
        <w:rPr>
          <w:rFonts w:ascii="Times New Roman" w:hAnsi="Times New Roman" w:cs="Times New Roman"/>
          <w:bCs/>
          <w:sz w:val="24"/>
          <w:szCs w:val="24"/>
        </w:rPr>
        <w:t>moist commercial potting mix (soil volume 3.2 × 3.2 × 2.7 cm)</w:t>
      </w:r>
      <w:r w:rsidR="00BF5672" w:rsidRPr="0018685F">
        <w:rPr>
          <w:rFonts w:ascii="Times New Roman" w:hAnsi="Times New Roman" w:cs="Times New Roman"/>
          <w:bCs/>
          <w:sz w:val="24"/>
          <w:szCs w:val="24"/>
        </w:rPr>
        <w:t>. Newly hatched larvae</w:t>
      </w:r>
      <w:r w:rsidR="009C178A" w:rsidRPr="0018685F">
        <w:rPr>
          <w:rFonts w:ascii="Times New Roman" w:hAnsi="Times New Roman" w:cs="Times New Roman"/>
          <w:bCs/>
          <w:sz w:val="24"/>
          <w:szCs w:val="24"/>
        </w:rPr>
        <w:t xml:space="preserve"> (five days after female oviposition)</w:t>
      </w:r>
      <w:r w:rsidR="00BF5672" w:rsidRPr="0018685F">
        <w:rPr>
          <w:rFonts w:ascii="Times New Roman" w:hAnsi="Times New Roman" w:cs="Times New Roman"/>
          <w:bCs/>
          <w:sz w:val="24"/>
          <w:szCs w:val="24"/>
        </w:rPr>
        <w:t xml:space="preserve"> were obtained from pairs of breeding beetles (25 families) from the </w:t>
      </w:r>
      <w:r w:rsidR="009C178A" w:rsidRPr="0018685F">
        <w:rPr>
          <w:rFonts w:ascii="Times New Roman" w:hAnsi="Times New Roman" w:cs="Times New Roman"/>
          <w:bCs/>
          <w:sz w:val="24"/>
          <w:szCs w:val="24"/>
        </w:rPr>
        <w:t>lab colony</w:t>
      </w:r>
      <w:r w:rsidR="00BF5672" w:rsidRPr="0018685F">
        <w:rPr>
          <w:rFonts w:ascii="Times New Roman" w:hAnsi="Times New Roman" w:cs="Times New Roman"/>
          <w:bCs/>
          <w:sz w:val="24"/>
          <w:szCs w:val="24"/>
        </w:rPr>
        <w:t xml:space="preserve"> and </w:t>
      </w:r>
      <w:r w:rsidR="00D257A9" w:rsidRPr="0018685F">
        <w:rPr>
          <w:rFonts w:ascii="Times New Roman" w:hAnsi="Times New Roman" w:cs="Times New Roman"/>
          <w:bCs/>
          <w:sz w:val="24"/>
          <w:szCs w:val="24"/>
        </w:rPr>
        <w:t xml:space="preserve">one larva was </w:t>
      </w:r>
      <w:r w:rsidR="00BF5672" w:rsidRPr="0018685F">
        <w:rPr>
          <w:rFonts w:ascii="Times New Roman" w:hAnsi="Times New Roman" w:cs="Times New Roman"/>
          <w:bCs/>
          <w:sz w:val="24"/>
          <w:szCs w:val="24"/>
        </w:rPr>
        <w:t xml:space="preserve">introduced to </w:t>
      </w:r>
      <w:r w:rsidR="00D257A9" w:rsidRPr="0018685F">
        <w:rPr>
          <w:rFonts w:ascii="Times New Roman" w:hAnsi="Times New Roman" w:cs="Times New Roman"/>
          <w:bCs/>
          <w:sz w:val="24"/>
          <w:szCs w:val="24"/>
        </w:rPr>
        <w:t>each</w:t>
      </w:r>
      <w:r w:rsidR="00BF5672" w:rsidRPr="0018685F">
        <w:rPr>
          <w:rFonts w:ascii="Times New Roman" w:hAnsi="Times New Roman" w:cs="Times New Roman"/>
          <w:bCs/>
          <w:sz w:val="24"/>
          <w:szCs w:val="24"/>
        </w:rPr>
        <w:t xml:space="preserve"> </w:t>
      </w:r>
      <w:r w:rsidR="009C178A" w:rsidRPr="0018685F">
        <w:rPr>
          <w:rFonts w:ascii="Times New Roman" w:hAnsi="Times New Roman" w:cs="Times New Roman"/>
          <w:bCs/>
          <w:sz w:val="24"/>
          <w:szCs w:val="24"/>
        </w:rPr>
        <w:t>container</w:t>
      </w:r>
      <w:r w:rsidR="00BF5672" w:rsidRPr="0018685F">
        <w:rPr>
          <w:rFonts w:ascii="Times New Roman" w:hAnsi="Times New Roman" w:cs="Times New Roman"/>
          <w:bCs/>
          <w:sz w:val="24"/>
          <w:szCs w:val="24"/>
        </w:rPr>
        <w:t xml:space="preserve"> (</w:t>
      </w:r>
      <w:r w:rsidR="00BF5672" w:rsidRPr="0018685F">
        <w:rPr>
          <w:rFonts w:ascii="Times New Roman" w:hAnsi="Times New Roman" w:cs="Times New Roman"/>
          <w:bCs/>
          <w:i/>
          <w:iCs/>
          <w:sz w:val="24"/>
          <w:szCs w:val="24"/>
        </w:rPr>
        <w:t>n</w:t>
      </w:r>
      <w:r w:rsidR="00BF5672" w:rsidRPr="0018685F">
        <w:rPr>
          <w:rFonts w:ascii="Times New Roman" w:hAnsi="Times New Roman" w:cs="Times New Roman"/>
          <w:bCs/>
          <w:sz w:val="24"/>
          <w:szCs w:val="24"/>
        </w:rPr>
        <w:t xml:space="preserve"> = 188). After five days of feeding, </w:t>
      </w:r>
      <w:r w:rsidR="00D257A9" w:rsidRPr="0018685F">
        <w:rPr>
          <w:rFonts w:ascii="Times New Roman" w:hAnsi="Times New Roman" w:cs="Times New Roman"/>
          <w:bCs/>
          <w:sz w:val="24"/>
          <w:szCs w:val="24"/>
        </w:rPr>
        <w:t xml:space="preserve">the </w:t>
      </w:r>
      <w:r w:rsidR="00CB5CDB" w:rsidRPr="0018685F">
        <w:rPr>
          <w:rFonts w:ascii="Times New Roman" w:hAnsi="Times New Roman" w:cs="Times New Roman"/>
          <w:bCs/>
          <w:sz w:val="24"/>
          <w:szCs w:val="24"/>
        </w:rPr>
        <w:t xml:space="preserve">larval mass at dispersal was recorded and larval growth was measured as the larval weight gain during the </w:t>
      </w:r>
      <w:r w:rsidR="00C7250C" w:rsidRPr="0018685F">
        <w:rPr>
          <w:rFonts w:ascii="Times New Roman" w:hAnsi="Times New Roman" w:cs="Times New Roman"/>
          <w:bCs/>
          <w:sz w:val="24"/>
          <w:szCs w:val="24"/>
        </w:rPr>
        <w:t xml:space="preserve">experimental </w:t>
      </w:r>
      <w:r w:rsidR="00CB5CDB" w:rsidRPr="0018685F">
        <w:rPr>
          <w:rFonts w:ascii="Times New Roman" w:hAnsi="Times New Roman" w:cs="Times New Roman"/>
          <w:bCs/>
          <w:sz w:val="24"/>
          <w:szCs w:val="24"/>
        </w:rPr>
        <w:t>period</w:t>
      </w:r>
      <w:r w:rsidR="00BF5672" w:rsidRPr="0018685F">
        <w:rPr>
          <w:rFonts w:ascii="Times New Roman" w:hAnsi="Times New Roman" w:cs="Times New Roman"/>
          <w:bCs/>
          <w:sz w:val="24"/>
          <w:szCs w:val="24"/>
        </w:rPr>
        <w:t>.</w:t>
      </w:r>
    </w:p>
    <w:p w14:paraId="162438F4" w14:textId="77777777" w:rsidR="009E4266" w:rsidRDefault="009E4266" w:rsidP="00294919">
      <w:pPr>
        <w:spacing w:line="480" w:lineRule="auto"/>
        <w:rPr>
          <w:rFonts w:ascii="Times New Roman" w:hAnsi="Times New Roman" w:cs="Times New Roman"/>
          <w:bCs/>
          <w:color w:val="FF0000"/>
          <w:sz w:val="24"/>
          <w:szCs w:val="24"/>
        </w:rPr>
      </w:pPr>
    </w:p>
    <w:p w14:paraId="2300AC00" w14:textId="4889BAEA" w:rsidR="00E54A9D" w:rsidRDefault="008B78FC" w:rsidP="00E54A9D">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Data analyses</w:t>
      </w:r>
    </w:p>
    <w:p w14:paraId="02695F45" w14:textId="7B077FA0" w:rsidR="00E54A9D" w:rsidRPr="0018685F" w:rsidRDefault="00E54A9D" w:rsidP="00E54A9D">
      <w:pPr>
        <w:pStyle w:val="ListParagraph"/>
        <w:numPr>
          <w:ilvl w:val="0"/>
          <w:numId w:val="38"/>
        </w:numPr>
        <w:spacing w:line="480" w:lineRule="auto"/>
        <w:ind w:left="360"/>
        <w:jc w:val="left"/>
        <w:rPr>
          <w:rFonts w:ascii="Times New Roman" w:hAnsi="Times New Roman" w:cs="Times New Roman"/>
          <w:bCs/>
          <w:sz w:val="24"/>
          <w:szCs w:val="24"/>
        </w:rPr>
      </w:pPr>
      <w:r w:rsidRPr="0018685F">
        <w:rPr>
          <w:rFonts w:ascii="Times New Roman" w:hAnsi="Times New Roman" w:cs="Times New Roman"/>
          <w:bCs/>
          <w:sz w:val="24"/>
          <w:szCs w:val="24"/>
        </w:rPr>
        <w:t>Breeding outcomes and carcass use efficiency</w:t>
      </w:r>
    </w:p>
    <w:p w14:paraId="0776483E" w14:textId="482DE03F" w:rsidR="00CD0249" w:rsidRPr="0018685F" w:rsidRDefault="00DF2E46" w:rsidP="00430453">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 xml:space="preserve">To examine </w:t>
      </w:r>
      <w:r w:rsidR="007C7FD2" w:rsidRPr="0018685F">
        <w:rPr>
          <w:rFonts w:ascii="Times New Roman" w:hAnsi="Times New Roman" w:cs="Times New Roman"/>
          <w:sz w:val="24"/>
          <w:szCs w:val="24"/>
        </w:rPr>
        <w:t xml:space="preserve">how </w:t>
      </w:r>
      <w:r w:rsidR="00676562" w:rsidRPr="0018685F">
        <w:rPr>
          <w:rFonts w:ascii="Times New Roman" w:hAnsi="Times New Roman" w:cs="Times New Roman"/>
          <w:sz w:val="24"/>
          <w:szCs w:val="24"/>
        </w:rPr>
        <w:t xml:space="preserve">clutch size, </w:t>
      </w:r>
      <w:r w:rsidR="001A181C" w:rsidRPr="0018685F">
        <w:rPr>
          <w:rFonts w:ascii="Times New Roman" w:hAnsi="Times New Roman" w:cs="Times New Roman"/>
          <w:sz w:val="24"/>
          <w:szCs w:val="24"/>
        </w:rPr>
        <w:t>hatching success</w:t>
      </w:r>
      <w:r w:rsidR="0067656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brood size, brood mass,</w:t>
      </w:r>
      <w:r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and carcass use</w:t>
      </w:r>
      <w:r w:rsidR="00676562" w:rsidRPr="0018685F">
        <w:rPr>
          <w:rFonts w:ascii="Times New Roman" w:hAnsi="Times New Roman" w:cs="Times New Roman"/>
          <w:sz w:val="24"/>
          <w:szCs w:val="24"/>
        </w:rPr>
        <w:t xml:space="preserve"> </w:t>
      </w:r>
      <w:r w:rsidR="002017D3" w:rsidRPr="0018685F">
        <w:rPr>
          <w:rFonts w:ascii="Times New Roman" w:hAnsi="Times New Roman" w:cs="Times New Roman"/>
          <w:sz w:val="24"/>
          <w:szCs w:val="24"/>
        </w:rPr>
        <w:t>efficiency</w:t>
      </w:r>
      <w:r w:rsidR="001A181C"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 xml:space="preserve">varied with carcass </w:t>
      </w:r>
      <w:r w:rsidR="003C4102" w:rsidRPr="0018685F">
        <w:rPr>
          <w:rFonts w:ascii="Times New Roman" w:hAnsi="Times New Roman" w:cs="Times New Roman"/>
          <w:sz w:val="24"/>
          <w:szCs w:val="24"/>
        </w:rPr>
        <w:t>size</w:t>
      </w:r>
      <w:r w:rsidR="007C7FD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 we fit generalized linear mixed effects model</w:t>
      </w:r>
      <w:r w:rsidR="00676562" w:rsidRPr="0018685F">
        <w:rPr>
          <w:rFonts w:ascii="Times New Roman" w:hAnsi="Times New Roman" w:cs="Times New Roman"/>
          <w:sz w:val="24"/>
          <w:szCs w:val="24"/>
        </w:rPr>
        <w:t>s</w:t>
      </w:r>
      <w:r w:rsidRPr="0018685F">
        <w:rPr>
          <w:rFonts w:ascii="Times New Roman" w:hAnsi="Times New Roman" w:cs="Times New Roman"/>
          <w:sz w:val="24"/>
          <w:szCs w:val="24"/>
        </w:rPr>
        <w:t xml:space="preserve"> (GLMM</w:t>
      </w:r>
      <w:r w:rsidR="000C3C9D" w:rsidRPr="0018685F">
        <w:rPr>
          <w:rFonts w:ascii="Times New Roman" w:hAnsi="Times New Roman" w:cs="Times New Roman"/>
          <w:sz w:val="24"/>
          <w:szCs w:val="24"/>
        </w:rPr>
        <w:t>s</w:t>
      </w:r>
      <w:r w:rsidRPr="0018685F">
        <w:rPr>
          <w:rFonts w:ascii="Times New Roman" w:hAnsi="Times New Roman" w:cs="Times New Roman"/>
          <w:sz w:val="24"/>
          <w:szCs w:val="24"/>
        </w:rPr>
        <w:t xml:space="preserve">) with </w:t>
      </w:r>
      <w:r w:rsidR="000C3C9D" w:rsidRPr="0018685F">
        <w:rPr>
          <w:rFonts w:ascii="Times New Roman" w:hAnsi="Times New Roman" w:cs="Times New Roman"/>
          <w:sz w:val="24"/>
          <w:szCs w:val="24"/>
        </w:rPr>
        <w:t>each of the</w:t>
      </w:r>
      <w:r w:rsidR="00676562" w:rsidRPr="0018685F">
        <w:rPr>
          <w:rFonts w:ascii="Times New Roman" w:hAnsi="Times New Roman" w:cs="Times New Roman"/>
          <w:sz w:val="24"/>
          <w:szCs w:val="24"/>
        </w:rPr>
        <w:t xml:space="preserve"> aforementioned </w:t>
      </w:r>
      <w:r w:rsidR="001A181C" w:rsidRPr="0018685F">
        <w:rPr>
          <w:rFonts w:ascii="Times New Roman" w:hAnsi="Times New Roman" w:cs="Times New Roman"/>
          <w:sz w:val="24"/>
          <w:szCs w:val="24"/>
        </w:rPr>
        <w:t xml:space="preserve">breeding </w:t>
      </w:r>
      <w:r w:rsidR="00BC1DDB" w:rsidRPr="0018685F">
        <w:rPr>
          <w:rFonts w:ascii="Times New Roman" w:hAnsi="Times New Roman" w:cs="Times New Roman"/>
          <w:sz w:val="24"/>
          <w:szCs w:val="24"/>
        </w:rPr>
        <w:t>outcomes</w:t>
      </w:r>
      <w:r w:rsidR="00C102EA" w:rsidRPr="0018685F">
        <w:rPr>
          <w:rFonts w:ascii="Times New Roman" w:hAnsi="Times New Roman" w:cs="Times New Roman"/>
          <w:sz w:val="24"/>
          <w:szCs w:val="24"/>
        </w:rPr>
        <w:t xml:space="preserve"> </w:t>
      </w:r>
      <w:r w:rsidRPr="0018685F">
        <w:rPr>
          <w:rFonts w:ascii="Times New Roman" w:hAnsi="Times New Roman" w:cs="Times New Roman"/>
          <w:sz w:val="24"/>
          <w:szCs w:val="24"/>
        </w:rPr>
        <w:t xml:space="preserve">as the response, </w:t>
      </w:r>
      <w:r w:rsidR="000C3C9D" w:rsidRPr="0018685F">
        <w:rPr>
          <w:rFonts w:ascii="Times New Roman" w:hAnsi="Times New Roman" w:cs="Times New Roman"/>
          <w:sz w:val="24"/>
          <w:szCs w:val="24"/>
        </w:rPr>
        <w:t>carcass weight</w:t>
      </w:r>
      <w:r w:rsidR="00984936" w:rsidRPr="0018685F">
        <w:rPr>
          <w:rFonts w:ascii="Times New Roman" w:hAnsi="Times New Roman" w:cs="Times New Roman"/>
          <w:sz w:val="24"/>
          <w:szCs w:val="24"/>
        </w:rPr>
        <w:t xml:space="preserve"> and</w:t>
      </w:r>
      <w:r w:rsidR="000C3C9D" w:rsidRPr="0018685F">
        <w:rPr>
          <w:rFonts w:ascii="Times New Roman" w:hAnsi="Times New Roman" w:cs="Times New Roman"/>
          <w:sz w:val="24"/>
          <w:szCs w:val="24"/>
        </w:rPr>
        <w:t xml:space="preserve"> carcass source</w:t>
      </w:r>
      <w:r w:rsidR="001A181C" w:rsidRPr="0018685F">
        <w:rPr>
          <w:rFonts w:ascii="Times New Roman" w:hAnsi="Times New Roman" w:cs="Times New Roman"/>
          <w:sz w:val="24"/>
          <w:szCs w:val="24"/>
        </w:rPr>
        <w:t xml:space="preserve"> as well as their interaction</w:t>
      </w:r>
      <w:r w:rsidRPr="0018685F">
        <w:rPr>
          <w:rFonts w:ascii="Times New Roman" w:hAnsi="Times New Roman" w:cs="Times New Roman"/>
          <w:sz w:val="24"/>
          <w:szCs w:val="24"/>
        </w:rPr>
        <w:t xml:space="preserve"> as the fixed effects, and </w:t>
      </w:r>
      <w:r w:rsidR="001A181C" w:rsidRPr="0018685F">
        <w:rPr>
          <w:rFonts w:ascii="Times New Roman" w:hAnsi="Times New Roman" w:cs="Times New Roman"/>
          <w:sz w:val="24"/>
          <w:szCs w:val="24"/>
        </w:rPr>
        <w:t xml:space="preserve">lab-wild carcass </w:t>
      </w:r>
      <w:r w:rsidR="000C3C9D" w:rsidRPr="0018685F">
        <w:rPr>
          <w:rFonts w:ascii="Times New Roman" w:hAnsi="Times New Roman" w:cs="Times New Roman"/>
          <w:sz w:val="24"/>
          <w:szCs w:val="24"/>
        </w:rPr>
        <w:t>pair</w:t>
      </w:r>
      <w:r w:rsidRPr="0018685F">
        <w:rPr>
          <w:rFonts w:ascii="Times New Roman" w:hAnsi="Times New Roman" w:cs="Times New Roman"/>
          <w:sz w:val="24"/>
          <w:szCs w:val="24"/>
        </w:rPr>
        <w:t xml:space="preserve"> as the random effect. </w:t>
      </w:r>
      <w:r w:rsidR="00372CB1" w:rsidRPr="0018685F">
        <w:rPr>
          <w:rFonts w:ascii="Times New Roman" w:hAnsi="Times New Roman" w:cs="Times New Roman"/>
          <w:sz w:val="24"/>
          <w:szCs w:val="24"/>
        </w:rPr>
        <w:t>T</w:t>
      </w:r>
      <w:r w:rsidR="00984936" w:rsidRPr="0018685F">
        <w:rPr>
          <w:rFonts w:ascii="Times New Roman" w:hAnsi="Times New Roman" w:cs="Times New Roman"/>
          <w:sz w:val="24"/>
          <w:szCs w:val="24"/>
        </w:rPr>
        <w:t>he pronotum width</w:t>
      </w:r>
      <w:r w:rsidR="00BC1DDB" w:rsidRPr="0018685F">
        <w:rPr>
          <w:rFonts w:ascii="Times New Roman" w:hAnsi="Times New Roman" w:cs="Times New Roman"/>
          <w:sz w:val="24"/>
          <w:szCs w:val="24"/>
        </w:rPr>
        <w:t>s</w:t>
      </w:r>
      <w:r w:rsidR="00984936" w:rsidRPr="0018685F">
        <w:rPr>
          <w:rFonts w:ascii="Times New Roman" w:hAnsi="Times New Roman" w:cs="Times New Roman"/>
          <w:sz w:val="24"/>
          <w:szCs w:val="24"/>
        </w:rPr>
        <w:t xml:space="preserve"> of the parents and parent generation were included as the covariates in the models.</w:t>
      </w:r>
      <w:r w:rsidR="00540010"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 xml:space="preserve">For clutch size and </w:t>
      </w:r>
      <w:r w:rsidR="001A181C" w:rsidRPr="0018685F">
        <w:rPr>
          <w:rFonts w:ascii="Times New Roman" w:hAnsi="Times New Roman" w:cs="Times New Roman"/>
          <w:sz w:val="24"/>
          <w:szCs w:val="24"/>
        </w:rPr>
        <w:t>brood size</w:t>
      </w:r>
      <w:r w:rsidR="00372CB1" w:rsidRPr="0018685F">
        <w:rPr>
          <w:rFonts w:ascii="Times New Roman" w:hAnsi="Times New Roman" w:cs="Times New Roman"/>
          <w:sz w:val="24"/>
          <w:szCs w:val="24"/>
        </w:rPr>
        <w:t>, w</w:t>
      </w:r>
      <w:r w:rsidRPr="0018685F">
        <w:rPr>
          <w:rFonts w:ascii="Times New Roman" w:hAnsi="Times New Roman" w:cs="Times New Roman"/>
          <w:sz w:val="24"/>
          <w:szCs w:val="24"/>
        </w:rPr>
        <w:t>e use</w:t>
      </w:r>
      <w:r w:rsidR="00372CB1" w:rsidRPr="0018685F">
        <w:rPr>
          <w:rFonts w:ascii="Times New Roman" w:hAnsi="Times New Roman" w:cs="Times New Roman"/>
          <w:sz w:val="24"/>
          <w:szCs w:val="24"/>
        </w:rPr>
        <w:t>d</w:t>
      </w:r>
      <w:r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a</w:t>
      </w:r>
      <w:r w:rsidR="005E3FAE"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negative binomial error</w:t>
      </w:r>
      <w:r w:rsidRPr="0018685F">
        <w:rPr>
          <w:rFonts w:ascii="Times New Roman" w:hAnsi="Times New Roman" w:cs="Times New Roman"/>
          <w:sz w:val="24"/>
          <w:szCs w:val="24"/>
        </w:rPr>
        <w:t xml:space="preserve"> distribution with a</w:t>
      </w:r>
      <w:r w:rsidR="00372CB1" w:rsidRPr="0018685F">
        <w:rPr>
          <w:rFonts w:ascii="Times New Roman" w:hAnsi="Times New Roman" w:cs="Times New Roman"/>
          <w:sz w:val="24"/>
          <w:szCs w:val="24"/>
        </w:rPr>
        <w:t xml:space="preserve"> log</w:t>
      </w:r>
      <w:r w:rsidRPr="0018685F">
        <w:rPr>
          <w:rFonts w:ascii="Times New Roman" w:hAnsi="Times New Roman" w:cs="Times New Roman"/>
          <w:sz w:val="24"/>
          <w:szCs w:val="24"/>
        </w:rPr>
        <w:t xml:space="preserve"> link function</w:t>
      </w:r>
      <w:r w:rsidR="00372CB1" w:rsidRPr="0018685F">
        <w:rPr>
          <w:rFonts w:ascii="Times New Roman" w:hAnsi="Times New Roman" w:cs="Times New Roman"/>
          <w:sz w:val="24"/>
          <w:szCs w:val="24"/>
        </w:rPr>
        <w:t xml:space="preserve"> </w:t>
      </w:r>
      <w:r w:rsidR="005729C0" w:rsidRPr="0018685F">
        <w:rPr>
          <w:rFonts w:ascii="Times New Roman" w:hAnsi="Times New Roman" w:cs="Times New Roman"/>
          <w:sz w:val="24"/>
          <w:szCs w:val="24"/>
        </w:rPr>
        <w:t xml:space="preserve">for model fitting </w:t>
      </w:r>
      <w:r w:rsidR="00372CB1" w:rsidRPr="0018685F">
        <w:rPr>
          <w:rFonts w:ascii="Times New Roman" w:hAnsi="Times New Roman" w:cs="Times New Roman"/>
          <w:sz w:val="24"/>
          <w:szCs w:val="24"/>
        </w:rPr>
        <w:t xml:space="preserve">to account for data overdispersion; </w:t>
      </w:r>
      <w:r w:rsidR="005E3FAE" w:rsidRPr="0018685F">
        <w:rPr>
          <w:rFonts w:ascii="Times New Roman" w:hAnsi="Times New Roman" w:cs="Times New Roman"/>
          <w:sz w:val="24"/>
          <w:szCs w:val="24"/>
        </w:rPr>
        <w:t xml:space="preserve">for hatching success, we used a binomial error distribution with a logit link function; </w:t>
      </w:r>
      <w:r w:rsidR="00372CB1" w:rsidRPr="0018685F">
        <w:rPr>
          <w:rFonts w:ascii="Times New Roman" w:hAnsi="Times New Roman" w:cs="Times New Roman"/>
          <w:sz w:val="24"/>
          <w:szCs w:val="24"/>
        </w:rPr>
        <w:t>for</w:t>
      </w:r>
      <w:r w:rsidR="005E3FAE" w:rsidRPr="0018685F">
        <w:rPr>
          <w:rFonts w:ascii="Times New Roman" w:hAnsi="Times New Roman" w:cs="Times New Roman"/>
          <w:sz w:val="24"/>
          <w:szCs w:val="24"/>
        </w:rPr>
        <w:t xml:space="preserve"> brood mass</w:t>
      </w:r>
      <w:r w:rsidR="00372CB1" w:rsidRPr="0018685F">
        <w:rPr>
          <w:rFonts w:ascii="Times New Roman" w:hAnsi="Times New Roman" w:cs="Times New Roman"/>
          <w:sz w:val="24"/>
          <w:szCs w:val="24"/>
        </w:rPr>
        <w:t xml:space="preserve">, we used a Gaussian error distribution; for </w:t>
      </w:r>
      <w:r w:rsidR="005E3FAE" w:rsidRPr="0018685F">
        <w:rPr>
          <w:rFonts w:ascii="Times New Roman" w:hAnsi="Times New Roman" w:cs="Times New Roman"/>
          <w:sz w:val="24"/>
          <w:szCs w:val="24"/>
        </w:rPr>
        <w:t>carcass use efficiency</w:t>
      </w:r>
      <w:r w:rsidR="00372CB1" w:rsidRPr="0018685F">
        <w:rPr>
          <w:rFonts w:ascii="Times New Roman" w:hAnsi="Times New Roman" w:cs="Times New Roman"/>
          <w:sz w:val="24"/>
          <w:szCs w:val="24"/>
        </w:rPr>
        <w:t>, we used a beta error distribution with a logit link function</w:t>
      </w:r>
      <w:r w:rsidR="00540010"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w:t>
      </w:r>
      <w:r w:rsidR="00D047A0" w:rsidRPr="0018685F">
        <w:rPr>
          <w:rFonts w:ascii="Times New Roman" w:hAnsi="Times New Roman" w:cs="Times New Roman"/>
          <w:sz w:val="24"/>
          <w:szCs w:val="24"/>
        </w:rPr>
        <w:t>Because clutch size and brood size contained many zero values, we additionally included a zero inflation structure in the model</w:t>
      </w:r>
      <w:r w:rsidR="00BC1DDB" w:rsidRPr="0018685F">
        <w:rPr>
          <w:rFonts w:ascii="Times New Roman" w:hAnsi="Times New Roman" w:cs="Times New Roman"/>
          <w:sz w:val="24"/>
          <w:szCs w:val="24"/>
        </w:rPr>
        <w:t>s</w:t>
      </w:r>
      <w:r w:rsidR="00D047A0"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We</w:t>
      </w:r>
      <w:r w:rsidR="002C457A" w:rsidRPr="0018685F">
        <w:rPr>
          <w:rFonts w:ascii="Times New Roman" w:hAnsi="Times New Roman" w:cs="Times New Roman"/>
          <w:sz w:val="24"/>
          <w:szCs w:val="24"/>
        </w:rPr>
        <w:t xml:space="preserve"> determine</w:t>
      </w:r>
      <w:r w:rsidR="0071469B" w:rsidRPr="0018685F">
        <w:rPr>
          <w:rFonts w:ascii="Times New Roman" w:hAnsi="Times New Roman" w:cs="Times New Roman"/>
          <w:sz w:val="24"/>
          <w:szCs w:val="24"/>
        </w:rPr>
        <w:t>d</w:t>
      </w:r>
      <w:r w:rsidR="002C457A" w:rsidRPr="0018685F">
        <w:rPr>
          <w:rFonts w:ascii="Times New Roman" w:hAnsi="Times New Roman" w:cs="Times New Roman"/>
          <w:sz w:val="24"/>
          <w:szCs w:val="24"/>
        </w:rPr>
        <w:t xml:space="preserve"> whether </w:t>
      </w:r>
      <w:r w:rsidR="00615FE5" w:rsidRPr="0018685F">
        <w:rPr>
          <w:rFonts w:ascii="Times New Roman" w:hAnsi="Times New Roman" w:cs="Times New Roman"/>
          <w:sz w:val="24"/>
          <w:szCs w:val="24"/>
        </w:rPr>
        <w:t xml:space="preserve">a </w:t>
      </w:r>
      <w:r w:rsidR="002C457A" w:rsidRPr="0018685F">
        <w:rPr>
          <w:rFonts w:ascii="Times New Roman" w:hAnsi="Times New Roman" w:cs="Times New Roman"/>
          <w:sz w:val="24"/>
          <w:szCs w:val="24"/>
        </w:rPr>
        <w:t xml:space="preserve">quadratic </w:t>
      </w:r>
      <w:r w:rsidR="0093547B" w:rsidRPr="0018685F">
        <w:rPr>
          <w:rFonts w:ascii="Times New Roman" w:hAnsi="Times New Roman" w:cs="Times New Roman"/>
          <w:sz w:val="24"/>
          <w:szCs w:val="24"/>
        </w:rPr>
        <w:t>curve</w:t>
      </w:r>
      <w:r w:rsidR="00615FE5" w:rsidRPr="0018685F">
        <w:rPr>
          <w:rFonts w:ascii="Times New Roman" w:hAnsi="Times New Roman" w:cs="Times New Roman"/>
          <w:sz w:val="24"/>
          <w:szCs w:val="24"/>
        </w:rPr>
        <w:t xml:space="preserve"> </w:t>
      </w:r>
      <w:r w:rsidR="0093547B" w:rsidRPr="0018685F">
        <w:rPr>
          <w:rFonts w:ascii="Times New Roman" w:hAnsi="Times New Roman" w:cs="Times New Roman"/>
          <w:sz w:val="24"/>
          <w:szCs w:val="24"/>
        </w:rPr>
        <w:t>better described the relationship</w:t>
      </w:r>
      <w:r w:rsidR="002C457A" w:rsidRPr="0018685F">
        <w:rPr>
          <w:rFonts w:ascii="Times New Roman" w:hAnsi="Times New Roman" w:cs="Times New Roman"/>
          <w:sz w:val="24"/>
          <w:szCs w:val="24"/>
        </w:rPr>
        <w:t xml:space="preserve"> between </w:t>
      </w:r>
      <w:r w:rsidR="00615FE5" w:rsidRPr="0018685F">
        <w:rPr>
          <w:rFonts w:ascii="Times New Roman" w:hAnsi="Times New Roman" w:cs="Times New Roman"/>
          <w:sz w:val="24"/>
          <w:szCs w:val="24"/>
        </w:rPr>
        <w:t xml:space="preserve">each </w:t>
      </w:r>
      <w:r w:rsidR="002C457A" w:rsidRPr="0018685F">
        <w:rPr>
          <w:rFonts w:ascii="Times New Roman" w:hAnsi="Times New Roman" w:cs="Times New Roman"/>
          <w:sz w:val="24"/>
          <w:szCs w:val="24"/>
        </w:rPr>
        <w:t>response and carcass weight</w:t>
      </w:r>
      <w:r w:rsidR="0071469B" w:rsidRPr="0018685F">
        <w:rPr>
          <w:rFonts w:ascii="Times New Roman" w:hAnsi="Times New Roman" w:cs="Times New Roman"/>
          <w:sz w:val="24"/>
          <w:szCs w:val="24"/>
        </w:rPr>
        <w:t xml:space="preserve"> by</w:t>
      </w:r>
      <w:r w:rsidR="002C457A"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compar</w:t>
      </w:r>
      <w:r w:rsidR="0071469B" w:rsidRPr="0018685F">
        <w:rPr>
          <w:rFonts w:ascii="Times New Roman" w:hAnsi="Times New Roman" w:cs="Times New Roman"/>
          <w:sz w:val="24"/>
          <w:szCs w:val="24"/>
        </w:rPr>
        <w:t>ing</w:t>
      </w:r>
      <w:r w:rsidR="00372CB1"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w:t>
      </w:r>
      <w:r w:rsidR="0093547B" w:rsidRPr="0018685F">
        <w:rPr>
          <w:rFonts w:ascii="Times New Roman" w:hAnsi="Times New Roman" w:cs="Times New Roman"/>
          <w:sz w:val="24"/>
          <w:szCs w:val="24"/>
        </w:rPr>
        <w:t>GLMMs</w:t>
      </w:r>
      <w:r w:rsidR="00372CB1" w:rsidRPr="0018685F">
        <w:rPr>
          <w:rFonts w:ascii="Times New Roman" w:hAnsi="Times New Roman" w:cs="Times New Roman"/>
          <w:sz w:val="24"/>
          <w:szCs w:val="24"/>
        </w:rPr>
        <w:t xml:space="preserve"> </w:t>
      </w:r>
      <w:r w:rsidR="005C4281" w:rsidRPr="0018685F">
        <w:rPr>
          <w:rFonts w:ascii="Times New Roman" w:hAnsi="Times New Roman" w:cs="Times New Roman"/>
          <w:sz w:val="24"/>
          <w:szCs w:val="24"/>
        </w:rPr>
        <w:t xml:space="preserve">fitted </w:t>
      </w:r>
      <w:r w:rsidR="00591BCB" w:rsidRPr="0018685F">
        <w:rPr>
          <w:rFonts w:ascii="Times New Roman" w:hAnsi="Times New Roman" w:cs="Times New Roman"/>
          <w:sz w:val="24"/>
          <w:szCs w:val="24"/>
        </w:rPr>
        <w:t xml:space="preserve">with </w:t>
      </w:r>
      <w:r w:rsidR="005C4281" w:rsidRPr="0018685F">
        <w:rPr>
          <w:rFonts w:ascii="Times New Roman" w:hAnsi="Times New Roman" w:cs="Times New Roman"/>
          <w:sz w:val="24"/>
          <w:szCs w:val="24"/>
        </w:rPr>
        <w:t>and</w:t>
      </w:r>
      <w:r w:rsidR="00591BCB" w:rsidRPr="0018685F">
        <w:rPr>
          <w:rFonts w:ascii="Times New Roman" w:hAnsi="Times New Roman" w:cs="Times New Roman"/>
          <w:sz w:val="24"/>
          <w:szCs w:val="24"/>
        </w:rPr>
        <w:t xml:space="preserve"> without </w:t>
      </w:r>
      <w:r w:rsidR="0071469B" w:rsidRPr="0018685F">
        <w:rPr>
          <w:rFonts w:ascii="Times New Roman" w:hAnsi="Times New Roman" w:cs="Times New Roman"/>
          <w:sz w:val="24"/>
          <w:szCs w:val="24"/>
        </w:rPr>
        <w:t>a</w:t>
      </w:r>
      <w:r w:rsidR="00591BCB" w:rsidRPr="0018685F">
        <w:rPr>
          <w:rFonts w:ascii="Times New Roman" w:hAnsi="Times New Roman" w:cs="Times New Roman"/>
          <w:sz w:val="24"/>
          <w:szCs w:val="24"/>
        </w:rPr>
        <w:t xml:space="preserve"> quadratic term for carcass weight </w:t>
      </w:r>
      <w:r w:rsidR="0071469B" w:rsidRPr="0018685F">
        <w:rPr>
          <w:rFonts w:ascii="Times New Roman" w:hAnsi="Times New Roman" w:cs="Times New Roman"/>
          <w:sz w:val="24"/>
          <w:szCs w:val="24"/>
        </w:rPr>
        <w:t>via</w:t>
      </w:r>
      <w:r w:rsidR="00372CB1" w:rsidRPr="0018685F">
        <w:rPr>
          <w:rFonts w:ascii="Times New Roman" w:hAnsi="Times New Roman" w:cs="Times New Roman"/>
          <w:sz w:val="24"/>
          <w:szCs w:val="24"/>
        </w:rPr>
        <w:t xml:space="preserve"> the likelihood ratio test</w:t>
      </w:r>
      <w:r w:rsidR="0071469B" w:rsidRPr="0018685F">
        <w:rPr>
          <w:rFonts w:ascii="Times New Roman" w:hAnsi="Times New Roman" w:cs="Times New Roman"/>
          <w:sz w:val="24"/>
          <w:szCs w:val="24"/>
        </w:rPr>
        <w:t xml:space="preserve">. </w:t>
      </w:r>
      <w:r w:rsidR="00D8300D" w:rsidRPr="0018685F">
        <w:rPr>
          <w:rFonts w:ascii="Times New Roman" w:hAnsi="Times New Roman" w:cs="Times New Roman"/>
          <w:sz w:val="24"/>
          <w:szCs w:val="24"/>
        </w:rPr>
        <w:t>R</w:t>
      </w:r>
      <w:r w:rsidR="00615FE5" w:rsidRPr="0018685F">
        <w:rPr>
          <w:rFonts w:ascii="Times New Roman" w:hAnsi="Times New Roman" w:cs="Times New Roman"/>
          <w:sz w:val="24"/>
          <w:szCs w:val="24"/>
        </w:rPr>
        <w:t>esults from the</w:t>
      </w:r>
      <w:r w:rsidR="002C457A" w:rsidRPr="0018685F">
        <w:rPr>
          <w:rFonts w:ascii="Times New Roman" w:hAnsi="Times New Roman" w:cs="Times New Roman"/>
          <w:sz w:val="24"/>
          <w:szCs w:val="24"/>
        </w:rPr>
        <w:t xml:space="preserve"> quadratic model </w:t>
      </w:r>
      <w:r w:rsidR="0071469B" w:rsidRPr="0018685F">
        <w:rPr>
          <w:rFonts w:ascii="Times New Roman" w:hAnsi="Times New Roman" w:cs="Times New Roman"/>
          <w:sz w:val="24"/>
          <w:szCs w:val="24"/>
        </w:rPr>
        <w:t xml:space="preserve">were reported </w:t>
      </w:r>
      <w:r w:rsidR="002C457A" w:rsidRPr="0018685F">
        <w:rPr>
          <w:rFonts w:ascii="Times New Roman" w:hAnsi="Times New Roman" w:cs="Times New Roman"/>
          <w:sz w:val="24"/>
          <w:szCs w:val="24"/>
        </w:rPr>
        <w:t>if</w:t>
      </w:r>
      <w:r w:rsidR="00615FE5"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test </w:t>
      </w:r>
      <w:r w:rsidR="00615FE5" w:rsidRPr="0018685F">
        <w:rPr>
          <w:rFonts w:ascii="Times New Roman" w:hAnsi="Times New Roman" w:cs="Times New Roman"/>
          <w:sz w:val="24"/>
          <w:szCs w:val="24"/>
        </w:rPr>
        <w:t>was</w:t>
      </w:r>
      <w:r w:rsidR="002C457A" w:rsidRPr="0018685F">
        <w:rPr>
          <w:rFonts w:ascii="Times New Roman" w:hAnsi="Times New Roman" w:cs="Times New Roman"/>
          <w:sz w:val="24"/>
          <w:szCs w:val="24"/>
        </w:rPr>
        <w:t xml:space="preserve"> significant</w:t>
      </w:r>
      <w:r w:rsidR="0071469B" w:rsidRPr="0018685F">
        <w:rPr>
          <w:rFonts w:ascii="Times New Roman" w:hAnsi="Times New Roman" w:cs="Times New Roman"/>
          <w:sz w:val="24"/>
          <w:szCs w:val="24"/>
        </w:rPr>
        <w:t xml:space="preserve"> (</w:t>
      </w:r>
      <w:r w:rsidR="0071469B" w:rsidRPr="0018685F">
        <w:rPr>
          <w:rFonts w:ascii="Times New Roman" w:hAnsi="Times New Roman" w:cs="Times New Roman"/>
          <w:i/>
          <w:iCs/>
          <w:sz w:val="24"/>
          <w:szCs w:val="24"/>
        </w:rPr>
        <w:t>α</w:t>
      </w:r>
      <w:r w:rsidR="0071469B" w:rsidRPr="0018685F">
        <w:rPr>
          <w:rFonts w:ascii="Times New Roman" w:hAnsi="Times New Roman" w:cs="Times New Roman"/>
          <w:sz w:val="24"/>
          <w:szCs w:val="24"/>
        </w:rPr>
        <w:t xml:space="preserve"> = 0.05)</w:t>
      </w:r>
      <w:r w:rsidR="002C457A" w:rsidRPr="0018685F">
        <w:rPr>
          <w:rFonts w:ascii="Times New Roman" w:hAnsi="Times New Roman" w:cs="Times New Roman"/>
          <w:sz w:val="24"/>
          <w:szCs w:val="24"/>
        </w:rPr>
        <w:t>.</w:t>
      </w:r>
    </w:p>
    <w:p w14:paraId="7F8D0D8E" w14:textId="4A29142F" w:rsidR="00DE4E9C" w:rsidRPr="0018685F" w:rsidRDefault="009406D1" w:rsidP="009406D1">
      <w:pPr>
        <w:spacing w:line="480" w:lineRule="auto"/>
        <w:rPr>
          <w:rFonts w:ascii="Times New Roman" w:hAnsi="Times New Roman" w:cs="Times New Roman"/>
          <w:sz w:val="24"/>
          <w:szCs w:val="24"/>
        </w:rPr>
      </w:pPr>
      <w:r w:rsidRPr="0018685F">
        <w:rPr>
          <w:rFonts w:ascii="Times New Roman" w:hAnsi="Times New Roman" w:cs="Times New Roman"/>
          <w:color w:val="0070C0"/>
          <w:sz w:val="24"/>
          <w:szCs w:val="24"/>
        </w:rPr>
        <w:tab/>
      </w:r>
      <w:r w:rsidRPr="0018685F">
        <w:rPr>
          <w:rFonts w:ascii="Times New Roman" w:hAnsi="Times New Roman" w:cs="Times New Roman"/>
          <w:sz w:val="24"/>
          <w:szCs w:val="24"/>
        </w:rPr>
        <w:t xml:space="preserve">To compare </w:t>
      </w:r>
      <w:r w:rsidR="00DE4E9C" w:rsidRPr="0018685F">
        <w:rPr>
          <w:rFonts w:ascii="Times New Roman" w:hAnsi="Times New Roman" w:cs="Times New Roman"/>
          <w:sz w:val="24"/>
          <w:szCs w:val="24"/>
        </w:rPr>
        <w:t>the brood size, brood mass, average larval mass, and carcass use efficiency</w:t>
      </w:r>
      <w:r w:rsidRPr="0018685F">
        <w:rPr>
          <w:rFonts w:ascii="Times New Roman" w:hAnsi="Times New Roman" w:cs="Times New Roman"/>
          <w:sz w:val="24"/>
          <w:szCs w:val="24"/>
        </w:rPr>
        <w:t xml:space="preserve"> on wild mammal, bird, and reptile carcasses, we</w:t>
      </w:r>
      <w:r w:rsidR="00B9531E" w:rsidRPr="0018685F">
        <w:rPr>
          <w:rFonts w:ascii="Times New Roman" w:hAnsi="Times New Roman" w:cs="Times New Roman"/>
          <w:sz w:val="24"/>
          <w:szCs w:val="24"/>
        </w:rPr>
        <w:t xml:space="preserve"> fit generalized linear models (GLMs) with each of the aforementioned breeding outcomes as the response and </w:t>
      </w:r>
      <w:r w:rsidR="003C4102" w:rsidRPr="0018685F">
        <w:rPr>
          <w:rFonts w:ascii="Times New Roman" w:hAnsi="Times New Roman" w:cs="Times New Roman"/>
          <w:sz w:val="24"/>
          <w:szCs w:val="24"/>
        </w:rPr>
        <w:t xml:space="preserve">wild </w:t>
      </w:r>
      <w:r w:rsidR="00B9531E" w:rsidRPr="0018685F">
        <w:rPr>
          <w:rFonts w:ascii="Times New Roman" w:hAnsi="Times New Roman" w:cs="Times New Roman"/>
          <w:sz w:val="24"/>
          <w:szCs w:val="24"/>
        </w:rPr>
        <w:t>carcass tax</w:t>
      </w:r>
      <w:r w:rsidR="003C4102" w:rsidRPr="0018685F">
        <w:rPr>
          <w:rFonts w:ascii="Times New Roman" w:hAnsi="Times New Roman" w:cs="Times New Roman"/>
          <w:sz w:val="24"/>
          <w:szCs w:val="24"/>
        </w:rPr>
        <w:t>on</w:t>
      </w:r>
      <w:r w:rsidR="00B9531E" w:rsidRPr="0018685F">
        <w:rPr>
          <w:rFonts w:ascii="Times New Roman" w:hAnsi="Times New Roman" w:cs="Times New Roman"/>
          <w:sz w:val="24"/>
          <w:szCs w:val="24"/>
        </w:rPr>
        <w:t xml:space="preserve"> as the fixed effect. Carcass weight, pronotum widths of the parents, and parent generation were included as the covariates in the models.</w:t>
      </w:r>
      <w:r w:rsidRPr="0018685F">
        <w:rPr>
          <w:rFonts w:ascii="Times New Roman" w:hAnsi="Times New Roman" w:cs="Times New Roman"/>
          <w:sz w:val="24"/>
          <w:szCs w:val="24"/>
        </w:rPr>
        <w:t xml:space="preserve"> </w:t>
      </w:r>
      <w:r w:rsidR="00E33E79" w:rsidRPr="0018685F">
        <w:rPr>
          <w:rFonts w:ascii="Times New Roman" w:hAnsi="Times New Roman" w:cs="Times New Roman"/>
          <w:sz w:val="24"/>
          <w:szCs w:val="24"/>
        </w:rPr>
        <w:t xml:space="preserve">The error distribution and link function for each of the responses were the same as the GLMMs. </w:t>
      </w:r>
      <w:r w:rsidR="00DE4E9C" w:rsidRPr="0018685F">
        <w:rPr>
          <w:rFonts w:ascii="Times New Roman" w:hAnsi="Times New Roman" w:cs="Times New Roman"/>
          <w:sz w:val="24"/>
          <w:szCs w:val="24"/>
        </w:rPr>
        <w:t>Because the carcass range</w:t>
      </w:r>
      <w:r w:rsidR="0095405A" w:rsidRPr="0018685F">
        <w:rPr>
          <w:rFonts w:ascii="Times New Roman" w:hAnsi="Times New Roman" w:cs="Times New Roman"/>
          <w:sz w:val="24"/>
          <w:szCs w:val="24"/>
        </w:rPr>
        <w:t xml:space="preserve"> was considerably smaller for reptiles (</w:t>
      </w:r>
      <w:r w:rsidR="00AA6384" w:rsidRPr="0018685F">
        <w:rPr>
          <w:rFonts w:ascii="Times New Roman" w:hAnsi="Times New Roman" w:cs="Times New Roman"/>
          <w:sz w:val="24"/>
          <w:szCs w:val="24"/>
        </w:rPr>
        <w:t>1.6–64.4 g</w:t>
      </w:r>
      <w:r w:rsidR="0095405A" w:rsidRPr="0018685F">
        <w:rPr>
          <w:rFonts w:ascii="Times New Roman" w:hAnsi="Times New Roman" w:cs="Times New Roman"/>
          <w:sz w:val="24"/>
          <w:szCs w:val="24"/>
        </w:rPr>
        <w:t>) than</w:t>
      </w:r>
      <w:r w:rsidR="0084026D" w:rsidRPr="0018685F">
        <w:rPr>
          <w:rFonts w:ascii="Times New Roman" w:hAnsi="Times New Roman" w:cs="Times New Roman"/>
          <w:sz w:val="24"/>
          <w:szCs w:val="24"/>
        </w:rPr>
        <w:t xml:space="preserve"> for</w:t>
      </w:r>
      <w:r w:rsidR="0095405A" w:rsidRPr="0018685F">
        <w:rPr>
          <w:rFonts w:ascii="Times New Roman" w:hAnsi="Times New Roman" w:cs="Times New Roman"/>
          <w:sz w:val="24"/>
          <w:szCs w:val="24"/>
        </w:rPr>
        <w:t xml:space="preserve"> mammals (</w:t>
      </w:r>
      <w:r w:rsidR="00AA6384" w:rsidRPr="0018685F">
        <w:rPr>
          <w:rFonts w:ascii="Times New Roman" w:hAnsi="Times New Roman" w:cs="Times New Roman"/>
          <w:sz w:val="24"/>
          <w:szCs w:val="24"/>
        </w:rPr>
        <w:t>3.8–94.8 g</w:t>
      </w:r>
      <w:r w:rsidR="0095405A" w:rsidRPr="0018685F">
        <w:rPr>
          <w:rFonts w:ascii="Times New Roman" w:hAnsi="Times New Roman" w:cs="Times New Roman"/>
          <w:sz w:val="24"/>
          <w:szCs w:val="24"/>
        </w:rPr>
        <w:t>) and birds (</w:t>
      </w:r>
      <w:r w:rsidR="00AA6384" w:rsidRPr="0018685F">
        <w:rPr>
          <w:rFonts w:ascii="Times New Roman" w:hAnsi="Times New Roman" w:cs="Times New Roman"/>
          <w:sz w:val="24"/>
          <w:szCs w:val="24"/>
        </w:rPr>
        <w:t>3.2–99.5 g</w:t>
      </w:r>
      <w:r w:rsidR="0095405A" w:rsidRPr="0018685F">
        <w:rPr>
          <w:rFonts w:ascii="Times New Roman" w:hAnsi="Times New Roman" w:cs="Times New Roman"/>
          <w:sz w:val="24"/>
          <w:szCs w:val="24"/>
        </w:rPr>
        <w:t>), w</w:t>
      </w:r>
      <w:r w:rsidR="00DE4E9C" w:rsidRPr="0018685F">
        <w:rPr>
          <w:rFonts w:ascii="Times New Roman" w:hAnsi="Times New Roman" w:cs="Times New Roman"/>
          <w:sz w:val="24"/>
          <w:szCs w:val="24"/>
        </w:rPr>
        <w:t>e restricted the carcass weight range to that of reptiles</w:t>
      </w:r>
      <w:r w:rsidR="00AA6384"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w:t>
      </w:r>
      <w:r w:rsidR="00AA6384" w:rsidRPr="0018685F">
        <w:rPr>
          <w:rFonts w:ascii="Times New Roman" w:hAnsi="Times New Roman" w:cs="Times New Roman"/>
          <w:sz w:val="24"/>
          <w:szCs w:val="24"/>
        </w:rPr>
        <w:t xml:space="preserve"> 64.4 g)</w:t>
      </w:r>
      <w:r w:rsidR="00DE4E9C" w:rsidRPr="0018685F">
        <w:rPr>
          <w:rFonts w:ascii="Times New Roman" w:hAnsi="Times New Roman" w:cs="Times New Roman"/>
          <w:sz w:val="24"/>
          <w:szCs w:val="24"/>
        </w:rPr>
        <w:t xml:space="preserve"> so that the results were more comparable</w:t>
      </w:r>
      <w:r w:rsidR="0095405A"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among</w:t>
      </w:r>
      <w:r w:rsidR="0095405A" w:rsidRPr="0018685F">
        <w:rPr>
          <w:rFonts w:ascii="Times New Roman" w:hAnsi="Times New Roman" w:cs="Times New Roman"/>
          <w:sz w:val="24"/>
          <w:szCs w:val="24"/>
        </w:rPr>
        <w:t xml:space="preserve"> the three </w:t>
      </w:r>
      <w:r w:rsidR="00875B20" w:rsidRPr="0018685F">
        <w:rPr>
          <w:rFonts w:ascii="Times New Roman" w:hAnsi="Times New Roman" w:cs="Times New Roman"/>
          <w:sz w:val="24"/>
          <w:szCs w:val="24"/>
        </w:rPr>
        <w:t xml:space="preserve">wild </w:t>
      </w:r>
      <w:r w:rsidR="0095405A" w:rsidRPr="0018685F">
        <w:rPr>
          <w:rFonts w:ascii="Times New Roman" w:hAnsi="Times New Roman" w:cs="Times New Roman"/>
          <w:sz w:val="24"/>
          <w:szCs w:val="24"/>
        </w:rPr>
        <w:t>taxa</w:t>
      </w:r>
      <w:r w:rsidR="00DE4E9C" w:rsidRPr="0018685F">
        <w:rPr>
          <w:rFonts w:ascii="Times New Roman" w:hAnsi="Times New Roman" w:cs="Times New Roman"/>
          <w:sz w:val="24"/>
          <w:szCs w:val="24"/>
        </w:rPr>
        <w:t>.</w:t>
      </w:r>
    </w:p>
    <w:p w14:paraId="27A56ACD" w14:textId="77777777" w:rsidR="00E54A9D" w:rsidRPr="0018685F" w:rsidRDefault="00E54A9D" w:rsidP="009406D1">
      <w:pPr>
        <w:spacing w:line="480" w:lineRule="auto"/>
        <w:rPr>
          <w:rFonts w:ascii="Times New Roman" w:hAnsi="Times New Roman" w:cs="Times New Roman"/>
          <w:sz w:val="24"/>
          <w:szCs w:val="24"/>
        </w:rPr>
      </w:pPr>
    </w:p>
    <w:p w14:paraId="48848D08" w14:textId="494D2DBF" w:rsidR="00E54A9D" w:rsidRPr="0018685F" w:rsidRDefault="00E54A9D" w:rsidP="00E54A9D">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lastRenderedPageBreak/>
        <w:t>Nutritional composition and larval growth</w:t>
      </w:r>
    </w:p>
    <w:p w14:paraId="73577EBF" w14:textId="6B1F23B2" w:rsidR="00D75D76" w:rsidRPr="0018685F" w:rsidRDefault="00D75D76" w:rsidP="00F23DB2">
      <w:pPr>
        <w:spacing w:line="480" w:lineRule="auto"/>
        <w:rPr>
          <w:rFonts w:ascii="Times New Roman" w:hAnsi="Times New Roman" w:cs="Times New Roman"/>
          <w:sz w:val="24"/>
          <w:szCs w:val="24"/>
        </w:rPr>
      </w:pPr>
      <w:r w:rsidRPr="0018685F">
        <w:rPr>
          <w:rFonts w:ascii="Times New Roman" w:hAnsi="Times New Roman" w:cs="Times New Roman"/>
          <w:sz w:val="24"/>
          <w:szCs w:val="24"/>
        </w:rPr>
        <w:t>To compare the nutritional composition between the two carcass sources and the three wild carcass taxa, we fit GLMMs with the proportion of protein</w:t>
      </w:r>
      <w:r w:rsidR="00623557" w:rsidRPr="0018685F">
        <w:rPr>
          <w:rFonts w:ascii="Times New Roman" w:hAnsi="Times New Roman" w:cs="Times New Roman"/>
          <w:sz w:val="24"/>
          <w:szCs w:val="24"/>
        </w:rPr>
        <w:t>/</w:t>
      </w:r>
      <w:r w:rsidRPr="0018685F">
        <w:rPr>
          <w:rFonts w:ascii="Times New Roman" w:hAnsi="Times New Roman" w:cs="Times New Roman"/>
          <w:sz w:val="24"/>
          <w:szCs w:val="24"/>
        </w:rPr>
        <w:t>fat as the responses, carcass source</w:t>
      </w:r>
      <w:r w:rsidR="001B7CC4" w:rsidRPr="0018685F">
        <w:rPr>
          <w:rFonts w:ascii="Times New Roman" w:hAnsi="Times New Roman" w:cs="Times New Roman"/>
          <w:sz w:val="24"/>
          <w:szCs w:val="24"/>
        </w:rPr>
        <w:t>/</w:t>
      </w:r>
      <w:r w:rsidRPr="0018685F">
        <w:rPr>
          <w:rFonts w:ascii="Times New Roman" w:hAnsi="Times New Roman" w:cs="Times New Roman"/>
          <w:sz w:val="24"/>
          <w:szCs w:val="24"/>
        </w:rPr>
        <w:t>taxon and tissue type (</w:t>
      </w:r>
      <w:r w:rsidRPr="0018685F">
        <w:rPr>
          <w:rFonts w:ascii="Times New Roman" w:hAnsi="Times New Roman" w:cs="Times New Roman"/>
          <w:bCs/>
          <w:sz w:val="24"/>
          <w:szCs w:val="24"/>
        </w:rPr>
        <w:t>viscera vs. muscle</w:t>
      </w:r>
      <w:r w:rsidR="00EB2C8D" w:rsidRPr="0018685F">
        <w:rPr>
          <w:rFonts w:ascii="Times New Roman" w:hAnsi="Times New Roman" w:cs="Times New Roman"/>
          <w:bCs/>
          <w:sz w:val="24"/>
          <w:szCs w:val="24"/>
        </w:rPr>
        <w:t>s</w:t>
      </w:r>
      <w:r w:rsidRPr="0018685F">
        <w:rPr>
          <w:rFonts w:ascii="Times New Roman" w:hAnsi="Times New Roman" w:cs="Times New Roman"/>
          <w:sz w:val="24"/>
          <w:szCs w:val="24"/>
        </w:rPr>
        <w:t>) as the fix effects, and carcass ID as the random effect</w:t>
      </w:r>
      <w:r w:rsidR="00812D25" w:rsidRPr="0018685F">
        <w:rPr>
          <w:rFonts w:ascii="Times New Roman" w:hAnsi="Times New Roman" w:cs="Times New Roman"/>
          <w:sz w:val="24"/>
          <w:szCs w:val="24"/>
        </w:rPr>
        <w:t xml:space="preserve"> (a total of four GLMMs)</w:t>
      </w:r>
      <w:r w:rsidRPr="0018685F">
        <w:rPr>
          <w:rFonts w:ascii="Times New Roman" w:hAnsi="Times New Roman" w:cs="Times New Roman"/>
          <w:sz w:val="24"/>
          <w:szCs w:val="24"/>
        </w:rPr>
        <w:t>. We used a beta error distribution with a logit link function for model</w:t>
      </w:r>
      <w:r w:rsidR="001B7CC4" w:rsidRPr="0018685F">
        <w:rPr>
          <w:rFonts w:ascii="Times New Roman" w:hAnsi="Times New Roman" w:cs="Times New Roman"/>
          <w:sz w:val="24"/>
          <w:szCs w:val="24"/>
        </w:rPr>
        <w:t xml:space="preserve"> fitting in </w:t>
      </w:r>
      <w:r w:rsidR="00EB3F05" w:rsidRPr="0018685F">
        <w:rPr>
          <w:rFonts w:ascii="Times New Roman" w:hAnsi="Times New Roman" w:cs="Times New Roman"/>
          <w:sz w:val="24"/>
          <w:szCs w:val="24"/>
        </w:rPr>
        <w:t>the</w:t>
      </w:r>
      <w:r w:rsidR="001B7CC4" w:rsidRPr="0018685F">
        <w:rPr>
          <w:rFonts w:ascii="Times New Roman" w:hAnsi="Times New Roman" w:cs="Times New Roman"/>
          <w:sz w:val="24"/>
          <w:szCs w:val="24"/>
        </w:rPr>
        <w:t xml:space="preserve"> GLMMs</w:t>
      </w:r>
      <w:r w:rsidRPr="0018685F">
        <w:rPr>
          <w:rFonts w:ascii="Times New Roman" w:hAnsi="Times New Roman" w:cs="Times New Roman"/>
          <w:sz w:val="24"/>
          <w:szCs w:val="24"/>
        </w:rPr>
        <w:t>.</w:t>
      </w:r>
    </w:p>
    <w:p w14:paraId="186441D7" w14:textId="618B06B2" w:rsidR="00766F99" w:rsidRPr="0018685F" w:rsidRDefault="00234E81" w:rsidP="00B60B61">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ab/>
      </w:r>
      <w:r w:rsidR="00646F0D" w:rsidRPr="0018685F">
        <w:rPr>
          <w:rFonts w:ascii="Times New Roman" w:hAnsi="Times New Roman" w:cs="Times New Roman"/>
          <w:sz w:val="24"/>
          <w:szCs w:val="24"/>
        </w:rPr>
        <w:t xml:space="preserve">To compare </w:t>
      </w:r>
      <w:r w:rsidR="00CC03C5" w:rsidRPr="0018685F">
        <w:rPr>
          <w:rFonts w:ascii="Times New Roman" w:hAnsi="Times New Roman" w:cs="Times New Roman"/>
          <w:sz w:val="24"/>
          <w:szCs w:val="24"/>
        </w:rPr>
        <w:t xml:space="preserve">the </w:t>
      </w:r>
      <w:r w:rsidR="00646F0D" w:rsidRPr="0018685F">
        <w:rPr>
          <w:rFonts w:ascii="Times New Roman" w:hAnsi="Times New Roman" w:cs="Times New Roman"/>
          <w:sz w:val="24"/>
          <w:szCs w:val="24"/>
        </w:rPr>
        <w:t>larval growth</w:t>
      </w:r>
      <w:r w:rsidR="00CC03C5" w:rsidRPr="0018685F">
        <w:rPr>
          <w:rFonts w:ascii="Times New Roman" w:hAnsi="Times New Roman" w:cs="Times New Roman"/>
          <w:sz w:val="24"/>
          <w:szCs w:val="24"/>
        </w:rPr>
        <w:t xml:space="preserve"> between</w:t>
      </w:r>
      <w:r w:rsidR="0035059B" w:rsidRPr="0018685F">
        <w:rPr>
          <w:rFonts w:ascii="Times New Roman" w:hAnsi="Times New Roman" w:cs="Times New Roman"/>
          <w:sz w:val="24"/>
          <w:szCs w:val="24"/>
        </w:rPr>
        <w:t xml:space="preserve"> the two carcass sources and the three wild carcass taxa</w:t>
      </w:r>
      <w:r w:rsidR="00646F0D" w:rsidRPr="0018685F">
        <w:rPr>
          <w:rFonts w:ascii="Times New Roman" w:hAnsi="Times New Roman" w:cs="Times New Roman"/>
          <w:sz w:val="24"/>
          <w:szCs w:val="24"/>
        </w:rPr>
        <w:t xml:space="preserve">, </w:t>
      </w:r>
      <w:r w:rsidR="0035059B" w:rsidRPr="0018685F">
        <w:rPr>
          <w:rFonts w:ascii="Times New Roman" w:hAnsi="Times New Roman" w:cs="Times New Roman"/>
          <w:sz w:val="24"/>
          <w:szCs w:val="24"/>
        </w:rPr>
        <w:t>we fit GLMMs with larval weight gain as the response, carcass source/taxon and tissue type as the fix effects, and carcass ID</w:t>
      </w:r>
      <w:r w:rsidR="004B6443" w:rsidRPr="0018685F">
        <w:rPr>
          <w:rFonts w:ascii="Times New Roman" w:hAnsi="Times New Roman" w:cs="Times New Roman"/>
          <w:sz w:val="24"/>
          <w:szCs w:val="24"/>
        </w:rPr>
        <w:t xml:space="preserve"> and larval family</w:t>
      </w:r>
      <w:r w:rsidR="0035059B" w:rsidRPr="0018685F">
        <w:rPr>
          <w:rFonts w:ascii="Times New Roman" w:hAnsi="Times New Roman" w:cs="Times New Roman"/>
          <w:sz w:val="24"/>
          <w:szCs w:val="24"/>
        </w:rPr>
        <w:t xml:space="preserve"> as the random effect</w:t>
      </w:r>
      <w:r w:rsidR="00F91350" w:rsidRPr="0018685F">
        <w:rPr>
          <w:rFonts w:ascii="Times New Roman" w:hAnsi="Times New Roman" w:cs="Times New Roman"/>
          <w:sz w:val="24"/>
          <w:szCs w:val="24"/>
        </w:rPr>
        <w:t>s</w:t>
      </w:r>
      <w:r w:rsidR="00812D25" w:rsidRPr="0018685F">
        <w:rPr>
          <w:rFonts w:ascii="Times New Roman" w:hAnsi="Times New Roman" w:cs="Times New Roman"/>
          <w:sz w:val="24"/>
          <w:szCs w:val="24"/>
        </w:rPr>
        <w:t xml:space="preserve"> (a total of two GLMMs)</w:t>
      </w:r>
      <w:r w:rsidR="0035059B" w:rsidRPr="0018685F">
        <w:rPr>
          <w:rFonts w:ascii="Times New Roman" w:hAnsi="Times New Roman" w:cs="Times New Roman"/>
          <w:sz w:val="24"/>
          <w:szCs w:val="24"/>
        </w:rPr>
        <w:t xml:space="preserve">. </w:t>
      </w:r>
      <w:r w:rsidR="00F91350" w:rsidRPr="0018685F">
        <w:rPr>
          <w:rFonts w:ascii="Times New Roman" w:hAnsi="Times New Roman" w:cs="Times New Roman"/>
          <w:sz w:val="24"/>
          <w:szCs w:val="24"/>
        </w:rPr>
        <w:t>Larval mass at hatching was included in the model</w:t>
      </w:r>
      <w:r w:rsidR="00B60B61" w:rsidRPr="0018685F">
        <w:rPr>
          <w:rFonts w:ascii="Times New Roman" w:hAnsi="Times New Roman" w:cs="Times New Roman"/>
          <w:sz w:val="24"/>
          <w:szCs w:val="24"/>
        </w:rPr>
        <w:t>s</w:t>
      </w:r>
      <w:r w:rsidR="00F91350" w:rsidRPr="0018685F">
        <w:rPr>
          <w:rFonts w:ascii="Times New Roman" w:hAnsi="Times New Roman" w:cs="Times New Roman"/>
          <w:sz w:val="24"/>
          <w:szCs w:val="24"/>
        </w:rPr>
        <w:t xml:space="preserve"> as a covariate. We used a Gaussian error distribution for model fitting in </w:t>
      </w:r>
      <w:r w:rsidR="00EB3F05" w:rsidRPr="0018685F">
        <w:rPr>
          <w:rFonts w:ascii="Times New Roman" w:hAnsi="Times New Roman" w:cs="Times New Roman"/>
          <w:sz w:val="24"/>
          <w:szCs w:val="24"/>
        </w:rPr>
        <w:t>the</w:t>
      </w:r>
      <w:r w:rsidR="00F91350" w:rsidRPr="0018685F">
        <w:rPr>
          <w:rFonts w:ascii="Times New Roman" w:hAnsi="Times New Roman" w:cs="Times New Roman"/>
          <w:sz w:val="24"/>
          <w:szCs w:val="24"/>
        </w:rPr>
        <w:t xml:space="preserve"> GLMMs.</w:t>
      </w:r>
      <w:r w:rsidR="00B60B61" w:rsidRPr="0018685F">
        <w:rPr>
          <w:rFonts w:ascii="Times New Roman" w:hAnsi="Times New Roman" w:cs="Times New Roman"/>
          <w:sz w:val="24"/>
          <w:szCs w:val="24"/>
        </w:rPr>
        <w:t xml:space="preserve"> </w:t>
      </w:r>
      <w:r w:rsidR="00A23644" w:rsidRPr="0018685F">
        <w:rPr>
          <w:rFonts w:ascii="Times New Roman" w:hAnsi="Times New Roman" w:cs="Times New Roman"/>
          <w:sz w:val="24"/>
          <w:szCs w:val="24"/>
        </w:rPr>
        <w:t xml:space="preserve">To further </w:t>
      </w:r>
      <w:r w:rsidR="004E3733" w:rsidRPr="0018685F">
        <w:rPr>
          <w:rFonts w:ascii="Times New Roman" w:hAnsi="Times New Roman" w:cs="Times New Roman"/>
          <w:sz w:val="24"/>
          <w:szCs w:val="24"/>
        </w:rPr>
        <w:t>investigate</w:t>
      </w:r>
      <w:r w:rsidR="00A23644" w:rsidRPr="0018685F">
        <w:rPr>
          <w:rFonts w:ascii="Times New Roman" w:hAnsi="Times New Roman" w:cs="Times New Roman"/>
          <w:sz w:val="24"/>
          <w:szCs w:val="24"/>
        </w:rPr>
        <w:t xml:space="preserve"> the effect of nutrient content on larval growth</w:t>
      </w:r>
      <w:r w:rsidR="00493C83" w:rsidRPr="0018685F">
        <w:rPr>
          <w:rFonts w:ascii="Times New Roman" w:hAnsi="Times New Roman" w:cs="Times New Roman"/>
          <w:sz w:val="24"/>
          <w:szCs w:val="24"/>
        </w:rPr>
        <w:t xml:space="preserve"> on both</w:t>
      </w:r>
      <w:r w:rsidR="00615CBE" w:rsidRPr="0018685F">
        <w:rPr>
          <w:rFonts w:ascii="Times New Roman" w:hAnsi="Times New Roman" w:cs="Times New Roman"/>
          <w:sz w:val="24"/>
          <w:szCs w:val="24"/>
        </w:rPr>
        <w:t xml:space="preserve"> </w:t>
      </w:r>
      <w:r w:rsidR="00493C83" w:rsidRPr="0018685F">
        <w:rPr>
          <w:rFonts w:ascii="Times New Roman" w:hAnsi="Times New Roman" w:cs="Times New Roman"/>
          <w:sz w:val="24"/>
          <w:szCs w:val="24"/>
        </w:rPr>
        <w:t>carcass</w:t>
      </w:r>
      <w:r w:rsidR="00615CBE" w:rsidRPr="0018685F">
        <w:rPr>
          <w:rFonts w:ascii="Times New Roman" w:hAnsi="Times New Roman" w:cs="Times New Roman"/>
          <w:sz w:val="24"/>
          <w:szCs w:val="24"/>
        </w:rPr>
        <w:t xml:space="preserve"> sources</w:t>
      </w:r>
      <w:r w:rsidR="00493C83" w:rsidRPr="0018685F">
        <w:rPr>
          <w:rFonts w:ascii="Times New Roman" w:hAnsi="Times New Roman" w:cs="Times New Roman"/>
          <w:sz w:val="24"/>
          <w:szCs w:val="24"/>
        </w:rPr>
        <w:t xml:space="preserve"> and on wild carcasses only</w:t>
      </w:r>
      <w:r w:rsidR="00A23644" w:rsidRPr="0018685F">
        <w:rPr>
          <w:rFonts w:ascii="Times New Roman" w:hAnsi="Times New Roman" w:cs="Times New Roman"/>
          <w:sz w:val="24"/>
          <w:szCs w:val="24"/>
        </w:rPr>
        <w:t xml:space="preserve">, we fit GLMMs with </w:t>
      </w:r>
      <w:r w:rsidR="00B60B61" w:rsidRPr="0018685F">
        <w:rPr>
          <w:rFonts w:ascii="Times New Roman" w:hAnsi="Times New Roman" w:cs="Times New Roman"/>
          <w:sz w:val="24"/>
          <w:szCs w:val="24"/>
        </w:rPr>
        <w:t xml:space="preserve">larval weight gain </w:t>
      </w:r>
      <w:r w:rsidR="00A23644" w:rsidRPr="0018685F">
        <w:rPr>
          <w:rFonts w:ascii="Times New Roman" w:hAnsi="Times New Roman" w:cs="Times New Roman"/>
          <w:sz w:val="24"/>
          <w:szCs w:val="24"/>
        </w:rPr>
        <w:t>as the response</w:t>
      </w:r>
      <w:r w:rsidR="00B60B61" w:rsidRPr="0018685F">
        <w:rPr>
          <w:rFonts w:ascii="Times New Roman" w:hAnsi="Times New Roman" w:cs="Times New Roman"/>
          <w:sz w:val="24"/>
          <w:szCs w:val="24"/>
        </w:rPr>
        <w:t xml:space="preserve">, </w:t>
      </w:r>
      <w:r w:rsidR="00A62E2A" w:rsidRPr="0018685F">
        <w:rPr>
          <w:rFonts w:ascii="Times New Roman" w:hAnsi="Times New Roman" w:cs="Times New Roman"/>
          <w:sz w:val="24"/>
          <w:szCs w:val="24"/>
        </w:rPr>
        <w:t>proportion of protein</w:t>
      </w:r>
      <w:r w:rsidR="003E6FE1" w:rsidRPr="0018685F">
        <w:rPr>
          <w:rFonts w:ascii="Times New Roman" w:hAnsi="Times New Roman" w:cs="Times New Roman"/>
          <w:sz w:val="24"/>
          <w:szCs w:val="24"/>
        </w:rPr>
        <w:t xml:space="preserve">, proportion of </w:t>
      </w:r>
      <w:r w:rsidR="00B60B61" w:rsidRPr="0018685F">
        <w:rPr>
          <w:rFonts w:ascii="Times New Roman" w:hAnsi="Times New Roman" w:cs="Times New Roman"/>
          <w:sz w:val="24"/>
          <w:szCs w:val="24"/>
        </w:rPr>
        <w:t>fat</w:t>
      </w:r>
      <w:r w:rsidR="00493C83"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 xml:space="preserve">and tissue type </w:t>
      </w:r>
      <w:r w:rsidR="00A62E2A" w:rsidRPr="0018685F">
        <w:rPr>
          <w:rFonts w:ascii="Times New Roman" w:hAnsi="Times New Roman" w:cs="Times New Roman"/>
          <w:sz w:val="24"/>
          <w:szCs w:val="24"/>
        </w:rPr>
        <w:t xml:space="preserve">as </w:t>
      </w:r>
      <w:r w:rsidR="00B60B61" w:rsidRPr="0018685F">
        <w:rPr>
          <w:rFonts w:ascii="Times New Roman" w:hAnsi="Times New Roman" w:cs="Times New Roman"/>
          <w:sz w:val="24"/>
          <w:szCs w:val="24"/>
        </w:rPr>
        <w:t xml:space="preserve">the </w:t>
      </w:r>
      <w:r w:rsidR="00A62E2A" w:rsidRPr="0018685F">
        <w:rPr>
          <w:rFonts w:ascii="Times New Roman" w:hAnsi="Times New Roman" w:cs="Times New Roman"/>
          <w:sz w:val="24"/>
          <w:szCs w:val="24"/>
        </w:rPr>
        <w:t>fixed effects</w:t>
      </w:r>
      <w:r w:rsidR="00B60B61" w:rsidRPr="0018685F">
        <w:rPr>
          <w:rFonts w:ascii="Times New Roman" w:hAnsi="Times New Roman" w:cs="Times New Roman"/>
          <w:sz w:val="24"/>
          <w:szCs w:val="24"/>
        </w:rPr>
        <w:t xml:space="preserve">, </w:t>
      </w:r>
      <w:r w:rsidR="008C56E6" w:rsidRPr="0018685F">
        <w:rPr>
          <w:rFonts w:ascii="Times New Roman" w:hAnsi="Times New Roman" w:cs="Times New Roman"/>
          <w:sz w:val="24"/>
          <w:szCs w:val="24"/>
        </w:rPr>
        <w:t xml:space="preserve">and </w:t>
      </w:r>
      <w:r w:rsidR="00B60B61" w:rsidRPr="0018685F">
        <w:rPr>
          <w:rFonts w:ascii="Times New Roman" w:hAnsi="Times New Roman" w:cs="Times New Roman"/>
          <w:sz w:val="24"/>
          <w:szCs w:val="24"/>
        </w:rPr>
        <w:t>larval family as the random effects</w:t>
      </w:r>
      <w:r w:rsidR="00FB32A6" w:rsidRPr="0018685F">
        <w:rPr>
          <w:rFonts w:ascii="Times New Roman" w:hAnsi="Times New Roman" w:cs="Times New Roman"/>
          <w:sz w:val="24"/>
          <w:szCs w:val="24"/>
        </w:rPr>
        <w:t xml:space="preserve"> (a total of two GLMMs)</w:t>
      </w:r>
      <w:r w:rsidR="00B60B61"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Larval mass at hatching was included as a covariate.</w:t>
      </w:r>
      <w:r w:rsidR="00CF20A0" w:rsidRPr="0018685F">
        <w:rPr>
          <w:rFonts w:ascii="Times New Roman" w:hAnsi="Times New Roman" w:cs="Times New Roman"/>
          <w:sz w:val="24"/>
          <w:szCs w:val="24"/>
        </w:rPr>
        <w:t xml:space="preserve"> Dead larvae were excluded from the analysis.</w:t>
      </w:r>
    </w:p>
    <w:p w14:paraId="2EE225EB" w14:textId="77777777" w:rsidR="00E8416B" w:rsidRPr="0018685F" w:rsidRDefault="00E8416B" w:rsidP="00B60B61">
      <w:pPr>
        <w:spacing w:line="480" w:lineRule="auto"/>
        <w:rPr>
          <w:rFonts w:ascii="Times New Roman" w:hAnsi="Times New Roman" w:cs="Times New Roman"/>
          <w:color w:val="0070C0"/>
          <w:sz w:val="24"/>
          <w:szCs w:val="24"/>
        </w:rPr>
      </w:pPr>
    </w:p>
    <w:p w14:paraId="30981870" w14:textId="34DEF7B4" w:rsidR="00E8416B" w:rsidRPr="0018685F" w:rsidRDefault="00E8416B" w:rsidP="00E8416B">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t>Larval quality-quantity trade-off</w:t>
      </w:r>
    </w:p>
    <w:p w14:paraId="62593DE0" w14:textId="77777777" w:rsidR="00DB6DFA" w:rsidRPr="0018685F" w:rsidRDefault="00F23DB2"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t>To evaluate the trade-off between offspring quality and quantity on lab and wild carcasses, we fit a linear model with average larval mass as the response and larval density, carcass source, and their interaction as the predictors. A significant negative slope indicates a larval quality-quantity trade-off.</w:t>
      </w:r>
    </w:p>
    <w:p w14:paraId="671A8CCE" w14:textId="77777777" w:rsidR="00DB6DFA" w:rsidRPr="0018685F" w:rsidRDefault="00DB6DFA" w:rsidP="00DB6DFA">
      <w:pPr>
        <w:spacing w:line="480" w:lineRule="auto"/>
        <w:rPr>
          <w:rFonts w:ascii="Times New Roman" w:hAnsi="Times New Roman" w:cs="Times New Roman"/>
          <w:sz w:val="24"/>
          <w:szCs w:val="24"/>
        </w:rPr>
      </w:pPr>
    </w:p>
    <w:p w14:paraId="3A0958E8" w14:textId="4CBE1A2D" w:rsidR="000548EF" w:rsidRPr="0018685F" w:rsidRDefault="00981ACB"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ab/>
      </w:r>
      <w:r w:rsidR="00953EC4" w:rsidRPr="0018685F">
        <w:rPr>
          <w:rFonts w:ascii="Times New Roman" w:hAnsi="Times New Roman" w:cs="Times New Roman"/>
          <w:sz w:val="24"/>
          <w:szCs w:val="24"/>
        </w:rPr>
        <w:t>We fit</w:t>
      </w:r>
      <w:r w:rsidR="001918E0" w:rsidRPr="0018685F">
        <w:rPr>
          <w:rFonts w:ascii="Times New Roman" w:hAnsi="Times New Roman" w:cs="Times New Roman"/>
          <w:sz w:val="24"/>
          <w:szCs w:val="24"/>
        </w:rPr>
        <w:t xml:space="preserve"> </w:t>
      </w:r>
      <w:r w:rsidR="00F14F46" w:rsidRPr="0018685F">
        <w:rPr>
          <w:rFonts w:ascii="Times New Roman" w:hAnsi="Times New Roman" w:cs="Times New Roman"/>
          <w:sz w:val="24"/>
          <w:szCs w:val="24"/>
        </w:rPr>
        <w:t>all a</w:t>
      </w:r>
      <w:r w:rsidR="00CA2791" w:rsidRPr="0018685F">
        <w:rPr>
          <w:rFonts w:ascii="Times New Roman" w:hAnsi="Times New Roman" w:cs="Times New Roman"/>
          <w:sz w:val="24"/>
          <w:szCs w:val="24"/>
        </w:rPr>
        <w:t>forementioned</w:t>
      </w:r>
      <w:r w:rsidR="00F14F46" w:rsidRPr="0018685F">
        <w:rPr>
          <w:rFonts w:ascii="Times New Roman" w:hAnsi="Times New Roman" w:cs="Times New Roman"/>
          <w:sz w:val="24"/>
          <w:szCs w:val="24"/>
        </w:rPr>
        <w:t xml:space="preserve"> models </w:t>
      </w:r>
      <w:r w:rsidR="00953EC4" w:rsidRPr="0018685F">
        <w:rPr>
          <w:rFonts w:ascii="Times New Roman" w:hAnsi="Times New Roman" w:cs="Times New Roman"/>
          <w:sz w:val="24"/>
          <w:szCs w:val="24"/>
        </w:rPr>
        <w:t>using</w:t>
      </w:r>
      <w:r w:rsidR="001918E0" w:rsidRPr="0018685F">
        <w:rPr>
          <w:rFonts w:ascii="Times New Roman" w:hAnsi="Times New Roman" w:cs="Times New Roman"/>
          <w:sz w:val="24"/>
          <w:szCs w:val="24"/>
        </w:rPr>
        <w:t xml:space="preserve"> the glmmtmb() function in the R “glmmTMB” package </w:t>
      </w:r>
      <w:r w:rsidR="001918E0"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&lt;EndNote&gt;&lt;Cite&gt;&lt;Author&gt;Brooks&lt;/Author&gt;&lt;Year&gt;2017&lt;/Year&gt;&lt;RecNum&gt;2&lt;/RecNum&gt;&lt;DisplayText&gt;[27]&lt;/DisplayText&gt;&lt;record&gt;&lt;rec-number&gt;2&lt;/rec-number&gt;&lt;foreign-keys&gt;&lt;key app="EN" db-id="z9xx2w0pverrspedt95pdps0rswpfe0ave99" timestamp="1714063413"&gt;2&lt;/key&gt;&lt;/foreign-keys&gt;&lt;ref-type name="Journal Article"&gt;17&lt;/ref-type&gt;&lt;contributors&gt;&lt;authors&gt;&lt;author&gt;Brooks, Mollie E.&lt;/author&gt;&lt;author&gt;Kristensen, Kasper&lt;/author&gt;&lt;author&gt;van Benthem, Koen J.&lt;/author&gt;&lt;author&gt;Magnusson, Arni&lt;/author&gt;&lt;author&gt;Berg, Casper W.&lt;/author&gt;&lt;author&gt;Nielsen, Anders&lt;/author&gt;&lt;author&gt;Skaug, Hans J.&lt;/author&gt;&lt;author&gt;Maechler, Martin&lt;/author&gt;&lt;author&gt;Bolker, Benjamin M.&lt;/author&gt;&lt;/authors&gt;&lt;/contributors&gt;&lt;titles&gt;&lt;title&gt;glmmTMB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pub-dates&gt;&lt;date&gt;2017&lt;/date&gt;&lt;/pub-dates&gt;&lt;/dates&gt;&lt;urls&gt;&lt;related-urls&gt;&lt;url&gt;http://dx.doi.org/10.32614/RJ-2017-066&lt;/url&gt;&lt;/related-urls&gt;&lt;/urls&gt;&lt;electronic-resource-num&gt;10.32614/RJ-2017-066&lt;/electronic-resource-num&gt;&lt;/record&gt;&lt;/Cite&gt;&lt;/EndNote&gt;</w:instrText>
      </w:r>
      <w:r w:rsidR="001918E0"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[27]</w:t>
      </w:r>
      <w:r w:rsidR="001918E0" w:rsidRPr="0018685F">
        <w:rPr>
          <w:rFonts w:ascii="Times New Roman" w:hAnsi="Times New Roman" w:cs="Times New Roman"/>
          <w:sz w:val="24"/>
          <w:szCs w:val="24"/>
        </w:rPr>
        <w:fldChar w:fldCharType="end"/>
      </w:r>
      <w:r w:rsidR="001918E0" w:rsidRPr="0018685F">
        <w:rPr>
          <w:rFonts w:ascii="Times New Roman" w:hAnsi="Times New Roman" w:cs="Times New Roman"/>
          <w:sz w:val="24"/>
          <w:szCs w:val="24"/>
        </w:rPr>
        <w:t>.</w:t>
      </w:r>
      <w:r w:rsidR="00F40C7A" w:rsidRPr="0018685F">
        <w:rPr>
          <w:rFonts w:ascii="Times New Roman" w:hAnsi="Times New Roman" w:cs="Times New Roman"/>
          <w:sz w:val="24"/>
          <w:szCs w:val="24"/>
        </w:rPr>
        <w:t xml:space="preserve"> </w:t>
      </w:r>
      <w:r w:rsidR="00CA2791" w:rsidRPr="0018685F">
        <w:rPr>
          <w:rFonts w:ascii="Times New Roman" w:hAnsi="Times New Roman" w:cs="Times New Roman"/>
          <w:sz w:val="24"/>
          <w:szCs w:val="24"/>
        </w:rPr>
        <w:t>Model a</w:t>
      </w:r>
      <w:r w:rsidR="0071469B" w:rsidRPr="0018685F">
        <w:rPr>
          <w:rFonts w:ascii="Times New Roman" w:hAnsi="Times New Roman" w:cs="Times New Roman"/>
          <w:sz w:val="24"/>
          <w:szCs w:val="24"/>
        </w:rPr>
        <w:t xml:space="preserve">ssumptions </w:t>
      </w:r>
      <w:r w:rsidR="00F40C7A" w:rsidRPr="0018685F">
        <w:rPr>
          <w:rFonts w:ascii="Times New Roman" w:hAnsi="Times New Roman" w:cs="Times New Roman"/>
          <w:sz w:val="24"/>
          <w:szCs w:val="24"/>
        </w:rPr>
        <w:t>were checked</w:t>
      </w:r>
      <w:r w:rsidR="00953EC4"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 xml:space="preserve">the </w:t>
      </w:r>
      <w:r w:rsidR="0071469B" w:rsidRPr="0018685F">
        <w:rPr>
          <w:rFonts w:ascii="Times New Roman" w:hAnsi="Times New Roman" w:cs="Times New Roman"/>
          <w:sz w:val="24"/>
          <w:szCs w:val="24"/>
        </w:rPr>
        <w:t>quantile residuals generated from the simulateResiduals()</w:t>
      </w:r>
      <w:r w:rsidR="000843E3" w:rsidRPr="0018685F">
        <w:rPr>
          <w:rFonts w:ascii="Times New Roman" w:hAnsi="Times New Roman" w:cs="Times New Roman"/>
          <w:sz w:val="24"/>
          <w:szCs w:val="24"/>
        </w:rPr>
        <w:t xml:space="preserve"> function</w:t>
      </w:r>
      <w:r w:rsidR="0071469B" w:rsidRPr="0018685F">
        <w:rPr>
          <w:rFonts w:ascii="Times New Roman" w:hAnsi="Times New Roman" w:cs="Times New Roman"/>
          <w:sz w:val="24"/>
          <w:szCs w:val="24"/>
        </w:rPr>
        <w:t xml:space="preserve"> in the R “DHARMa” package </w:t>
      </w:r>
      <w:r w:rsidR="00305466" w:rsidRPr="0018685F">
        <w:rPr>
          <w:rFonts w:ascii="Times New Roman" w:hAnsi="Times New Roman" w:cs="Times New Roman"/>
          <w:sz w:val="24"/>
          <w:szCs w:val="24"/>
        </w:rPr>
        <w:fldChar w:fldCharType="begin"/>
      </w:r>
      <w:r w:rsidR="00EA7B99">
        <w:rPr>
          <w:rFonts w:ascii="Times New Roman" w:hAnsi="Times New Roman" w:cs="Times New Roman"/>
          <w:sz w:val="24"/>
          <w:szCs w:val="24"/>
        </w:rPr>
        <w:instrText xml:space="preserve"> ADDIN EN.CITE &lt;EndNote&gt;&lt;Cite&gt;&lt;Author&gt;Hartig&lt;/Author&gt;&lt;Year&gt;2022&lt;/Year&gt;&lt;RecNum&gt;3&lt;/RecNum&gt;&lt;DisplayText&gt;[28]&lt;/DisplayText&gt;&lt;record&gt;&lt;rec-number&gt;3&lt;/rec-number&gt;&lt;foreign-keys&gt;&lt;key app="EN" db-id="z9xx2w0pverrspedt95pdps0rswpfe0ave99" timestamp="1714063413"&gt;3&lt;/key&gt;&lt;/foreign-keys&gt;&lt;ref-type name="Generic"&gt;13&lt;/ref-type&gt;&lt;contributors&gt;&lt;authors&gt;&lt;author&gt;Hartig, Florian&lt;/author&gt;&lt;/authors&gt;&lt;/contributors&gt;&lt;titles&gt;&lt;title&gt;DHARMa: Residual Diagnostics for Hierarchical (Multi-Level / Mixed) Regression Models4&lt;/title&gt;&lt;/titles&gt;&lt;dates&gt;&lt;year&gt;2022&lt;/year&gt;&lt;pub-dates&gt;&lt;date&gt;2022&lt;/date&gt;&lt;/pub-dates&gt;&lt;/dates&gt;&lt;urls&gt;&lt;related-urls&gt;&lt;url&gt;https://CRAN.R-project.org/package=DHARMa&lt;/url&gt;&lt;/related-urls&gt;&lt;/urls&gt;&lt;/record&gt;&lt;/Cite&gt;&lt;/EndNote&gt;</w:instrText>
      </w:r>
      <w:r w:rsidR="00305466"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[28]</w:t>
      </w:r>
      <w:r w:rsidR="00305466" w:rsidRPr="0018685F">
        <w:rPr>
          <w:rFonts w:ascii="Times New Roman" w:hAnsi="Times New Roman" w:cs="Times New Roman"/>
          <w:sz w:val="24"/>
          <w:szCs w:val="24"/>
        </w:rPr>
        <w:fldChar w:fldCharType="end"/>
      </w:r>
      <w:r w:rsidR="00F40C7A" w:rsidRPr="0018685F">
        <w:rPr>
          <w:rFonts w:ascii="Times New Roman" w:hAnsi="Times New Roman" w:cs="Times New Roman"/>
          <w:sz w:val="24"/>
          <w:szCs w:val="24"/>
        </w:rPr>
        <w:t>. Predictor significance</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was assessed</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with</w:t>
      </w:r>
      <w:r w:rsidR="0071469B" w:rsidRPr="0018685F">
        <w:rPr>
          <w:rFonts w:ascii="Times New Roman" w:hAnsi="Times New Roman" w:cs="Times New Roman"/>
          <w:sz w:val="24"/>
          <w:szCs w:val="24"/>
        </w:rPr>
        <w:t xml:space="preserve"> the </w:t>
      </w:r>
      <w:r w:rsidR="00CA2791" w:rsidRPr="0018685F">
        <w:rPr>
          <w:rFonts w:ascii="Times New Roman" w:hAnsi="Times New Roman" w:cs="Times New Roman"/>
          <w:sz w:val="24"/>
          <w:szCs w:val="24"/>
        </w:rPr>
        <w:t xml:space="preserve">Wald chi-square </w:t>
      </w:r>
      <w:r w:rsidR="0071469B" w:rsidRPr="0018685F">
        <w:rPr>
          <w:rFonts w:ascii="Times New Roman" w:hAnsi="Times New Roman" w:cs="Times New Roman"/>
          <w:sz w:val="24"/>
          <w:szCs w:val="24"/>
        </w:rPr>
        <w:t xml:space="preserve">test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the Anova</w:t>
      </w:r>
      <w:r w:rsidR="000843E3"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function</w:t>
      </w:r>
      <w:r w:rsidR="004B4999" w:rsidRPr="0018685F">
        <w:rPr>
          <w:rFonts w:ascii="Times New Roman" w:hAnsi="Times New Roman" w:cs="Times New Roman"/>
          <w:sz w:val="24"/>
          <w:szCs w:val="24"/>
        </w:rPr>
        <w:t xml:space="preserve"> (type II sum</w:t>
      </w:r>
      <w:r w:rsidR="0004473B" w:rsidRPr="0018685F">
        <w:rPr>
          <w:rFonts w:ascii="Times New Roman" w:hAnsi="Times New Roman" w:cs="Times New Roman"/>
          <w:sz w:val="24"/>
          <w:szCs w:val="24"/>
        </w:rPr>
        <w:t>s</w:t>
      </w:r>
      <w:r w:rsidR="004B4999" w:rsidRPr="0018685F">
        <w:rPr>
          <w:rFonts w:ascii="Times New Roman" w:hAnsi="Times New Roman" w:cs="Times New Roman"/>
          <w:sz w:val="24"/>
          <w:szCs w:val="24"/>
        </w:rPr>
        <w:t xml:space="preserve"> of</w:t>
      </w:r>
      <w:r w:rsidR="0004473B" w:rsidRPr="0018685F">
        <w:rPr>
          <w:rFonts w:ascii="Times New Roman" w:hAnsi="Times New Roman" w:cs="Times New Roman"/>
          <w:sz w:val="24"/>
          <w:szCs w:val="24"/>
        </w:rPr>
        <w:t xml:space="preserve"> squares</w:t>
      </w:r>
      <w:r w:rsidR="004B4999"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in the R “car” package </w:t>
      </w:r>
      <w:r w:rsidR="00305466"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&lt;EndNote&gt;&lt;Cite&gt;&lt;Author&gt;Fox&lt;/Author&gt;&lt;Year&gt;2019&lt;/Year&gt;&lt;RecNum&gt;4&lt;/RecNum&gt;&lt;DisplayText&gt;[29]&lt;/DisplayText&gt;&lt;record&gt;&lt;rec-number&gt;4&lt;/rec-number&gt;&lt;foreign-keys&gt;&lt;key app="EN" db-id="z9xx2w0pverrspedt95pdps0rswpfe0ave99" timestamp="1714063413"&gt;4&lt;/key&gt;&lt;/foreign-keys&gt;&lt;ref-type name="Book"&gt;6&lt;/ref-type&gt;&lt;contributors&gt;&lt;authors&gt;&lt;author&gt;Fox, John&lt;/author&gt;&lt;author&gt;Weisberg, Sanford&lt;/author&gt;&lt;/authors&gt;&lt;/contributors&gt;&lt;titles&gt;&lt;title&gt;An R Companion to Applied Regression&lt;/title&gt;&lt;/titles&gt;&lt;edition&gt;Third&lt;/edition&gt;&lt;dates&gt;&lt;year&gt;2019&lt;/year&gt;&lt;pub-dates&gt;&lt;date&gt;2019&lt;/date&gt;&lt;/pub-dates&gt;&lt;/dates&gt;&lt;pub-location&gt;Thousand Oaks CA&lt;/pub-location&gt;&lt;publisher&gt;Sage&lt;/publisher&gt;&lt;urls&gt;&lt;related-urls&gt;&lt;url&gt;https://socialsciences.mcmaster.ca/jfox/Books/Companion/&lt;/url&gt;&lt;/related-urls&gt;&lt;/urls&gt;&lt;/record&gt;&lt;/Cite&gt;&lt;/EndNote&gt;</w:instrText>
      </w:r>
      <w:r w:rsidR="00305466"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[29]</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DF2E46" w:rsidRPr="0018685F">
        <w:rPr>
          <w:rFonts w:ascii="Times New Roman" w:hAnsi="Times New Roman" w:cs="Times New Roman"/>
          <w:sz w:val="24"/>
          <w:szCs w:val="24"/>
        </w:rPr>
        <w:t xml:space="preserve"> </w:t>
      </w:r>
      <w:r w:rsidR="00070488" w:rsidRPr="0018685F">
        <w:rPr>
          <w:rFonts w:ascii="Times New Roman" w:hAnsi="Times New Roman" w:cs="Times New Roman"/>
          <w:sz w:val="24"/>
          <w:szCs w:val="24"/>
        </w:rPr>
        <w:t>Post-hoc</w:t>
      </w:r>
      <w:r w:rsidR="00201E2D" w:rsidRPr="0018685F">
        <w:rPr>
          <w:rFonts w:ascii="Times New Roman" w:hAnsi="Times New Roman" w:cs="Times New Roman"/>
          <w:sz w:val="24"/>
          <w:szCs w:val="24"/>
        </w:rPr>
        <w:t xml:space="preserve"> pairwise</w:t>
      </w:r>
      <w:r w:rsidR="00070488" w:rsidRPr="0018685F">
        <w:rPr>
          <w:rFonts w:ascii="Times New Roman" w:hAnsi="Times New Roman" w:cs="Times New Roman"/>
          <w:sz w:val="24"/>
          <w:szCs w:val="24"/>
        </w:rPr>
        <w:t xml:space="preserve"> comparisons</w:t>
      </w:r>
      <w:r w:rsidR="00304A92" w:rsidRPr="0018685F">
        <w:rPr>
          <w:rFonts w:ascii="Times New Roman" w:hAnsi="Times New Roman" w:cs="Times New Roman"/>
          <w:sz w:val="24"/>
          <w:szCs w:val="24"/>
        </w:rPr>
        <w:t xml:space="preserve"> </w:t>
      </w:r>
      <w:r w:rsidR="00201E2D" w:rsidRPr="0018685F">
        <w:rPr>
          <w:rFonts w:ascii="Times New Roman" w:hAnsi="Times New Roman" w:cs="Times New Roman"/>
          <w:sz w:val="24"/>
          <w:szCs w:val="24"/>
        </w:rPr>
        <w:t xml:space="preserve">among carcass taxa </w:t>
      </w:r>
      <w:r w:rsidR="00304A92" w:rsidRPr="0018685F">
        <w:rPr>
          <w:rFonts w:ascii="Times New Roman" w:hAnsi="Times New Roman" w:cs="Times New Roman"/>
          <w:sz w:val="24"/>
          <w:szCs w:val="24"/>
        </w:rPr>
        <w:t xml:space="preserve">with the Tukey multiplicity adjustment </w:t>
      </w:r>
      <w:r w:rsidR="00070488" w:rsidRPr="0018685F">
        <w:rPr>
          <w:rFonts w:ascii="Times New Roman" w:hAnsi="Times New Roman" w:cs="Times New Roman"/>
          <w:sz w:val="24"/>
          <w:szCs w:val="24"/>
        </w:rPr>
        <w:t>were conducted via the emmeans</w:t>
      </w:r>
      <w:r w:rsidR="00304A92" w:rsidRPr="0018685F">
        <w:rPr>
          <w:rFonts w:ascii="Times New Roman" w:hAnsi="Times New Roman" w:cs="Times New Roman"/>
          <w:sz w:val="24"/>
          <w:szCs w:val="24"/>
        </w:rPr>
        <w:t>()</w:t>
      </w:r>
      <w:r w:rsidR="007B057A" w:rsidRPr="0018685F">
        <w:rPr>
          <w:rFonts w:ascii="Times New Roman" w:hAnsi="Times New Roman" w:cs="Times New Roman"/>
          <w:sz w:val="24"/>
          <w:szCs w:val="24"/>
        </w:rPr>
        <w:t xml:space="preserve"> function in the R “emmeans” package</w:t>
      </w:r>
      <w:r w:rsidR="00304A92" w:rsidRPr="0018685F">
        <w:rPr>
          <w:rFonts w:ascii="Times New Roman" w:hAnsi="Times New Roman" w:cs="Times New Roman"/>
          <w:sz w:val="24"/>
          <w:szCs w:val="24"/>
        </w:rPr>
        <w:t xml:space="preserve"> </w:t>
      </w:r>
      <w:r w:rsidR="007E4744"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&lt;EndNote&gt;&lt;Cite&gt;&lt;Author&gt;Lenth&lt;/Author&gt;&lt;Year&gt;2024&lt;/Year&gt;&lt;RecNum&gt;50&lt;/RecNum&gt;&lt;DisplayText&gt;[30]&lt;/DisplayText&gt;&lt;record&gt;&lt;rec-number&gt;50&lt;/rec-number&gt;&lt;foreign-keys&gt;&lt;key app="EN" db-id="z9xx2w0pverrspedt95pdps0rswpfe0ave99" timestamp="1716694575"&gt;50&lt;/key&gt;&lt;/foreign-keys&gt;&lt;ref-type name="Generic"&gt;13&lt;/ref-type&gt;&lt;contributors&gt;&lt;authors&gt;&lt;author&gt;Lenth, Russell V.&lt;/author&gt;&lt;/authors&gt;&lt;/contributors&gt;&lt;titles&gt;&lt;title&gt;emmeans: Estimated Marginal Means, aka Least-Squares Means&lt;/title&gt;&lt;/titles&gt;&lt;dates&gt;&lt;year&gt;2024&lt;/year&gt;&lt;pub-dates&gt;&lt;date&gt;2024&lt;/date&gt;&lt;/pub-dates&gt;&lt;/dates&gt;&lt;urls&gt;&lt;related-urls&gt;&lt;url&gt;https://CRAN.R-project.org/package=emmeans&lt;/url&gt;&lt;/related-urls&gt;&lt;/urls&gt;&lt;/record&gt;&lt;/Cite&gt;&lt;/EndNote&gt;</w:instrText>
      </w:r>
      <w:r w:rsidR="007E4744"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[30]</w:t>
      </w:r>
      <w:r w:rsidR="007E4744" w:rsidRPr="0018685F">
        <w:rPr>
          <w:rFonts w:ascii="Times New Roman" w:hAnsi="Times New Roman" w:cs="Times New Roman"/>
          <w:sz w:val="24"/>
          <w:szCs w:val="24"/>
        </w:rPr>
        <w:fldChar w:fldCharType="end"/>
      </w:r>
      <w:r w:rsidR="00201E2D" w:rsidRPr="0018685F">
        <w:rPr>
          <w:rFonts w:ascii="Times New Roman" w:hAnsi="Times New Roman" w:cs="Times New Roman"/>
          <w:sz w:val="24"/>
          <w:szCs w:val="24"/>
        </w:rPr>
        <w:t>.</w:t>
      </w:r>
      <w:r w:rsidR="00070488"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 xml:space="preserve">All analyses </w:t>
      </w:r>
      <w:r w:rsidR="00DF2E46" w:rsidRPr="0018685F">
        <w:rPr>
          <w:rFonts w:ascii="Times New Roman" w:hAnsi="Times New Roman" w:cs="Times New Roman"/>
          <w:sz w:val="24"/>
          <w:szCs w:val="24"/>
        </w:rPr>
        <w:t>were</w:t>
      </w:r>
      <w:r w:rsidR="0071469B" w:rsidRPr="0018685F">
        <w:rPr>
          <w:rFonts w:ascii="Times New Roman" w:hAnsi="Times New Roman" w:cs="Times New Roman"/>
          <w:sz w:val="24"/>
          <w:szCs w:val="24"/>
        </w:rPr>
        <w:t xml:space="preserve"> performed in R version </w:t>
      </w:r>
      <w:r w:rsidR="00DF2E46" w:rsidRPr="0018685F">
        <w:rPr>
          <w:rFonts w:ascii="Times New Roman" w:hAnsi="Times New Roman" w:cs="Times New Roman"/>
          <w:sz w:val="24"/>
          <w:szCs w:val="24"/>
        </w:rPr>
        <w:t>4.3.3</w:t>
      </w:r>
      <w:r w:rsidR="0071469B" w:rsidRPr="0018685F">
        <w:rPr>
          <w:rFonts w:ascii="Times New Roman" w:hAnsi="Times New Roman" w:cs="Times New Roman"/>
          <w:sz w:val="24"/>
          <w:szCs w:val="24"/>
        </w:rPr>
        <w:t xml:space="preserve"> </w:t>
      </w:r>
      <w:r w:rsidR="00305466"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&lt;EndNote&gt;&lt;Cite&gt;&lt;Author&gt;R Core Team&lt;/Author&gt;&lt;Year&gt;2024&lt;/Year&gt;&lt;RecNum&gt;1&lt;/RecNum&gt;&lt;DisplayText&gt;[31]&lt;/DisplayText&gt;&lt;record&gt;&lt;rec-number&gt;1&lt;/rec-number&gt;&lt;foreign-keys&gt;&lt;key app="EN" db-id="z9xx2w0pverrspedt95pdps0rswpfe0ave99" timestamp="1714063413"&gt;1&lt;/key&gt;&lt;/foreign-keys&gt;&lt;ref-type name="Generic"&gt;13&lt;/ref-type&gt;&lt;contributors&gt;&lt;authors&gt;&lt;author&gt;R Core Team,&lt;/author&gt;&lt;/authors&gt;&lt;/contributors&gt;&lt;titles&gt;&lt;title&gt;R: A Language and Environment for Statistical Computing&lt;/title&gt;&lt;/titles&gt;&lt;dates&gt;&lt;year&gt;2024&lt;/year&gt;&lt;pub-dates&gt;&lt;date&gt;2024&lt;/date&gt;&lt;/pub-dates&gt;&lt;/dates&gt;&lt;pub-location&gt;Vienna, Austria&lt;/pub-location&gt;&lt;urls&gt;&lt;related-urls&gt;&lt;url&gt;https://www.R-project.org/&lt;/url&gt;&lt;/related-urls&gt;&lt;/urls&gt;&lt;/record&gt;&lt;/Cite&gt;&lt;/EndNote&gt;</w:instrText>
      </w:r>
      <w:r w:rsidR="00305466"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[31]</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71469B" w:rsidRPr="0018685F">
        <w:rPr>
          <w:rFonts w:ascii="Times New Roman" w:hAnsi="Times New Roman" w:cs="Times New Roman"/>
          <w:bCs/>
          <w:sz w:val="24"/>
          <w:szCs w:val="24"/>
        </w:rPr>
        <w:br w:type="page"/>
      </w:r>
    </w:p>
    <w:p w14:paraId="13A49406"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Results</w:t>
      </w:r>
    </w:p>
    <w:p w14:paraId="17D589AE" w14:textId="79FFD84E" w:rsidR="00B91429" w:rsidRPr="0018685F" w:rsidRDefault="00B91429"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 xml:space="preserve">Breeding </w:t>
      </w:r>
      <w:r w:rsidR="000E79D9" w:rsidRPr="0018685F">
        <w:rPr>
          <w:rFonts w:ascii="Times New Roman" w:hAnsi="Times New Roman" w:cs="Times New Roman"/>
          <w:bCs/>
          <w:i/>
          <w:iCs/>
          <w:sz w:val="24"/>
          <w:szCs w:val="24"/>
        </w:rPr>
        <w:t>outcomes</w:t>
      </w:r>
      <w:r w:rsidR="003C14E7" w:rsidRPr="0018685F">
        <w:rPr>
          <w:rFonts w:ascii="Times New Roman" w:hAnsi="Times New Roman" w:cs="Times New Roman"/>
          <w:bCs/>
          <w:i/>
          <w:iCs/>
          <w:sz w:val="24"/>
          <w:szCs w:val="24"/>
        </w:rPr>
        <w:t xml:space="preserve"> and carcass use</w:t>
      </w:r>
      <w:r w:rsidR="00A3305B" w:rsidRPr="0018685F">
        <w:rPr>
          <w:rFonts w:ascii="Times New Roman" w:hAnsi="Times New Roman" w:cs="Times New Roman"/>
          <w:bCs/>
          <w:i/>
          <w:iCs/>
          <w:sz w:val="24"/>
          <w:szCs w:val="24"/>
        </w:rPr>
        <w:t xml:space="preserve"> efficiency</w:t>
      </w:r>
    </w:p>
    <w:p w14:paraId="5D1DC355" w14:textId="41AF94C4" w:rsidR="00E5419C" w:rsidRPr="0018685F" w:rsidRDefault="004F284B"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C</w:t>
      </w:r>
      <w:r w:rsidR="00075D62" w:rsidRPr="0018685F">
        <w:rPr>
          <w:rFonts w:ascii="Times New Roman" w:hAnsi="Times New Roman" w:cs="Times New Roman"/>
          <w:bCs/>
          <w:sz w:val="24"/>
          <w:szCs w:val="24"/>
        </w:rPr>
        <w:t>lutch size</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 and brood mass</w:t>
      </w:r>
      <w:r w:rsidR="00A84AFE"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 xml:space="preserve">all </w:t>
      </w:r>
      <w:r w:rsidR="00075D62" w:rsidRPr="0018685F">
        <w:rPr>
          <w:rFonts w:ascii="Times New Roman" w:hAnsi="Times New Roman" w:cs="Times New Roman"/>
          <w:bCs/>
          <w:sz w:val="24"/>
          <w:szCs w:val="24"/>
        </w:rPr>
        <w:t xml:space="preserve">showed a </w:t>
      </w:r>
      <w:r w:rsidRPr="0018685F">
        <w:rPr>
          <w:rFonts w:ascii="Times New Roman" w:hAnsi="Times New Roman" w:cs="Times New Roman"/>
          <w:bCs/>
          <w:sz w:val="24"/>
          <w:szCs w:val="24"/>
        </w:rPr>
        <w:t xml:space="preserve">quadratic </w:t>
      </w:r>
      <w:r w:rsidR="00075D62" w:rsidRPr="0018685F">
        <w:rPr>
          <w:rFonts w:ascii="Times New Roman" w:hAnsi="Times New Roman" w:cs="Times New Roman"/>
          <w:bCs/>
          <w:sz w:val="24"/>
          <w:szCs w:val="24"/>
        </w:rPr>
        <w:t>relationship with carcass weight (</w:t>
      </w:r>
      <w:r w:rsidR="00D60372" w:rsidRPr="0018685F">
        <w:rPr>
          <w:rFonts w:ascii="Times New Roman" w:hAnsi="Times New Roman" w:cs="Times New Roman"/>
          <w:bCs/>
          <w:sz w:val="24"/>
          <w:szCs w:val="24"/>
        </w:rPr>
        <w:t xml:space="preserve">clutch size: </w:t>
      </w:r>
      <w:r w:rsidR="00234FAA" w:rsidRPr="0018685F">
        <w:rPr>
          <w:rFonts w:ascii="Times New Roman" w:hAnsi="Times New Roman" w:cs="Times New Roman"/>
          <w:bCs/>
          <w:sz w:val="24"/>
          <w:szCs w:val="24"/>
        </w:rPr>
        <w:t>χ</w:t>
      </w:r>
      <w:r w:rsidR="00234FAA"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44.6,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D60372"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D60372"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32.1,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w:t>
      </w:r>
      <w:r w:rsidR="00E373B9"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63.3, </w:t>
      </w:r>
      <w:r w:rsidR="00E373B9" w:rsidRPr="0018685F">
        <w:rPr>
          <w:rFonts w:ascii="Times New Roman" w:hAnsi="Times New Roman" w:cs="Times New Roman"/>
          <w:bCs/>
          <w:i/>
          <w:iCs/>
          <w:sz w:val="24"/>
          <w:szCs w:val="24"/>
        </w:rPr>
        <w:t>P</w:t>
      </w:r>
      <w:r w:rsidR="00E373B9" w:rsidRPr="0018685F">
        <w:rPr>
          <w:rFonts w:ascii="Times New Roman" w:hAnsi="Times New Roman" w:cs="Times New Roman"/>
          <w:bCs/>
          <w:sz w:val="24"/>
          <w:szCs w:val="24"/>
        </w:rPr>
        <w:t xml:space="preserve"> &lt; 0.001</w:t>
      </w:r>
      <w:r w:rsidR="002148AA" w:rsidRPr="0018685F">
        <w:rPr>
          <w:rFonts w:ascii="Times New Roman" w:hAnsi="Times New Roman" w:cs="Times New Roman"/>
          <w:bCs/>
          <w:sz w:val="24"/>
          <w:szCs w:val="24"/>
        </w:rPr>
        <w:t>;</w:t>
      </w:r>
      <w:r w:rsidR="007D121D"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98563E" w:rsidRPr="0018685F">
        <w:rPr>
          <w:rFonts w:ascii="Times New Roman" w:hAnsi="Times New Roman" w:cs="Times New Roman"/>
          <w:bCs/>
          <w:sz w:val="24"/>
          <w:szCs w:val="24"/>
        </w:rPr>
        <w:t xml:space="preserve"> </w:t>
      </w:r>
      <w:r w:rsidR="00234FAA" w:rsidRPr="0018685F">
        <w:rPr>
          <w:rFonts w:ascii="Times New Roman" w:hAnsi="Times New Roman" w:cs="Times New Roman"/>
          <w:bCs/>
          <w:sz w:val="24"/>
          <w:szCs w:val="24"/>
        </w:rPr>
        <w:t xml:space="preserve">= 91.9, </w:t>
      </w:r>
      <w:r w:rsidR="007D121D" w:rsidRPr="0018685F">
        <w:rPr>
          <w:rFonts w:ascii="Times New Roman" w:hAnsi="Times New Roman" w:cs="Times New Roman"/>
          <w:bCs/>
          <w:i/>
          <w:iCs/>
          <w:sz w:val="24"/>
          <w:szCs w:val="24"/>
        </w:rPr>
        <w:t>P</w:t>
      </w:r>
      <w:r w:rsidR="007D121D" w:rsidRPr="0018685F">
        <w:rPr>
          <w:rFonts w:ascii="Times New Roman" w:hAnsi="Times New Roman" w:cs="Times New Roman"/>
          <w:bCs/>
          <w:sz w:val="24"/>
          <w:szCs w:val="24"/>
        </w:rPr>
        <w:t xml:space="preserve"> &lt; 0.001; </w:t>
      </w:r>
      <w:r w:rsidR="002148AA" w:rsidRPr="0018685F">
        <w:rPr>
          <w:rFonts w:ascii="Times New Roman" w:hAnsi="Times New Roman" w:cs="Times New Roman"/>
          <w:bCs/>
          <w:sz w:val="24"/>
          <w:szCs w:val="24"/>
        </w:rPr>
        <w:t xml:space="preserve">Table </w:t>
      </w:r>
      <w:r w:rsidR="00342156">
        <w:rPr>
          <w:rFonts w:ascii="Times New Roman" w:hAnsi="Times New Roman" w:cs="Times New Roman"/>
          <w:bCs/>
          <w:sz w:val="24"/>
          <w:szCs w:val="24"/>
        </w:rPr>
        <w:t>1</w:t>
      </w:r>
      <w:r w:rsidR="00075D62" w:rsidRPr="0018685F">
        <w:rPr>
          <w:rFonts w:ascii="Times New Roman" w:hAnsi="Times New Roman" w:cs="Times New Roman"/>
          <w:bCs/>
          <w:sz w:val="24"/>
          <w:szCs w:val="24"/>
        </w:rPr>
        <w:t>)</w:t>
      </w:r>
      <w:r w:rsidR="002148AA" w:rsidRPr="0018685F">
        <w:rPr>
          <w:rFonts w:ascii="Times New Roman" w:hAnsi="Times New Roman" w:cs="Times New Roman"/>
          <w:bCs/>
          <w:sz w:val="24"/>
          <w:szCs w:val="24"/>
        </w:rPr>
        <w:t xml:space="preserve"> and peaked </w:t>
      </w:r>
      <w:r w:rsidR="007D121D" w:rsidRPr="0018685F">
        <w:rPr>
          <w:rFonts w:ascii="Times New Roman" w:hAnsi="Times New Roman" w:cs="Times New Roman"/>
          <w:bCs/>
          <w:sz w:val="24"/>
          <w:szCs w:val="24"/>
        </w:rPr>
        <w:t>on</w:t>
      </w:r>
      <w:r w:rsidR="002148AA" w:rsidRPr="0018685F">
        <w:rPr>
          <w:rFonts w:ascii="Times New Roman" w:hAnsi="Times New Roman" w:cs="Times New Roman"/>
          <w:bCs/>
          <w:sz w:val="24"/>
          <w:szCs w:val="24"/>
        </w:rPr>
        <w:t xml:space="preserve"> medium-sized carcasses (Fig. 1).</w:t>
      </w:r>
      <w:r w:rsidR="00075D62"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Moreover,</w:t>
      </w:r>
      <w:r w:rsidR="002148AA"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these</w:t>
      </w:r>
      <w:r w:rsidR="002148AA" w:rsidRPr="0018685F">
        <w:rPr>
          <w:rFonts w:ascii="Times New Roman" w:hAnsi="Times New Roman" w:cs="Times New Roman"/>
          <w:bCs/>
          <w:sz w:val="24"/>
          <w:szCs w:val="24"/>
        </w:rPr>
        <w:t xml:space="preserve"> breeding outcomes </w:t>
      </w:r>
      <w:r w:rsidR="00075D62" w:rsidRPr="0018685F">
        <w:rPr>
          <w:rFonts w:ascii="Times New Roman" w:hAnsi="Times New Roman" w:cs="Times New Roman"/>
          <w:bCs/>
          <w:sz w:val="24"/>
          <w:szCs w:val="24"/>
        </w:rPr>
        <w:t>did not differ</w:t>
      </w:r>
      <w:r w:rsidR="008D4A7C" w:rsidRPr="0018685F">
        <w:rPr>
          <w:rFonts w:ascii="Times New Roman" w:hAnsi="Times New Roman" w:cs="Times New Roman"/>
          <w:bCs/>
          <w:sz w:val="24"/>
          <w:szCs w:val="24"/>
        </w:rPr>
        <w:t xml:space="preserve"> between</w:t>
      </w:r>
      <w:r w:rsidR="00075D62" w:rsidRPr="0018685F">
        <w:rPr>
          <w:rFonts w:ascii="Times New Roman" w:hAnsi="Times New Roman" w:cs="Times New Roman"/>
          <w:bCs/>
          <w:sz w:val="24"/>
          <w:szCs w:val="24"/>
        </w:rPr>
        <w:t xml:space="preserve"> lab and wild carcass</w:t>
      </w:r>
      <w:r w:rsidR="00837A43" w:rsidRPr="0018685F">
        <w:rPr>
          <w:rFonts w:ascii="Times New Roman" w:hAnsi="Times New Roman" w:cs="Times New Roman"/>
          <w:bCs/>
          <w:sz w:val="24"/>
          <w:szCs w:val="24"/>
        </w:rPr>
        <w:t>es</w:t>
      </w:r>
      <w:r w:rsidR="00D60372" w:rsidRPr="0018685F">
        <w:rPr>
          <w:rFonts w:ascii="Times New Roman" w:hAnsi="Times New Roman" w:cs="Times New Roman"/>
          <w:bCs/>
          <w:sz w:val="24"/>
          <w:szCs w:val="24"/>
        </w:rPr>
        <w:t xml:space="preserve"> </w:t>
      </w:r>
      <w:r w:rsidR="00075D62" w:rsidRPr="0018685F">
        <w:rPr>
          <w:rFonts w:ascii="Times New Roman" w:hAnsi="Times New Roman" w:cs="Times New Roman"/>
          <w:bCs/>
          <w:sz w:val="24"/>
          <w:szCs w:val="24"/>
        </w:rPr>
        <w:t>(</w:t>
      </w:r>
      <w:r w:rsidR="008D4A7C" w:rsidRPr="0018685F">
        <w:rPr>
          <w:rFonts w:ascii="Times New Roman" w:hAnsi="Times New Roman" w:cs="Times New Roman"/>
          <w:bCs/>
          <w:sz w:val="24"/>
          <w:szCs w:val="24"/>
        </w:rPr>
        <w:t xml:space="preserve">clutch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1.4,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39</w:t>
      </w:r>
      <w:r w:rsidR="008D4A7C" w:rsidRPr="0018685F">
        <w:rPr>
          <w:rFonts w:ascii="Times New Roman" w:hAnsi="Times New Roman" w:cs="Times New Roman"/>
          <w:bCs/>
          <w:sz w:val="24"/>
          <w:szCs w:val="24"/>
        </w:rPr>
        <w:t xml:space="preserve">; hatching success: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0.8,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37</w:t>
      </w:r>
      <w:r w:rsidR="008D4A7C" w:rsidRPr="0018685F">
        <w:rPr>
          <w:rFonts w:ascii="Times New Roman" w:hAnsi="Times New Roman" w:cs="Times New Roman"/>
          <w:bCs/>
          <w:sz w:val="24"/>
          <w:szCs w:val="24"/>
        </w:rPr>
        <w:t xml:space="preserve">; brood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9</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93</w:t>
      </w:r>
      <w:r w:rsidR="008D4A7C"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1</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0.9</w:t>
      </w:r>
      <w:r w:rsidR="00966585" w:rsidRPr="0018685F">
        <w:rPr>
          <w:rFonts w:ascii="Times New Roman" w:hAnsi="Times New Roman" w:cs="Times New Roman"/>
          <w:bCs/>
          <w:sz w:val="24"/>
          <w:szCs w:val="24"/>
        </w:rPr>
        <w:t>9</w:t>
      </w:r>
      <w:r w:rsidR="008D4A7C" w:rsidRPr="0018685F">
        <w:rPr>
          <w:rFonts w:ascii="Times New Roman" w:hAnsi="Times New Roman" w:cs="Times New Roman"/>
          <w:bCs/>
          <w:sz w:val="24"/>
          <w:szCs w:val="24"/>
        </w:rPr>
        <w:t xml:space="preserve">; Table </w:t>
      </w:r>
      <w:r w:rsidR="00342156">
        <w:rPr>
          <w:rFonts w:ascii="Times New Roman" w:hAnsi="Times New Roman" w:cs="Times New Roman"/>
          <w:bCs/>
          <w:sz w:val="24"/>
          <w:szCs w:val="24"/>
        </w:rPr>
        <w:t>1</w:t>
      </w:r>
      <w:r w:rsidR="008D4A7C" w:rsidRPr="0018685F">
        <w:rPr>
          <w:rFonts w:ascii="Times New Roman" w:hAnsi="Times New Roman" w:cs="Times New Roman"/>
          <w:bCs/>
          <w:sz w:val="24"/>
          <w:szCs w:val="24"/>
        </w:rPr>
        <w:t xml:space="preserve">; </w:t>
      </w:r>
      <w:r w:rsidR="00F83BA0" w:rsidRPr="0018685F">
        <w:rPr>
          <w:rFonts w:ascii="Times New Roman" w:hAnsi="Times New Roman" w:cs="Times New Roman"/>
          <w:bCs/>
          <w:sz w:val="24"/>
          <w:szCs w:val="24"/>
        </w:rPr>
        <w:t>Fig</w:t>
      </w:r>
      <w:r w:rsidR="008D4A7C" w:rsidRPr="0018685F">
        <w:rPr>
          <w:rFonts w:ascii="Times New Roman" w:hAnsi="Times New Roman" w:cs="Times New Roman"/>
          <w:bCs/>
          <w:sz w:val="24"/>
          <w:szCs w:val="24"/>
        </w:rPr>
        <w:t>. 1</w:t>
      </w:r>
      <w:r w:rsidR="00075D62" w:rsidRPr="0018685F">
        <w:rPr>
          <w:rFonts w:ascii="Times New Roman" w:hAnsi="Times New Roman" w:cs="Times New Roman"/>
          <w:bCs/>
          <w:sz w:val="24"/>
          <w:szCs w:val="24"/>
        </w:rPr>
        <w:t>).</w:t>
      </w:r>
      <w:r w:rsidR="0080781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C</w:t>
      </w:r>
      <w:r w:rsidR="006A4748" w:rsidRPr="0018685F">
        <w:rPr>
          <w:rFonts w:ascii="Times New Roman" w:hAnsi="Times New Roman" w:cs="Times New Roman"/>
          <w:bCs/>
          <w:sz w:val="24"/>
          <w:szCs w:val="24"/>
        </w:rPr>
        <w:t>arcass use efficiency</w:t>
      </w:r>
      <w:r w:rsidR="00046AD7" w:rsidRPr="0018685F">
        <w:rPr>
          <w:rFonts w:ascii="Times New Roman" w:hAnsi="Times New Roman" w:cs="Times New Roman"/>
          <w:bCs/>
          <w:sz w:val="24"/>
          <w:szCs w:val="24"/>
        </w:rPr>
        <w:t xml:space="preserve"> </w:t>
      </w:r>
      <w:r w:rsidR="003C14E7" w:rsidRPr="0018685F">
        <w:rPr>
          <w:rFonts w:ascii="Times New Roman" w:hAnsi="Times New Roman" w:cs="Times New Roman"/>
          <w:bCs/>
          <w:sz w:val="24"/>
          <w:szCs w:val="24"/>
        </w:rPr>
        <w:t>decreased with carcass weight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64.5</w:t>
      </w:r>
      <w:r w:rsidR="00234FAA" w:rsidRPr="0018685F">
        <w:rPr>
          <w:rFonts w:ascii="Times New Roman" w:hAnsi="Times New Roman" w:cs="Times New Roman"/>
          <w:bCs/>
          <w:sz w:val="24"/>
          <w:szCs w:val="24"/>
        </w:rPr>
        <w:t>,</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&lt; 0.001) but did not differ </w:t>
      </w:r>
      <w:r w:rsidR="00FE2A9C" w:rsidRPr="0018685F">
        <w:rPr>
          <w:rFonts w:ascii="Times New Roman" w:hAnsi="Times New Roman" w:cs="Times New Roman"/>
          <w:bCs/>
          <w:sz w:val="24"/>
          <w:szCs w:val="24"/>
        </w:rPr>
        <w:t>between</w:t>
      </w:r>
      <w:r w:rsidR="003C14E7" w:rsidRPr="0018685F">
        <w:rPr>
          <w:rFonts w:ascii="Times New Roman" w:hAnsi="Times New Roman" w:cs="Times New Roman"/>
          <w:bCs/>
          <w:sz w:val="24"/>
          <w:szCs w:val="24"/>
        </w:rPr>
        <w:t xml:space="preserve"> lab and wild carcasses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0.003</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 0.96; Table </w:t>
      </w:r>
      <w:r w:rsidR="00342156">
        <w:rPr>
          <w:rFonts w:ascii="Times New Roman" w:hAnsi="Times New Roman" w:cs="Times New Roman"/>
          <w:bCs/>
          <w:sz w:val="24"/>
          <w:szCs w:val="24"/>
        </w:rPr>
        <w:t>1</w:t>
      </w:r>
      <w:r w:rsidR="003C14E7" w:rsidRPr="0018685F">
        <w:rPr>
          <w:rFonts w:ascii="Times New Roman" w:hAnsi="Times New Roman" w:cs="Times New Roman"/>
          <w:bCs/>
          <w:sz w:val="24"/>
          <w:szCs w:val="24"/>
        </w:rPr>
        <w:t>; Fig. 2).</w:t>
      </w:r>
    </w:p>
    <w:p w14:paraId="770E38EF" w14:textId="14EC9911" w:rsidR="00511B5D" w:rsidRPr="0018685F" w:rsidRDefault="00E5419C"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Pr="0018685F">
        <w:rPr>
          <w:rFonts w:ascii="Times New Roman" w:hAnsi="Times New Roman" w:cs="Times New Roman"/>
          <w:sz w:val="24"/>
          <w:szCs w:val="24"/>
        </w:rPr>
        <w:t xml:space="preserve">Brood size, brood mass, average larval mass, and carcass use efficiency </w:t>
      </w:r>
      <w:r w:rsidR="00921DAB" w:rsidRPr="0018685F">
        <w:rPr>
          <w:rFonts w:ascii="Times New Roman" w:hAnsi="Times New Roman" w:cs="Times New Roman"/>
          <w:sz w:val="24"/>
          <w:szCs w:val="24"/>
        </w:rPr>
        <w:t xml:space="preserve">did not differ among </w:t>
      </w:r>
      <w:r w:rsidRPr="0018685F">
        <w:rPr>
          <w:rFonts w:ascii="Times New Roman" w:hAnsi="Times New Roman" w:cs="Times New Roman"/>
          <w:sz w:val="24"/>
          <w:szCs w:val="24"/>
        </w:rPr>
        <w:t>wild mammal, bird, and reptile carcasses</w:t>
      </w:r>
      <w:r w:rsidR="00DE278E"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(brood size: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261208"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0.6</w:t>
      </w:r>
      <w:r w:rsidR="00BF466D"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0.75; brood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3.6</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0.17; average larval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3.3</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0.19</w:t>
      </w:r>
      <w:r w:rsidR="00DD414D"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carcass use efficiency: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0.4</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0.81; Fig. 3).</w:t>
      </w:r>
    </w:p>
    <w:p w14:paraId="65E9B892" w14:textId="77777777" w:rsidR="0021621F" w:rsidRPr="0018685F" w:rsidRDefault="0021621F" w:rsidP="00E442BE">
      <w:pPr>
        <w:spacing w:line="480" w:lineRule="auto"/>
        <w:rPr>
          <w:rFonts w:ascii="Times New Roman" w:hAnsi="Times New Roman" w:cs="Times New Roman"/>
          <w:bCs/>
          <w:color w:val="FF0000"/>
          <w:sz w:val="24"/>
          <w:szCs w:val="24"/>
        </w:rPr>
      </w:pPr>
    </w:p>
    <w:p w14:paraId="1C93B363" w14:textId="2F3A85AA" w:rsidR="001F0AA7" w:rsidRPr="0018685F" w:rsidRDefault="008B4C24" w:rsidP="00DA0331">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N</w:t>
      </w:r>
      <w:r w:rsidR="003C14E7" w:rsidRPr="0018685F">
        <w:rPr>
          <w:rFonts w:ascii="Times New Roman" w:hAnsi="Times New Roman" w:cs="Times New Roman"/>
          <w:bCs/>
          <w:i/>
          <w:iCs/>
          <w:sz w:val="24"/>
          <w:szCs w:val="24"/>
        </w:rPr>
        <w:t>utritional composition</w:t>
      </w:r>
      <w:r w:rsidRPr="0018685F">
        <w:rPr>
          <w:rFonts w:ascii="Times New Roman" w:hAnsi="Times New Roman" w:cs="Times New Roman"/>
          <w:bCs/>
          <w:i/>
          <w:iCs/>
          <w:sz w:val="24"/>
          <w:szCs w:val="24"/>
        </w:rPr>
        <w:t xml:space="preserve"> of carcasses</w:t>
      </w:r>
    </w:p>
    <w:p w14:paraId="27E71207" w14:textId="33FD3F68" w:rsidR="00845FD4" w:rsidRPr="0018685F" w:rsidRDefault="007542CD"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Protein content </w:t>
      </w:r>
      <w:r w:rsidR="00623557" w:rsidRPr="0018685F">
        <w:rPr>
          <w:rFonts w:ascii="Times New Roman" w:hAnsi="Times New Roman" w:cs="Times New Roman"/>
          <w:bCs/>
          <w:sz w:val="24"/>
          <w:szCs w:val="24"/>
        </w:rPr>
        <w:t xml:space="preserve">was similar between </w:t>
      </w:r>
      <w:r w:rsidRPr="0018685F">
        <w:rPr>
          <w:rFonts w:ascii="Times New Roman" w:hAnsi="Times New Roman" w:cs="Times New Roman"/>
          <w:bCs/>
          <w:sz w:val="24"/>
          <w:szCs w:val="24"/>
        </w:rPr>
        <w:t>lab and wild carcasses</w:t>
      </w:r>
      <w:r w:rsidR="0053456D"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mean proportion: lab =  25.5%, wild = 27.9%;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1</w:t>
      </w:r>
      <w:r w:rsidR="00623557" w:rsidRPr="0018685F">
        <w:rPr>
          <w:rFonts w:ascii="Times New Roman" w:hAnsi="Times New Roman" w:cs="Times New Roman"/>
          <w:bCs/>
          <w:sz w:val="24"/>
          <w:szCs w:val="24"/>
        </w:rPr>
        <w:t xml:space="preserve"> = 3.5</w:t>
      </w:r>
      <w:r w:rsidR="0053456D" w:rsidRPr="0018685F">
        <w:rPr>
          <w:rFonts w:ascii="Times New Roman" w:hAnsi="Times New Roman" w:cs="Times New Roman"/>
          <w:bCs/>
          <w:sz w:val="24"/>
          <w:szCs w:val="24"/>
        </w:rPr>
        <w:t xml:space="preserve">, </w:t>
      </w:r>
      <w:r w:rsidR="0053456D" w:rsidRPr="0018685F">
        <w:rPr>
          <w:rFonts w:ascii="Times New Roman" w:hAnsi="Times New Roman" w:cs="Times New Roman"/>
          <w:bCs/>
          <w:i/>
          <w:iCs/>
          <w:sz w:val="24"/>
          <w:szCs w:val="24"/>
        </w:rPr>
        <w:t>P</w:t>
      </w:r>
      <w:r w:rsidR="0053456D" w:rsidRPr="0018685F">
        <w:rPr>
          <w:rFonts w:ascii="Times New Roman" w:hAnsi="Times New Roman" w:cs="Times New Roman"/>
          <w:bCs/>
          <w:sz w:val="24"/>
          <w:szCs w:val="24"/>
        </w:rPr>
        <w:t xml:space="preserve"> = 0.06</w:t>
      </w:r>
      <w:r w:rsidR="00B85E4E" w:rsidRPr="0018685F">
        <w:rPr>
          <w:rFonts w:ascii="Times New Roman" w:hAnsi="Times New Roman" w:cs="Times New Roman"/>
          <w:bCs/>
          <w:sz w:val="24"/>
          <w:szCs w:val="24"/>
        </w:rPr>
        <w:t>; Fig.</w:t>
      </w:r>
      <w:r w:rsidR="00623557"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4a</w:t>
      </w:r>
      <w:r w:rsidR="0053456D" w:rsidRPr="0018685F">
        <w:rPr>
          <w:rFonts w:ascii="Times New Roman" w:hAnsi="Times New Roman" w:cs="Times New Roman"/>
          <w:bCs/>
          <w:sz w:val="24"/>
          <w:szCs w:val="24"/>
        </w:rPr>
        <w:t>)</w:t>
      </w:r>
      <w:r w:rsidR="00623557" w:rsidRPr="0018685F">
        <w:rPr>
          <w:rFonts w:ascii="Times New Roman" w:hAnsi="Times New Roman" w:cs="Times New Roman"/>
          <w:bCs/>
          <w:sz w:val="24"/>
          <w:szCs w:val="24"/>
        </w:rPr>
        <w:t xml:space="preserve"> but differed among wild </w:t>
      </w:r>
      <w:r w:rsidR="0053456D" w:rsidRPr="0018685F">
        <w:rPr>
          <w:rFonts w:ascii="Times New Roman" w:hAnsi="Times New Roman" w:cs="Times New Roman"/>
          <w:bCs/>
          <w:sz w:val="24"/>
          <w:szCs w:val="24"/>
        </w:rPr>
        <w:t xml:space="preserve">carcass </w:t>
      </w:r>
      <w:r w:rsidR="00623557" w:rsidRPr="0018685F">
        <w:rPr>
          <w:rFonts w:ascii="Times New Roman" w:hAnsi="Times New Roman" w:cs="Times New Roman"/>
          <w:bCs/>
          <w:sz w:val="24"/>
          <w:szCs w:val="24"/>
        </w:rPr>
        <w:t xml:space="preserve">taxa </w:t>
      </w:r>
      <w:r w:rsidR="0053456D" w:rsidRPr="0018685F">
        <w:rPr>
          <w:rFonts w:ascii="Times New Roman" w:hAnsi="Times New Roman" w:cs="Times New Roman"/>
          <w:bCs/>
          <w:sz w:val="24"/>
          <w:szCs w:val="24"/>
        </w:rPr>
        <w:t>(</w:t>
      </w:r>
      <w:r w:rsidR="00C770DD" w:rsidRPr="0018685F">
        <w:rPr>
          <w:rFonts w:ascii="Times New Roman" w:hAnsi="Times New Roman" w:cs="Times New Roman"/>
          <w:bCs/>
          <w:sz w:val="24"/>
          <w:szCs w:val="24"/>
        </w:rPr>
        <w:t xml:space="preserve">mean proportion: mammal = 28.7%, bird = 30.6%, reptile = 24.3%;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2</w:t>
      </w:r>
      <w:r w:rsidR="00623557" w:rsidRPr="0018685F">
        <w:rPr>
          <w:rFonts w:ascii="Times New Roman" w:hAnsi="Times New Roman" w:cs="Times New Roman"/>
          <w:bCs/>
          <w:sz w:val="24"/>
          <w:szCs w:val="24"/>
        </w:rPr>
        <w:t xml:space="preserve"> = 26.6, </w:t>
      </w:r>
      <w:r w:rsidR="00623557" w:rsidRPr="0018685F">
        <w:rPr>
          <w:rFonts w:ascii="Times New Roman" w:hAnsi="Times New Roman" w:cs="Times New Roman"/>
          <w:bCs/>
          <w:i/>
          <w:iCs/>
          <w:sz w:val="24"/>
          <w:szCs w:val="24"/>
        </w:rPr>
        <w:t>P</w:t>
      </w:r>
      <w:r w:rsidR="00623557" w:rsidRPr="0018685F">
        <w:rPr>
          <w:rFonts w:ascii="Times New Roman" w:hAnsi="Times New Roman" w:cs="Times New Roman"/>
          <w:bCs/>
          <w:sz w:val="24"/>
          <w:szCs w:val="24"/>
        </w:rPr>
        <w:t xml:space="preserve"> &lt; 0.001; Fig. 4b). Specifically, </w:t>
      </w:r>
      <w:r w:rsidRPr="0018685F">
        <w:rPr>
          <w:rFonts w:ascii="Times New Roman" w:hAnsi="Times New Roman" w:cs="Times New Roman"/>
          <w:bCs/>
          <w:sz w:val="24"/>
          <w:szCs w:val="24"/>
        </w:rPr>
        <w:t xml:space="preserve">reptile carcasses </w:t>
      </w:r>
      <w:r w:rsidR="00EE2B02" w:rsidRPr="0018685F">
        <w:rPr>
          <w:rFonts w:ascii="Times New Roman" w:hAnsi="Times New Roman" w:cs="Times New Roman"/>
          <w:bCs/>
          <w:sz w:val="24"/>
          <w:szCs w:val="24"/>
        </w:rPr>
        <w:t>had</w:t>
      </w:r>
      <w:r w:rsidRPr="0018685F">
        <w:rPr>
          <w:rFonts w:ascii="Times New Roman" w:hAnsi="Times New Roman" w:cs="Times New Roman"/>
          <w:bCs/>
          <w:sz w:val="24"/>
          <w:szCs w:val="24"/>
        </w:rPr>
        <w:t xml:space="preserve"> significantly lower </w:t>
      </w:r>
      <w:r w:rsidR="00EE2B02" w:rsidRPr="0018685F">
        <w:rPr>
          <w:rFonts w:ascii="Times New Roman" w:hAnsi="Times New Roman" w:cs="Times New Roman"/>
          <w:bCs/>
          <w:sz w:val="24"/>
          <w:szCs w:val="24"/>
        </w:rPr>
        <w:t xml:space="preserve">protein content </w:t>
      </w:r>
      <w:r w:rsidRPr="0018685F">
        <w:rPr>
          <w:rFonts w:ascii="Times New Roman" w:hAnsi="Times New Roman" w:cs="Times New Roman"/>
          <w:bCs/>
          <w:sz w:val="24"/>
          <w:szCs w:val="24"/>
        </w:rPr>
        <w:t>than mammal</w:t>
      </w:r>
      <w:r w:rsidR="0053456D"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and bird carcasses</w:t>
      </w:r>
      <w:r w:rsidR="00623557" w:rsidRPr="0018685F">
        <w:rPr>
          <w:rFonts w:ascii="Times New Roman" w:hAnsi="Times New Roman" w:cs="Times New Roman"/>
          <w:bCs/>
          <w:sz w:val="24"/>
          <w:szCs w:val="24"/>
        </w:rPr>
        <w:t xml:space="preserve"> (Fig. 4b)</w:t>
      </w:r>
      <w:r w:rsidRPr="0018685F">
        <w:rPr>
          <w:rFonts w:ascii="Times New Roman" w:hAnsi="Times New Roman" w:cs="Times New Roman"/>
          <w:bCs/>
          <w:sz w:val="24"/>
          <w:szCs w:val="24"/>
        </w:rPr>
        <w:t xml:space="preserve">. </w:t>
      </w:r>
      <w:r w:rsidR="00A52331" w:rsidRPr="0018685F">
        <w:rPr>
          <w:rFonts w:ascii="Times New Roman" w:hAnsi="Times New Roman" w:cs="Times New Roman"/>
          <w:bCs/>
          <w:sz w:val="24"/>
          <w:szCs w:val="24"/>
        </w:rPr>
        <w:t>Fat content was similar between lab and wild carcasses (</w:t>
      </w:r>
      <w:r w:rsidR="00C770DD" w:rsidRPr="0018685F">
        <w:rPr>
          <w:rFonts w:ascii="Times New Roman" w:hAnsi="Times New Roman" w:cs="Times New Roman"/>
          <w:bCs/>
          <w:sz w:val="24"/>
          <w:szCs w:val="24"/>
        </w:rPr>
        <w:t>mean proportion: lab =</w:t>
      </w:r>
      <w:r w:rsidR="005A0C46"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4.0%, wild = 3.7%;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1</w:t>
      </w:r>
      <w:r w:rsidR="00A52331" w:rsidRPr="0018685F">
        <w:rPr>
          <w:rFonts w:ascii="Times New Roman" w:hAnsi="Times New Roman" w:cs="Times New Roman"/>
          <w:bCs/>
          <w:sz w:val="24"/>
          <w:szCs w:val="24"/>
        </w:rPr>
        <w:t xml:space="preserve"> = </w:t>
      </w:r>
      <w:r w:rsidR="005A0C46" w:rsidRPr="0018685F">
        <w:rPr>
          <w:rFonts w:ascii="Times New Roman" w:hAnsi="Times New Roman" w:cs="Times New Roman"/>
          <w:bCs/>
          <w:sz w:val="24"/>
          <w:szCs w:val="24"/>
        </w:rPr>
        <w:t>1.1</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5A0C46" w:rsidRPr="0018685F">
        <w:rPr>
          <w:rFonts w:ascii="Times New Roman" w:hAnsi="Times New Roman" w:cs="Times New Roman"/>
          <w:bCs/>
          <w:sz w:val="24"/>
          <w:szCs w:val="24"/>
        </w:rPr>
        <w:t>29</w:t>
      </w:r>
      <w:r w:rsidR="00A52331" w:rsidRPr="0018685F">
        <w:rPr>
          <w:rFonts w:ascii="Times New Roman" w:hAnsi="Times New Roman" w:cs="Times New Roman"/>
          <w:bCs/>
          <w:sz w:val="24"/>
          <w:szCs w:val="24"/>
        </w:rPr>
        <w:t>; Fig. 4c) and among wild carcass taxa (</w:t>
      </w:r>
      <w:r w:rsidR="00C770DD" w:rsidRPr="0018685F">
        <w:rPr>
          <w:rFonts w:ascii="Times New Roman" w:hAnsi="Times New Roman" w:cs="Times New Roman"/>
          <w:bCs/>
          <w:sz w:val="24"/>
          <w:szCs w:val="24"/>
        </w:rPr>
        <w:t xml:space="preserve">mean proportion: mammal = 4.4%, bird = 4.4%, reptile = 2.1%;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2</w:t>
      </w:r>
      <w:r w:rsidR="00A52331" w:rsidRPr="0018685F">
        <w:rPr>
          <w:rFonts w:ascii="Times New Roman" w:hAnsi="Times New Roman" w:cs="Times New Roman"/>
          <w:bCs/>
          <w:sz w:val="24"/>
          <w:szCs w:val="24"/>
        </w:rPr>
        <w:t xml:space="preserve"> = </w:t>
      </w:r>
      <w:r w:rsidR="004C5E7B" w:rsidRPr="0018685F">
        <w:rPr>
          <w:rFonts w:ascii="Times New Roman" w:hAnsi="Times New Roman" w:cs="Times New Roman"/>
          <w:bCs/>
          <w:sz w:val="24"/>
          <w:szCs w:val="24"/>
        </w:rPr>
        <w:t>3.5</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4C5E7B" w:rsidRPr="0018685F">
        <w:rPr>
          <w:rFonts w:ascii="Times New Roman" w:hAnsi="Times New Roman" w:cs="Times New Roman"/>
          <w:bCs/>
          <w:sz w:val="24"/>
          <w:szCs w:val="24"/>
        </w:rPr>
        <w:t>18</w:t>
      </w:r>
      <w:r w:rsidR="00A52331" w:rsidRPr="0018685F">
        <w:rPr>
          <w:rFonts w:ascii="Times New Roman" w:hAnsi="Times New Roman" w:cs="Times New Roman"/>
          <w:bCs/>
          <w:sz w:val="24"/>
          <w:szCs w:val="24"/>
        </w:rPr>
        <w:t>; Fig. 4d).</w:t>
      </w:r>
    </w:p>
    <w:p w14:paraId="18C387F6" w14:textId="77777777" w:rsidR="00DA7BF8" w:rsidRPr="0018685F" w:rsidRDefault="00DA7BF8" w:rsidP="00DA0331">
      <w:pPr>
        <w:spacing w:line="480" w:lineRule="auto"/>
        <w:rPr>
          <w:rFonts w:ascii="Times New Roman" w:hAnsi="Times New Roman" w:cs="Times New Roman"/>
          <w:bCs/>
          <w:sz w:val="24"/>
          <w:szCs w:val="24"/>
        </w:rPr>
      </w:pPr>
    </w:p>
    <w:p w14:paraId="002EE4E8" w14:textId="0C84E553" w:rsidR="00845FD4" w:rsidRPr="0018685F" w:rsidRDefault="00845FD4" w:rsidP="00845FD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w:t>
      </w:r>
      <w:r w:rsidR="009824A8" w:rsidRPr="0018685F">
        <w:rPr>
          <w:rFonts w:ascii="Times New Roman" w:hAnsi="Times New Roman" w:cs="Times New Roman"/>
          <w:bCs/>
          <w:i/>
          <w:iCs/>
          <w:sz w:val="24"/>
          <w:szCs w:val="24"/>
        </w:rPr>
        <w:t xml:space="preserve"> growth</w:t>
      </w:r>
    </w:p>
    <w:p w14:paraId="57A995EE" w14:textId="6FBA9915" w:rsidR="00DA0331" w:rsidRPr="0018685F" w:rsidRDefault="009A73C4"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G</w:t>
      </w:r>
      <w:r w:rsidR="00452060" w:rsidRPr="0018685F">
        <w:rPr>
          <w:rFonts w:ascii="Times New Roman" w:hAnsi="Times New Roman" w:cs="Times New Roman"/>
          <w:bCs/>
          <w:sz w:val="24"/>
          <w:szCs w:val="24"/>
        </w:rPr>
        <w:t xml:space="preserve">rowth </w:t>
      </w:r>
      <w:r w:rsidR="009A04CC" w:rsidRPr="0018685F">
        <w:rPr>
          <w:rFonts w:ascii="Times New Roman" w:hAnsi="Times New Roman" w:cs="Times New Roman"/>
          <w:bCs/>
          <w:sz w:val="24"/>
          <w:szCs w:val="24"/>
        </w:rPr>
        <w:t>w</w:t>
      </w:r>
      <w:r w:rsidR="00EE2B02" w:rsidRPr="0018685F">
        <w:rPr>
          <w:rFonts w:ascii="Times New Roman" w:hAnsi="Times New Roman" w:cs="Times New Roman"/>
          <w:bCs/>
          <w:sz w:val="24"/>
          <w:szCs w:val="24"/>
        </w:rPr>
        <w:t>as</w:t>
      </w:r>
      <w:r w:rsidR="00452060" w:rsidRPr="0018685F">
        <w:rPr>
          <w:rFonts w:ascii="Times New Roman" w:hAnsi="Times New Roman" w:cs="Times New Roman"/>
          <w:bCs/>
          <w:sz w:val="24"/>
          <w:szCs w:val="24"/>
        </w:rPr>
        <w:t xml:space="preserve"> similar </w:t>
      </w:r>
      <w:r w:rsidR="00EE2B02" w:rsidRPr="0018685F">
        <w:rPr>
          <w:rFonts w:ascii="Times New Roman" w:hAnsi="Times New Roman" w:cs="Times New Roman"/>
          <w:bCs/>
          <w:sz w:val="24"/>
          <w:szCs w:val="24"/>
        </w:rPr>
        <w:t xml:space="preserve">for </w:t>
      </w:r>
      <w:r w:rsidRPr="0018685F">
        <w:rPr>
          <w:rFonts w:ascii="Times New Roman" w:hAnsi="Times New Roman" w:cs="Times New Roman"/>
          <w:bCs/>
          <w:sz w:val="24"/>
          <w:szCs w:val="24"/>
        </w:rPr>
        <w:t>larvae</w:t>
      </w:r>
      <w:r w:rsidR="00EE2B02" w:rsidRPr="0018685F">
        <w:rPr>
          <w:rFonts w:ascii="Times New Roman" w:hAnsi="Times New Roman" w:cs="Times New Roman"/>
          <w:bCs/>
          <w:sz w:val="24"/>
          <w:szCs w:val="24"/>
        </w:rPr>
        <w:t xml:space="preserve"> fe</w:t>
      </w:r>
      <w:r w:rsidRPr="0018685F">
        <w:rPr>
          <w:rFonts w:ascii="Times New Roman" w:hAnsi="Times New Roman" w:cs="Times New Roman"/>
          <w:bCs/>
          <w:sz w:val="24"/>
          <w:szCs w:val="24"/>
        </w:rPr>
        <w:t>eding</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on tissue from </w:t>
      </w:r>
      <w:r w:rsidR="00EE2B02" w:rsidRPr="0018685F">
        <w:rPr>
          <w:rFonts w:ascii="Times New Roman" w:hAnsi="Times New Roman" w:cs="Times New Roman"/>
          <w:bCs/>
          <w:sz w:val="24"/>
          <w:szCs w:val="24"/>
        </w:rPr>
        <w:t>lab</w:t>
      </w:r>
      <w:r w:rsidRPr="0018685F">
        <w:rPr>
          <w:rFonts w:ascii="Times New Roman" w:hAnsi="Times New Roman" w:cs="Times New Roman"/>
          <w:bCs/>
          <w:sz w:val="24"/>
          <w:szCs w:val="24"/>
        </w:rPr>
        <w:t xml:space="preserve"> and wild</w:t>
      </w:r>
      <w:r w:rsidR="00EE2B02" w:rsidRPr="0018685F">
        <w:rPr>
          <w:rFonts w:ascii="Times New Roman" w:hAnsi="Times New Roman" w:cs="Times New Roman"/>
          <w:bCs/>
          <w:sz w:val="24"/>
          <w:szCs w:val="24"/>
        </w:rPr>
        <w:t xml:space="preserve"> carcass</w:t>
      </w:r>
      <w:r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0.1,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0.74; Fig. 4e</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 Similarly, larval growth did not differ significantly among the three wild carcass taxa (χ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5.2,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0.07; Fig. 4f)</w:t>
      </w:r>
      <w:r w:rsidR="00260F2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although larvae </w:t>
      </w:r>
      <w:r w:rsidR="00EE2B02" w:rsidRPr="0018685F">
        <w:rPr>
          <w:rFonts w:ascii="Times New Roman" w:hAnsi="Times New Roman" w:cs="Times New Roman"/>
          <w:bCs/>
          <w:sz w:val="24"/>
          <w:szCs w:val="24"/>
        </w:rPr>
        <w:t>fe</w:t>
      </w:r>
      <w:r w:rsidRPr="0018685F">
        <w:rPr>
          <w:rFonts w:ascii="Times New Roman" w:hAnsi="Times New Roman" w:cs="Times New Roman"/>
          <w:bCs/>
          <w:sz w:val="24"/>
          <w:szCs w:val="24"/>
        </w:rPr>
        <w:t>e</w:t>
      </w:r>
      <w:r w:rsidR="00EE2B02" w:rsidRPr="0018685F">
        <w:rPr>
          <w:rFonts w:ascii="Times New Roman" w:hAnsi="Times New Roman" w:cs="Times New Roman"/>
          <w:bCs/>
          <w:sz w:val="24"/>
          <w:szCs w:val="24"/>
        </w:rPr>
        <w:t>d</w:t>
      </w:r>
      <w:r w:rsidRPr="0018685F">
        <w:rPr>
          <w:rFonts w:ascii="Times New Roman" w:hAnsi="Times New Roman" w:cs="Times New Roman"/>
          <w:bCs/>
          <w:sz w:val="24"/>
          <w:szCs w:val="24"/>
        </w:rPr>
        <w:t>ing on</w:t>
      </w:r>
      <w:r w:rsidR="00EE2B02" w:rsidRPr="0018685F">
        <w:rPr>
          <w:rFonts w:ascii="Times New Roman" w:hAnsi="Times New Roman" w:cs="Times New Roman"/>
          <w:bCs/>
          <w:sz w:val="24"/>
          <w:szCs w:val="24"/>
        </w:rPr>
        <w:t xml:space="preserve"> </w:t>
      </w:r>
      <w:r w:rsidR="00905C6A" w:rsidRPr="0018685F">
        <w:rPr>
          <w:rFonts w:ascii="Times New Roman" w:hAnsi="Times New Roman" w:cs="Times New Roman"/>
          <w:bCs/>
          <w:sz w:val="24"/>
          <w:szCs w:val="24"/>
        </w:rPr>
        <w:t xml:space="preserve">wild </w:t>
      </w:r>
      <w:r w:rsidR="00EE2B02" w:rsidRPr="0018685F">
        <w:rPr>
          <w:rFonts w:ascii="Times New Roman" w:hAnsi="Times New Roman" w:cs="Times New Roman"/>
          <w:bCs/>
          <w:sz w:val="24"/>
          <w:szCs w:val="24"/>
        </w:rPr>
        <w:t>bird carcass</w:t>
      </w:r>
      <w:r w:rsidR="00905C6A"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tended to gain more weight compared to those feeding on wild mammals and reptiles (Fig. 4f).</w:t>
      </w:r>
      <w:r w:rsidR="00753616" w:rsidRPr="0018685F">
        <w:rPr>
          <w:rFonts w:ascii="Times New Roman" w:hAnsi="Times New Roman" w:cs="Times New Roman"/>
          <w:bCs/>
          <w:sz w:val="24"/>
          <w:szCs w:val="24"/>
        </w:rPr>
        <w:t xml:space="preserve"> When lab and wild carcasses were combined, l</w:t>
      </w:r>
      <w:r w:rsidR="008A26E6" w:rsidRPr="0018685F">
        <w:rPr>
          <w:rFonts w:ascii="Times New Roman" w:hAnsi="Times New Roman" w:cs="Times New Roman"/>
          <w:bCs/>
          <w:sz w:val="24"/>
          <w:szCs w:val="24"/>
        </w:rPr>
        <w:t>arval growth w</w:t>
      </w:r>
      <w:r w:rsidR="00D20CFA" w:rsidRPr="0018685F">
        <w:rPr>
          <w:rFonts w:ascii="Times New Roman" w:hAnsi="Times New Roman" w:cs="Times New Roman"/>
          <w:bCs/>
          <w:sz w:val="24"/>
          <w:szCs w:val="24"/>
        </w:rPr>
        <w:t>as not associated with</w:t>
      </w:r>
      <w:r w:rsidR="008A26E6" w:rsidRPr="0018685F">
        <w:rPr>
          <w:rFonts w:ascii="Times New Roman" w:hAnsi="Times New Roman" w:cs="Times New Roman"/>
          <w:bCs/>
          <w:sz w:val="24"/>
          <w:szCs w:val="24"/>
        </w:rPr>
        <w:t xml:space="preserve"> either tissue protein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w:t>
      </w:r>
      <w:r w:rsidR="00967749" w:rsidRPr="0018685F">
        <w:rPr>
          <w:rFonts w:ascii="Times New Roman" w:hAnsi="Times New Roman" w:cs="Times New Roman"/>
          <w:bCs/>
          <w:sz w:val="24"/>
          <w:szCs w:val="24"/>
        </w:rPr>
        <w:t>0.9</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w:t>
      </w:r>
      <w:r w:rsidR="003D02F6" w:rsidRPr="0018685F">
        <w:rPr>
          <w:rFonts w:ascii="Times New Roman" w:hAnsi="Times New Roman" w:cs="Times New Roman"/>
          <w:bCs/>
          <w:sz w:val="24"/>
          <w:szCs w:val="24"/>
        </w:rPr>
        <w:t>3</w:t>
      </w:r>
      <w:r w:rsidR="00967749" w:rsidRPr="0018685F">
        <w:rPr>
          <w:rFonts w:ascii="Times New Roman" w:hAnsi="Times New Roman" w:cs="Times New Roman"/>
          <w:bCs/>
          <w:sz w:val="24"/>
          <w:szCs w:val="24"/>
        </w:rPr>
        <w:t>4</w:t>
      </w:r>
      <w:r w:rsidR="008A26E6" w:rsidRPr="0018685F">
        <w:rPr>
          <w:rFonts w:ascii="Times New Roman" w:hAnsi="Times New Roman" w:cs="Times New Roman"/>
          <w:bCs/>
          <w:sz w:val="24"/>
          <w:szCs w:val="24"/>
        </w:rPr>
        <w:t>) or fat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0.0</w:t>
      </w:r>
      <w:r w:rsidR="00967749" w:rsidRPr="0018685F">
        <w:rPr>
          <w:rFonts w:ascii="Times New Roman" w:hAnsi="Times New Roman" w:cs="Times New Roman"/>
          <w:bCs/>
          <w:sz w:val="24"/>
          <w:szCs w:val="24"/>
        </w:rPr>
        <w:t>5</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0.8</w:t>
      </w:r>
      <w:r w:rsidR="00967749" w:rsidRPr="0018685F">
        <w:rPr>
          <w:rFonts w:ascii="Times New Roman" w:hAnsi="Times New Roman" w:cs="Times New Roman"/>
          <w:bCs/>
          <w:sz w:val="24"/>
          <w:szCs w:val="24"/>
        </w:rPr>
        <w:t>3</w:t>
      </w:r>
      <w:r w:rsidR="008A26E6" w:rsidRPr="0018685F">
        <w:rPr>
          <w:rFonts w:ascii="Times New Roman" w:hAnsi="Times New Roman" w:cs="Times New Roman"/>
          <w:bCs/>
          <w:sz w:val="24"/>
          <w:szCs w:val="24"/>
        </w:rPr>
        <w:t>)</w:t>
      </w:r>
      <w:r w:rsidR="00753616" w:rsidRPr="0018685F">
        <w:rPr>
          <w:rFonts w:ascii="Times New Roman" w:hAnsi="Times New Roman" w:cs="Times New Roman"/>
          <w:bCs/>
          <w:sz w:val="24"/>
          <w:szCs w:val="24"/>
        </w:rPr>
        <w:t xml:space="preserve"> </w:t>
      </w:r>
      <w:r w:rsidR="008A26E6" w:rsidRPr="0018685F">
        <w:rPr>
          <w:rFonts w:ascii="Times New Roman" w:hAnsi="Times New Roman" w:cs="Times New Roman"/>
          <w:bCs/>
          <w:sz w:val="24"/>
          <w:szCs w:val="24"/>
        </w:rPr>
        <w:t>(Fig. S2a and b)</w:t>
      </w:r>
      <w:r w:rsidR="00342AFA" w:rsidRPr="0018685F">
        <w:rPr>
          <w:rFonts w:ascii="Times New Roman" w:hAnsi="Times New Roman" w:cs="Times New Roman"/>
          <w:bCs/>
          <w:sz w:val="24"/>
          <w:szCs w:val="24"/>
        </w:rPr>
        <w:t>.</w:t>
      </w:r>
      <w:r w:rsidR="00947E37" w:rsidRPr="0018685F">
        <w:rPr>
          <w:rFonts w:ascii="Times New Roman" w:hAnsi="Times New Roman" w:cs="Times New Roman"/>
          <w:bCs/>
          <w:sz w:val="24"/>
          <w:szCs w:val="24"/>
        </w:rPr>
        <w:t xml:space="preserve"> On the other hand</w:t>
      </w:r>
      <w:r w:rsidR="00347092" w:rsidRPr="0018685F">
        <w:rPr>
          <w:rFonts w:ascii="Times New Roman" w:hAnsi="Times New Roman" w:cs="Times New Roman"/>
          <w:bCs/>
          <w:sz w:val="24"/>
          <w:szCs w:val="24"/>
        </w:rPr>
        <w:t>, larvae fe</w:t>
      </w:r>
      <w:r w:rsidR="00D20CFA" w:rsidRPr="0018685F">
        <w:rPr>
          <w:rFonts w:ascii="Times New Roman" w:hAnsi="Times New Roman" w:cs="Times New Roman"/>
          <w:bCs/>
          <w:sz w:val="24"/>
          <w:szCs w:val="24"/>
        </w:rPr>
        <w:t>eding on</w:t>
      </w:r>
      <w:r w:rsidR="005B5DE3" w:rsidRPr="0018685F">
        <w:rPr>
          <w:rFonts w:ascii="Times New Roman" w:hAnsi="Times New Roman" w:cs="Times New Roman"/>
          <w:bCs/>
          <w:sz w:val="24"/>
          <w:szCs w:val="24"/>
        </w:rPr>
        <w:t xml:space="preserve"> </w:t>
      </w:r>
      <w:r w:rsidR="004326F9" w:rsidRPr="0018685F">
        <w:rPr>
          <w:rFonts w:ascii="Times New Roman" w:hAnsi="Times New Roman" w:cs="Times New Roman"/>
          <w:bCs/>
          <w:sz w:val="24"/>
          <w:szCs w:val="24"/>
        </w:rPr>
        <w:t xml:space="preserve">wild carcass </w:t>
      </w:r>
      <w:r w:rsidR="005B5DE3" w:rsidRPr="0018685F">
        <w:rPr>
          <w:rFonts w:ascii="Times New Roman" w:hAnsi="Times New Roman" w:cs="Times New Roman"/>
          <w:bCs/>
          <w:sz w:val="24"/>
          <w:szCs w:val="24"/>
        </w:rPr>
        <w:t>tissue</w:t>
      </w:r>
      <w:r w:rsidR="00D20CFA" w:rsidRPr="0018685F">
        <w:rPr>
          <w:rFonts w:ascii="Times New Roman" w:hAnsi="Times New Roman" w:cs="Times New Roman"/>
          <w:bCs/>
          <w:sz w:val="24"/>
          <w:szCs w:val="24"/>
        </w:rPr>
        <w:t xml:space="preserve"> with</w:t>
      </w:r>
      <w:r w:rsidR="00347092" w:rsidRPr="0018685F">
        <w:rPr>
          <w:rFonts w:ascii="Times New Roman" w:hAnsi="Times New Roman" w:cs="Times New Roman"/>
          <w:bCs/>
          <w:sz w:val="24"/>
          <w:szCs w:val="24"/>
        </w:rPr>
        <w:t xml:space="preserve"> higher fat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w:t>
      </w:r>
      <w:r w:rsidR="00962E3F" w:rsidRPr="0018685F">
        <w:rPr>
          <w:rFonts w:ascii="Times New Roman" w:hAnsi="Times New Roman" w:cs="Times New Roman"/>
          <w:bCs/>
          <w:sz w:val="24"/>
          <w:szCs w:val="24"/>
        </w:rPr>
        <w:t>5.</w:t>
      </w:r>
      <w:r w:rsidR="00C704D2" w:rsidRPr="0018685F">
        <w:rPr>
          <w:rFonts w:ascii="Times New Roman" w:hAnsi="Times New Roman" w:cs="Times New Roman"/>
          <w:bCs/>
          <w:sz w:val="24"/>
          <w:szCs w:val="24"/>
        </w:rPr>
        <w:t>2</w:t>
      </w:r>
      <w:r w:rsidR="004A3EAD" w:rsidRPr="0018685F">
        <w:rPr>
          <w:rFonts w:ascii="Times New Roman" w:hAnsi="Times New Roman" w:cs="Times New Roman"/>
          <w:bCs/>
          <w:sz w:val="24"/>
          <w:szCs w:val="24"/>
        </w:rPr>
        <w:t xml:space="preserve">,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0.02)</w:t>
      </w:r>
      <w:r w:rsidR="005B5DE3"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but not protein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0.01,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0.92)</w:t>
      </w:r>
      <w:r w:rsidR="005B5DE3" w:rsidRPr="0018685F">
        <w:rPr>
          <w:rFonts w:ascii="Times New Roman" w:hAnsi="Times New Roman" w:cs="Times New Roman"/>
          <w:bCs/>
          <w:sz w:val="24"/>
          <w:szCs w:val="24"/>
        </w:rPr>
        <w:t xml:space="preserve">, </w:t>
      </w:r>
      <w:r w:rsidR="00D20CFA" w:rsidRPr="0018685F">
        <w:rPr>
          <w:rFonts w:ascii="Times New Roman" w:hAnsi="Times New Roman" w:cs="Times New Roman"/>
          <w:bCs/>
          <w:sz w:val="24"/>
          <w:szCs w:val="24"/>
        </w:rPr>
        <w:t xml:space="preserve">did </w:t>
      </w:r>
      <w:r w:rsidR="00347092" w:rsidRPr="0018685F">
        <w:rPr>
          <w:rFonts w:ascii="Times New Roman" w:hAnsi="Times New Roman" w:cs="Times New Roman"/>
          <w:bCs/>
          <w:sz w:val="24"/>
          <w:szCs w:val="24"/>
        </w:rPr>
        <w:t>gr</w:t>
      </w:r>
      <w:r w:rsidR="00D20CFA" w:rsidRPr="0018685F">
        <w:rPr>
          <w:rFonts w:ascii="Times New Roman" w:hAnsi="Times New Roman" w:cs="Times New Roman"/>
          <w:bCs/>
          <w:sz w:val="24"/>
          <w:szCs w:val="24"/>
        </w:rPr>
        <w:t>ow better</w:t>
      </w:r>
      <w:r w:rsidR="00347092"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Fig. S2</w:t>
      </w:r>
      <w:r w:rsidR="005B5DE3" w:rsidRPr="0018685F">
        <w:rPr>
          <w:rFonts w:ascii="Times New Roman" w:hAnsi="Times New Roman" w:cs="Times New Roman"/>
          <w:bCs/>
          <w:sz w:val="24"/>
          <w:szCs w:val="24"/>
        </w:rPr>
        <w:t>c and d</w:t>
      </w:r>
      <w:r w:rsidR="00347092" w:rsidRPr="0018685F">
        <w:rPr>
          <w:rFonts w:ascii="Times New Roman" w:hAnsi="Times New Roman" w:cs="Times New Roman"/>
          <w:bCs/>
          <w:sz w:val="24"/>
          <w:szCs w:val="24"/>
        </w:rPr>
        <w:t>).</w:t>
      </w:r>
    </w:p>
    <w:p w14:paraId="0B69D2F6" w14:textId="7F4B9472" w:rsidR="00CD7A83" w:rsidRPr="0018685F" w:rsidRDefault="00CD7A83" w:rsidP="00E442BE">
      <w:pPr>
        <w:spacing w:line="480" w:lineRule="auto"/>
        <w:jc w:val="left"/>
        <w:rPr>
          <w:rFonts w:ascii="Times New Roman" w:hAnsi="Times New Roman" w:cs="Times New Roman"/>
          <w:bCs/>
          <w:color w:val="FF0000"/>
          <w:sz w:val="24"/>
          <w:szCs w:val="24"/>
        </w:rPr>
      </w:pPr>
    </w:p>
    <w:p w14:paraId="50E78DB7" w14:textId="4195CB09" w:rsidR="001F0AA7" w:rsidRPr="0018685F" w:rsidRDefault="00166CC8"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Larval</w:t>
      </w:r>
      <w:r w:rsidR="001F0AA7" w:rsidRPr="0018685F">
        <w:rPr>
          <w:rFonts w:ascii="Times New Roman" w:hAnsi="Times New Roman" w:cs="Times New Roman"/>
          <w:bCs/>
          <w:i/>
          <w:iCs/>
          <w:sz w:val="24"/>
          <w:szCs w:val="24"/>
        </w:rPr>
        <w:t xml:space="preserve"> quality-quantity trade-off</w:t>
      </w:r>
    </w:p>
    <w:p w14:paraId="40BAAF73" w14:textId="33974D75" w:rsidR="00D81684" w:rsidRPr="0018685F" w:rsidRDefault="00886E6E" w:rsidP="00D97917">
      <w:pPr>
        <w:spacing w:line="480" w:lineRule="auto"/>
        <w:rPr>
          <w:rFonts w:ascii="Times New Roman" w:hAnsi="Times New Roman" w:cs="Times New Roman"/>
          <w:b/>
          <w:sz w:val="24"/>
          <w:szCs w:val="24"/>
        </w:rPr>
      </w:pPr>
      <w:r w:rsidRPr="0018685F">
        <w:rPr>
          <w:rFonts w:ascii="Times New Roman" w:hAnsi="Times New Roman" w:cs="Times New Roman"/>
          <w:bCs/>
          <w:sz w:val="24"/>
          <w:szCs w:val="24"/>
        </w:rPr>
        <w:t>A</w:t>
      </w:r>
      <w:r w:rsidR="00D6547C" w:rsidRPr="0018685F">
        <w:rPr>
          <w:rFonts w:ascii="Times New Roman" w:hAnsi="Times New Roman" w:cs="Times New Roman"/>
          <w:bCs/>
          <w:sz w:val="24"/>
          <w:szCs w:val="24"/>
        </w:rPr>
        <w:t>verage larval mass</w:t>
      </w:r>
      <w:r w:rsidR="001B7E0F" w:rsidRPr="0018685F">
        <w:rPr>
          <w:rFonts w:ascii="Times New Roman" w:hAnsi="Times New Roman" w:cs="Times New Roman"/>
          <w:bCs/>
          <w:sz w:val="24"/>
          <w:szCs w:val="24"/>
        </w:rPr>
        <w:t xml:space="preserve"> </w:t>
      </w:r>
      <w:r w:rsidR="00A0163D" w:rsidRPr="0018685F">
        <w:rPr>
          <w:rFonts w:ascii="Times New Roman" w:hAnsi="Times New Roman" w:cs="Times New Roman"/>
          <w:bCs/>
          <w:sz w:val="24"/>
          <w:szCs w:val="24"/>
        </w:rPr>
        <w:t>decreased with</w:t>
      </w:r>
      <w:r w:rsidR="005C69CB" w:rsidRPr="0018685F">
        <w:rPr>
          <w:rFonts w:ascii="Times New Roman" w:hAnsi="Times New Roman" w:cs="Times New Roman"/>
          <w:bCs/>
          <w:sz w:val="24"/>
          <w:szCs w:val="24"/>
        </w:rPr>
        <w:t xml:space="preserve"> larval density</w:t>
      </w:r>
      <w:r w:rsidR="00A0163D" w:rsidRPr="0018685F">
        <w:rPr>
          <w:rFonts w:ascii="Times New Roman" w:hAnsi="Times New Roman" w:cs="Times New Roman"/>
          <w:bCs/>
          <w:sz w:val="24"/>
          <w:szCs w:val="24"/>
        </w:rPr>
        <w:t xml:space="preserve"> </w:t>
      </w:r>
      <w:r w:rsidR="008A5262" w:rsidRPr="0018685F">
        <w:rPr>
          <w:rFonts w:ascii="Times New Roman" w:hAnsi="Times New Roman" w:cs="Times New Roman"/>
          <w:bCs/>
          <w:sz w:val="24"/>
          <w:szCs w:val="24"/>
        </w:rPr>
        <w:t>on</w:t>
      </w:r>
      <w:r w:rsidR="001E39DA" w:rsidRPr="0018685F">
        <w:rPr>
          <w:rFonts w:ascii="Times New Roman" w:hAnsi="Times New Roman" w:cs="Times New Roman"/>
          <w:bCs/>
          <w:sz w:val="24"/>
          <w:szCs w:val="24"/>
        </w:rPr>
        <w:t xml:space="preserve"> both </w:t>
      </w:r>
      <w:r w:rsidR="00A90C5C" w:rsidRPr="0018685F">
        <w:rPr>
          <w:rFonts w:ascii="Times New Roman" w:hAnsi="Times New Roman" w:cs="Times New Roman"/>
          <w:bCs/>
          <w:sz w:val="24"/>
          <w:szCs w:val="24"/>
        </w:rPr>
        <w:t xml:space="preserve">lab and wild carcasses </w:t>
      </w:r>
      <w:r w:rsidR="001B7E0F" w:rsidRPr="0018685F">
        <w:rPr>
          <w:rFonts w:ascii="Times New Roman" w:hAnsi="Times New Roman" w:cs="Times New Roman"/>
          <w:bCs/>
          <w:sz w:val="24"/>
          <w:szCs w:val="24"/>
        </w:rPr>
        <w:t>(</w:t>
      </w:r>
      <w:r w:rsidR="009406D1" w:rsidRPr="0018685F">
        <w:rPr>
          <w:rFonts w:ascii="Times New Roman" w:hAnsi="Times New Roman" w:cs="Times New Roman"/>
          <w:bCs/>
          <w:i/>
          <w:iCs/>
          <w:sz w:val="24"/>
          <w:szCs w:val="24"/>
        </w:rPr>
        <w:t>β</w:t>
      </w:r>
      <w:r w:rsidR="009406D1" w:rsidRPr="0018685F">
        <w:rPr>
          <w:rFonts w:ascii="Times New Roman" w:hAnsi="Times New Roman" w:cs="Times New Roman"/>
          <w:bCs/>
          <w:sz w:val="24"/>
          <w:szCs w:val="24"/>
        </w:rPr>
        <w:t xml:space="preserve"> = </w:t>
      </w:r>
      <w:r w:rsidR="00327B89" w:rsidRPr="0018685F">
        <w:rPr>
          <w:rFonts w:ascii="Times New Roman" w:hAnsi="Times New Roman" w:cs="Times New Roman"/>
          <w:bCs/>
          <w:sz w:val="24"/>
          <w:szCs w:val="24"/>
        </w:rPr>
        <w:t>−</w:t>
      </w:r>
      <w:r w:rsidR="00BF693D" w:rsidRPr="0018685F">
        <w:rPr>
          <w:rFonts w:ascii="Times New Roman" w:hAnsi="Times New Roman" w:cs="Times New Roman"/>
          <w:bCs/>
          <w:sz w:val="24"/>
          <w:szCs w:val="24"/>
        </w:rPr>
        <w:t>0.096</w:t>
      </w:r>
      <w:r w:rsidR="00DA0331"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 xml:space="preserve">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74.7, </w:t>
      </w:r>
      <w:r w:rsidR="00A0163D" w:rsidRPr="0018685F">
        <w:rPr>
          <w:rFonts w:ascii="Times New Roman" w:hAnsi="Times New Roman" w:cs="Times New Roman"/>
          <w:bCs/>
          <w:i/>
          <w:iCs/>
          <w:sz w:val="24"/>
          <w:szCs w:val="24"/>
        </w:rPr>
        <w:t>P</w:t>
      </w:r>
      <w:r w:rsidR="00A0163D" w:rsidRPr="0018685F">
        <w:rPr>
          <w:rFonts w:ascii="Times New Roman" w:hAnsi="Times New Roman" w:cs="Times New Roman"/>
          <w:bCs/>
          <w:sz w:val="24"/>
          <w:szCs w:val="24"/>
        </w:rPr>
        <w:t xml:space="preserve"> &lt; 0.001; </w:t>
      </w:r>
      <w:r w:rsidR="001B7E0F" w:rsidRPr="0018685F">
        <w:rPr>
          <w:rFonts w:ascii="Times New Roman" w:hAnsi="Times New Roman" w:cs="Times New Roman"/>
          <w:bCs/>
          <w:sz w:val="24"/>
          <w:szCs w:val="24"/>
        </w:rPr>
        <w:t xml:space="preserve">Fig. </w:t>
      </w:r>
      <w:r w:rsidR="00B36A1A" w:rsidRPr="0018685F">
        <w:rPr>
          <w:rFonts w:ascii="Times New Roman" w:hAnsi="Times New Roman" w:cs="Times New Roman"/>
          <w:bCs/>
          <w:sz w:val="24"/>
          <w:szCs w:val="24"/>
        </w:rPr>
        <w:t>5</w:t>
      </w:r>
      <w:r w:rsidR="001B7E0F" w:rsidRPr="0018685F">
        <w:rPr>
          <w:rFonts w:ascii="Times New Roman" w:hAnsi="Times New Roman" w:cs="Times New Roman"/>
          <w:bCs/>
          <w:sz w:val="24"/>
          <w:szCs w:val="24"/>
        </w:rPr>
        <w:t>)</w:t>
      </w:r>
      <w:r w:rsidR="00D34A69"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interaction between larval density </w:t>
      </w:r>
      <w:r w:rsidR="003D36F3"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carcass source</w:t>
      </w:r>
      <w:r w:rsidR="003D36F3" w:rsidRPr="0018685F">
        <w:rPr>
          <w:rFonts w:ascii="Times New Roman" w:hAnsi="Times New Roman" w:cs="Times New Roman"/>
          <w:bCs/>
          <w:sz w:val="24"/>
          <w:szCs w:val="24"/>
        </w:rPr>
        <w:t xml:space="preserve"> was not significant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1.2, </w:t>
      </w:r>
      <w:r w:rsidR="003D36F3" w:rsidRPr="0018685F">
        <w:rPr>
          <w:rFonts w:ascii="Times New Roman" w:hAnsi="Times New Roman" w:cs="Times New Roman"/>
          <w:bCs/>
          <w:i/>
          <w:iCs/>
          <w:sz w:val="24"/>
          <w:szCs w:val="24"/>
        </w:rPr>
        <w:t>P</w:t>
      </w:r>
      <w:r w:rsidR="003D36F3" w:rsidRPr="0018685F">
        <w:rPr>
          <w:rFonts w:ascii="Times New Roman" w:hAnsi="Times New Roman" w:cs="Times New Roman"/>
          <w:bCs/>
          <w:sz w:val="24"/>
          <w:szCs w:val="24"/>
        </w:rPr>
        <w:t xml:space="preserve"> = 0.28), i</w:t>
      </w:r>
      <w:r w:rsidRPr="0018685F">
        <w:rPr>
          <w:rFonts w:ascii="Times New Roman" w:hAnsi="Times New Roman" w:cs="Times New Roman"/>
          <w:bCs/>
          <w:sz w:val="24"/>
          <w:szCs w:val="24"/>
        </w:rPr>
        <w:t>ndicating that t</w:t>
      </w:r>
      <w:r w:rsidR="00D34A69" w:rsidRPr="0018685F">
        <w:rPr>
          <w:rFonts w:ascii="Times New Roman" w:hAnsi="Times New Roman" w:cs="Times New Roman"/>
          <w:bCs/>
          <w:sz w:val="24"/>
          <w:szCs w:val="24"/>
        </w:rPr>
        <w:t xml:space="preserve">he trade-off did not </w:t>
      </w:r>
      <w:r w:rsidRPr="0018685F">
        <w:rPr>
          <w:rFonts w:ascii="Times New Roman" w:hAnsi="Times New Roman" w:cs="Times New Roman"/>
          <w:bCs/>
          <w:sz w:val="24"/>
          <w:szCs w:val="24"/>
        </w:rPr>
        <w:t>differ between lab and wild carcasses</w:t>
      </w:r>
      <w:r w:rsidR="00D34A69" w:rsidRPr="0018685F">
        <w:rPr>
          <w:rFonts w:ascii="Times New Roman" w:hAnsi="Times New Roman" w:cs="Times New Roman"/>
          <w:bCs/>
          <w:sz w:val="24"/>
          <w:szCs w:val="24"/>
        </w:rPr>
        <w:t xml:space="preserve"> (Fig. </w:t>
      </w:r>
      <w:r w:rsidR="00B36A1A" w:rsidRPr="0018685F">
        <w:rPr>
          <w:rFonts w:ascii="Times New Roman" w:hAnsi="Times New Roman" w:cs="Times New Roman"/>
          <w:bCs/>
          <w:sz w:val="24"/>
          <w:szCs w:val="24"/>
        </w:rPr>
        <w:t>5</w:t>
      </w:r>
      <w:r w:rsidR="00D34A69"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w:t>
      </w:r>
    </w:p>
    <w:p w14:paraId="606A26AE" w14:textId="0AA6EC0F" w:rsidR="002F5473" w:rsidRPr="0018685F" w:rsidRDefault="002F5473" w:rsidP="00E442BE">
      <w:pPr>
        <w:spacing w:after="0" w:line="480" w:lineRule="auto"/>
        <w:jc w:val="left"/>
        <w:rPr>
          <w:rFonts w:ascii="Times New Roman" w:hAnsi="Times New Roman" w:cs="Times New Roman"/>
          <w:b/>
          <w:sz w:val="24"/>
          <w:szCs w:val="24"/>
        </w:rPr>
      </w:pPr>
      <w:r w:rsidRPr="0018685F">
        <w:rPr>
          <w:rFonts w:ascii="Times New Roman" w:hAnsi="Times New Roman" w:cs="Times New Roman"/>
          <w:b/>
          <w:sz w:val="24"/>
          <w:szCs w:val="24"/>
        </w:rPr>
        <w:br w:type="page"/>
      </w:r>
    </w:p>
    <w:p w14:paraId="5150B946" w14:textId="4A52AAAA"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Discussion</w:t>
      </w:r>
    </w:p>
    <w:p w14:paraId="1F1CF12B" w14:textId="4391C208" w:rsidR="00D64D42" w:rsidRPr="0018685F" w:rsidRDefault="00D64D42" w:rsidP="00E442BE">
      <w:pPr>
        <w:spacing w:line="480" w:lineRule="auto"/>
        <w:rPr>
          <w:rFonts w:ascii="Times New Roman" w:hAnsi="Times New Roman" w:cs="Times New Roman"/>
          <w:bCs/>
          <w:color w:val="FF0000"/>
          <w:sz w:val="24"/>
          <w:szCs w:val="24"/>
        </w:rPr>
      </w:pPr>
      <w:r w:rsidRPr="0018685F">
        <w:rPr>
          <w:rFonts w:ascii="Times New Roman" w:hAnsi="Times New Roman" w:cs="Times New Roman"/>
          <w:bCs/>
          <w:sz w:val="24"/>
          <w:szCs w:val="24"/>
        </w:rPr>
        <w:t xml:space="preserve">We </w:t>
      </w:r>
      <w:r w:rsidR="00B505DA" w:rsidRPr="0018685F">
        <w:rPr>
          <w:rFonts w:ascii="Times New Roman" w:hAnsi="Times New Roman" w:cs="Times New Roman"/>
          <w:bCs/>
          <w:sz w:val="24"/>
          <w:szCs w:val="24"/>
        </w:rPr>
        <w:t xml:space="preserve">examined </w:t>
      </w:r>
      <w:r w:rsidR="00080050" w:rsidRPr="0018685F">
        <w:rPr>
          <w:rFonts w:ascii="Times New Roman" w:hAnsi="Times New Roman" w:cs="Times New Roman"/>
          <w:bCs/>
          <w:sz w:val="24"/>
          <w:szCs w:val="24"/>
        </w:rPr>
        <w:t>how</w:t>
      </w:r>
      <w:r w:rsidR="0055261F" w:rsidRPr="0018685F">
        <w:rPr>
          <w:rFonts w:ascii="Times New Roman" w:hAnsi="Times New Roman" w:cs="Times New Roman"/>
          <w:bCs/>
          <w:sz w:val="24"/>
          <w:szCs w:val="24"/>
        </w:rPr>
        <w:t xml:space="preserve"> </w:t>
      </w:r>
      <w:r w:rsidR="00B505DA" w:rsidRPr="0018685F">
        <w:rPr>
          <w:rFonts w:ascii="Times New Roman" w:hAnsi="Times New Roman" w:cs="Times New Roman"/>
          <w:bCs/>
          <w:sz w:val="24"/>
          <w:szCs w:val="24"/>
        </w:rPr>
        <w:t xml:space="preserve">breeding </w:t>
      </w:r>
      <w:r w:rsidR="0055261F" w:rsidRPr="0018685F">
        <w:rPr>
          <w:rFonts w:ascii="Times New Roman" w:hAnsi="Times New Roman" w:cs="Times New Roman"/>
          <w:bCs/>
          <w:sz w:val="24"/>
          <w:szCs w:val="24"/>
        </w:rPr>
        <w:t>outcomes</w:t>
      </w:r>
      <w:r w:rsidR="00080050" w:rsidRPr="0018685F">
        <w:rPr>
          <w:rFonts w:ascii="Times New Roman" w:hAnsi="Times New Roman" w:cs="Times New Roman"/>
          <w:bCs/>
          <w:sz w:val="24"/>
          <w:szCs w:val="24"/>
        </w:rPr>
        <w:t xml:space="preserve"> and</w:t>
      </w:r>
      <w:r w:rsidR="00B505DA" w:rsidRPr="0018685F">
        <w:rPr>
          <w:rFonts w:ascii="Times New Roman" w:hAnsi="Times New Roman" w:cs="Times New Roman"/>
          <w:bCs/>
          <w:sz w:val="24"/>
          <w:szCs w:val="24"/>
        </w:rPr>
        <w:t xml:space="preserve"> carcass use</w:t>
      </w:r>
      <w:r w:rsidR="00FA4285" w:rsidRPr="0018685F">
        <w:rPr>
          <w:rFonts w:ascii="Times New Roman" w:hAnsi="Times New Roman" w:cs="Times New Roman"/>
          <w:bCs/>
          <w:sz w:val="24"/>
          <w:szCs w:val="24"/>
        </w:rPr>
        <w:t xml:space="preserve"> efficiency</w:t>
      </w:r>
      <w:r w:rsidR="00B505DA" w:rsidRPr="0018685F">
        <w:rPr>
          <w:rFonts w:ascii="Times New Roman" w:hAnsi="Times New Roman" w:cs="Times New Roman"/>
          <w:bCs/>
          <w:sz w:val="24"/>
          <w:szCs w:val="24"/>
        </w:rPr>
        <w:t xml:space="preserve"> of </w:t>
      </w:r>
      <w:r w:rsidR="00527655" w:rsidRPr="0018685F">
        <w:rPr>
          <w:rFonts w:ascii="Times New Roman" w:hAnsi="Times New Roman" w:cs="Times New Roman"/>
          <w:bCs/>
          <w:sz w:val="24"/>
          <w:szCs w:val="24"/>
        </w:rPr>
        <w:t>the</w:t>
      </w:r>
      <w:r w:rsidR="00B505DA" w:rsidRPr="0018685F">
        <w:rPr>
          <w:rFonts w:ascii="Times New Roman" w:hAnsi="Times New Roman" w:cs="Times New Roman"/>
          <w:bCs/>
          <w:sz w:val="24"/>
          <w:szCs w:val="24"/>
        </w:rPr>
        <w:t xml:space="preserve"> burying beetle</w:t>
      </w:r>
      <w:r w:rsidR="00EB667F" w:rsidRPr="0018685F">
        <w:rPr>
          <w:rFonts w:ascii="Times New Roman" w:hAnsi="Times New Roman" w:cs="Times New Roman"/>
          <w:bCs/>
          <w:sz w:val="24"/>
          <w:szCs w:val="24"/>
        </w:rPr>
        <w:t xml:space="preserve"> </w:t>
      </w:r>
      <w:r w:rsidR="00EB667F" w:rsidRPr="0018685F">
        <w:rPr>
          <w:rFonts w:ascii="Times New Roman" w:hAnsi="Times New Roman" w:cs="Times New Roman"/>
          <w:i/>
          <w:iCs/>
          <w:sz w:val="24"/>
          <w:szCs w:val="24"/>
        </w:rPr>
        <w:t>N. nepalensis</w:t>
      </w:r>
      <w:r w:rsidR="00080050" w:rsidRPr="0018685F">
        <w:rPr>
          <w:rFonts w:ascii="Times New Roman" w:hAnsi="Times New Roman" w:cs="Times New Roman"/>
          <w:bCs/>
          <w:sz w:val="24"/>
          <w:szCs w:val="24"/>
        </w:rPr>
        <w:t xml:space="preserve"> varied with carcass </w:t>
      </w:r>
      <w:r w:rsidR="00716BB9" w:rsidRPr="0018685F">
        <w:rPr>
          <w:rFonts w:ascii="Times New Roman" w:hAnsi="Times New Roman" w:cs="Times New Roman"/>
          <w:bCs/>
          <w:sz w:val="24"/>
          <w:szCs w:val="24"/>
        </w:rPr>
        <w:t>size</w:t>
      </w:r>
      <w:r w:rsidR="00080050" w:rsidRPr="0018685F">
        <w:rPr>
          <w:rFonts w:ascii="Times New Roman" w:hAnsi="Times New Roman" w:cs="Times New Roman"/>
          <w:bCs/>
          <w:sz w:val="24"/>
          <w:szCs w:val="24"/>
        </w:rPr>
        <w:t xml:space="preserve"> </w:t>
      </w:r>
      <w:r w:rsidR="004E5C8B" w:rsidRPr="0018685F">
        <w:rPr>
          <w:rFonts w:ascii="Times New Roman" w:hAnsi="Times New Roman" w:cs="Times New Roman"/>
          <w:bCs/>
          <w:sz w:val="24"/>
          <w:szCs w:val="24"/>
        </w:rPr>
        <w:t xml:space="preserve">on </w:t>
      </w:r>
      <w:r w:rsidR="00B505DA" w:rsidRPr="0018685F">
        <w:rPr>
          <w:rFonts w:ascii="Times New Roman" w:hAnsi="Times New Roman" w:cs="Times New Roman"/>
          <w:bCs/>
          <w:sz w:val="24"/>
          <w:szCs w:val="24"/>
        </w:rPr>
        <w:t xml:space="preserve">lab and wild carcasses. </w:t>
      </w:r>
      <w:r w:rsidR="00BA1444" w:rsidRPr="0018685F">
        <w:rPr>
          <w:rFonts w:ascii="Times New Roman" w:hAnsi="Times New Roman" w:cs="Times New Roman"/>
          <w:bCs/>
          <w:sz w:val="24"/>
          <w:szCs w:val="24"/>
        </w:rPr>
        <w:t>C</w:t>
      </w:r>
      <w:r w:rsidR="00B505DA" w:rsidRPr="0018685F">
        <w:rPr>
          <w:rFonts w:ascii="Times New Roman" w:hAnsi="Times New Roman" w:cs="Times New Roman"/>
          <w:bCs/>
          <w:sz w:val="24"/>
          <w:szCs w:val="24"/>
        </w:rPr>
        <w:t xml:space="preserve">lutch size, </w:t>
      </w:r>
      <w:r w:rsidR="00EB667F" w:rsidRPr="0018685F">
        <w:rPr>
          <w:rFonts w:ascii="Times New Roman" w:hAnsi="Times New Roman" w:cs="Times New Roman"/>
          <w:bCs/>
          <w:sz w:val="24"/>
          <w:szCs w:val="24"/>
        </w:rPr>
        <w:t xml:space="preserve">hatching success, </w:t>
      </w:r>
      <w:r w:rsidR="00256406" w:rsidRPr="0018685F">
        <w:rPr>
          <w:rFonts w:ascii="Times New Roman" w:hAnsi="Times New Roman" w:cs="Times New Roman"/>
          <w:bCs/>
          <w:sz w:val="24"/>
          <w:szCs w:val="24"/>
        </w:rPr>
        <w:t>brood size</w:t>
      </w:r>
      <w:r w:rsidR="006C3F66" w:rsidRPr="0018685F">
        <w:rPr>
          <w:rFonts w:ascii="Times New Roman" w:hAnsi="Times New Roman" w:cs="Times New Roman"/>
          <w:bCs/>
          <w:sz w:val="24"/>
          <w:szCs w:val="24"/>
        </w:rPr>
        <w:t xml:space="preserve">, and </w:t>
      </w:r>
      <w:r w:rsidR="00EB667F" w:rsidRPr="0018685F">
        <w:rPr>
          <w:rFonts w:ascii="Times New Roman" w:hAnsi="Times New Roman" w:cs="Times New Roman"/>
          <w:bCs/>
          <w:sz w:val="24"/>
          <w:szCs w:val="24"/>
        </w:rPr>
        <w:t xml:space="preserve">brood mass all </w:t>
      </w:r>
      <w:r w:rsidR="006C3F66" w:rsidRPr="0018685F">
        <w:rPr>
          <w:rFonts w:ascii="Times New Roman" w:hAnsi="Times New Roman" w:cs="Times New Roman"/>
          <w:bCs/>
          <w:sz w:val="24"/>
          <w:szCs w:val="24"/>
        </w:rPr>
        <w:t xml:space="preserve">exhibited a </w:t>
      </w:r>
      <w:r w:rsidR="00527655" w:rsidRPr="0018685F">
        <w:rPr>
          <w:rFonts w:ascii="Times New Roman" w:hAnsi="Times New Roman" w:cs="Times New Roman"/>
          <w:bCs/>
          <w:sz w:val="24"/>
          <w:szCs w:val="24"/>
        </w:rPr>
        <w:t>quadratic</w:t>
      </w:r>
      <w:r w:rsidR="006C3F66" w:rsidRPr="0018685F">
        <w:rPr>
          <w:rFonts w:ascii="Times New Roman" w:hAnsi="Times New Roman" w:cs="Times New Roman"/>
          <w:bCs/>
          <w:sz w:val="24"/>
          <w:szCs w:val="24"/>
        </w:rPr>
        <w:t xml:space="preserve"> relationship</w:t>
      </w:r>
      <w:r w:rsidR="00F27A5F" w:rsidRPr="0018685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 xml:space="preserve">with carcass </w:t>
      </w:r>
      <w:r w:rsidR="00716BB9" w:rsidRPr="0018685F">
        <w:rPr>
          <w:rFonts w:ascii="Times New Roman" w:hAnsi="Times New Roman" w:cs="Times New Roman"/>
          <w:bCs/>
          <w:sz w:val="24"/>
          <w:szCs w:val="24"/>
        </w:rPr>
        <w:t>size</w:t>
      </w:r>
      <w:r w:rsidR="006C3F66" w:rsidRPr="0018685F">
        <w:rPr>
          <w:rFonts w:ascii="Times New Roman" w:hAnsi="Times New Roman" w:cs="Times New Roman"/>
          <w:bCs/>
          <w:sz w:val="24"/>
          <w:szCs w:val="24"/>
        </w:rPr>
        <w:t xml:space="preserve">, whereas </w:t>
      </w:r>
      <w:r w:rsidR="002F3BE8" w:rsidRPr="0018685F">
        <w:rPr>
          <w:rFonts w:ascii="Times New Roman" w:hAnsi="Times New Roman" w:cs="Times New Roman"/>
          <w:bCs/>
          <w:sz w:val="24"/>
          <w:szCs w:val="24"/>
        </w:rPr>
        <w:t xml:space="preserve">carcass use efficiency </w:t>
      </w:r>
      <w:r w:rsidR="006C3F66" w:rsidRPr="0018685F">
        <w:rPr>
          <w:rFonts w:ascii="Times New Roman" w:hAnsi="Times New Roman" w:cs="Times New Roman"/>
          <w:bCs/>
          <w:sz w:val="24"/>
          <w:szCs w:val="24"/>
        </w:rPr>
        <w:t>decreased with carcass</w:t>
      </w:r>
      <w:r w:rsidR="00716BB9" w:rsidRPr="0018685F">
        <w:rPr>
          <w:rFonts w:ascii="Times New Roman" w:hAnsi="Times New Roman" w:cs="Times New Roman"/>
          <w:bCs/>
          <w:sz w:val="24"/>
          <w:szCs w:val="24"/>
        </w:rPr>
        <w:t xml:space="preserve"> size</w:t>
      </w:r>
      <w:r w:rsidR="006C3F66" w:rsidRPr="0018685F">
        <w:rPr>
          <w:rFonts w:ascii="Times New Roman" w:hAnsi="Times New Roman" w:cs="Times New Roman"/>
          <w:bCs/>
          <w:sz w:val="24"/>
          <w:szCs w:val="24"/>
        </w:rPr>
        <w:t>.</w:t>
      </w:r>
      <w:r w:rsidR="00BA1444"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Furthermore, t</w:t>
      </w:r>
      <w:r w:rsidR="00F27A5F" w:rsidRPr="0018685F">
        <w:rPr>
          <w:rFonts w:ascii="Times New Roman" w:hAnsi="Times New Roman" w:cs="Times New Roman"/>
          <w:bCs/>
          <w:sz w:val="24"/>
          <w:szCs w:val="24"/>
        </w:rPr>
        <w:t xml:space="preserve">hese breeding outcomes </w:t>
      </w:r>
      <w:r w:rsidR="002D0CDF" w:rsidRPr="0018685F">
        <w:rPr>
          <w:rFonts w:ascii="Times New Roman" w:hAnsi="Times New Roman" w:cs="Times New Roman"/>
          <w:bCs/>
          <w:sz w:val="24"/>
          <w:szCs w:val="24"/>
        </w:rPr>
        <w:t xml:space="preserve">and carcass use efficiency </w:t>
      </w:r>
      <w:r w:rsidR="00F27A5F" w:rsidRPr="0018685F">
        <w:rPr>
          <w:rFonts w:ascii="Times New Roman" w:hAnsi="Times New Roman" w:cs="Times New Roman"/>
          <w:bCs/>
          <w:sz w:val="24"/>
          <w:szCs w:val="24"/>
        </w:rPr>
        <w:t>did not differ between lab and wild carcasses</w:t>
      </w:r>
      <w:r w:rsidR="002D0CDF" w:rsidRPr="0018685F">
        <w:rPr>
          <w:rFonts w:ascii="Times New Roman" w:hAnsi="Times New Roman" w:cs="Times New Roman"/>
          <w:bCs/>
          <w:sz w:val="24"/>
          <w:szCs w:val="24"/>
        </w:rPr>
        <w:t>. Despite the variation in tissue nutritional composition</w:t>
      </w:r>
      <w:r w:rsidR="0060153F" w:rsidRPr="0018685F">
        <w:rPr>
          <w:rFonts w:ascii="Times New Roman" w:hAnsi="Times New Roman" w:cs="Times New Roman"/>
          <w:bCs/>
          <w:sz w:val="24"/>
          <w:szCs w:val="24"/>
        </w:rPr>
        <w:t xml:space="preserve"> (protein content)</w:t>
      </w:r>
      <w:r w:rsidR="002D0CDF" w:rsidRPr="0018685F">
        <w:rPr>
          <w:rFonts w:ascii="Times New Roman" w:hAnsi="Times New Roman" w:cs="Times New Roman"/>
          <w:bCs/>
          <w:sz w:val="24"/>
          <w:szCs w:val="24"/>
        </w:rPr>
        <w:t xml:space="preserve"> among wild mammal, bird, and reptile carcasses, larval traits (brood size, brood mass, and average larval mass)</w:t>
      </w:r>
      <w:r w:rsidR="0060153F"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carcass use efficiency</w:t>
      </w:r>
      <w:r w:rsidR="0060153F" w:rsidRPr="0018685F">
        <w:rPr>
          <w:rFonts w:ascii="Times New Roman" w:hAnsi="Times New Roman" w:cs="Times New Roman"/>
          <w:bCs/>
          <w:sz w:val="24"/>
          <w:szCs w:val="24"/>
        </w:rPr>
        <w:t>, and larval growth</w:t>
      </w:r>
      <w:r w:rsidR="002D0CDF" w:rsidRPr="0018685F">
        <w:rPr>
          <w:rFonts w:ascii="Times New Roman" w:hAnsi="Times New Roman" w:cs="Times New Roman"/>
          <w:bCs/>
          <w:sz w:val="24"/>
          <w:szCs w:val="24"/>
        </w:rPr>
        <w:t xml:space="preserve"> did not differ among the three </w:t>
      </w:r>
      <w:r w:rsidR="0012174D" w:rsidRPr="0018685F">
        <w:rPr>
          <w:rFonts w:ascii="Times New Roman" w:hAnsi="Times New Roman" w:cs="Times New Roman"/>
          <w:bCs/>
          <w:sz w:val="24"/>
          <w:szCs w:val="24"/>
        </w:rPr>
        <w:t xml:space="preserve">wild </w:t>
      </w:r>
      <w:r w:rsidR="002D0CDF" w:rsidRPr="0018685F">
        <w:rPr>
          <w:rFonts w:ascii="Times New Roman" w:hAnsi="Times New Roman" w:cs="Times New Roman"/>
          <w:bCs/>
          <w:sz w:val="24"/>
          <w:szCs w:val="24"/>
        </w:rPr>
        <w:t xml:space="preserve">carcass taxa. </w:t>
      </w:r>
      <w:r w:rsidR="006C3F66" w:rsidRPr="0018685F">
        <w:rPr>
          <w:rFonts w:ascii="Times New Roman" w:hAnsi="Times New Roman" w:cs="Times New Roman"/>
          <w:bCs/>
          <w:sz w:val="24"/>
          <w:szCs w:val="24"/>
        </w:rPr>
        <w:t xml:space="preserve">Finally, </w:t>
      </w:r>
      <w:r w:rsidR="00C90E44" w:rsidRPr="0018685F">
        <w:rPr>
          <w:rFonts w:ascii="Times New Roman" w:hAnsi="Times New Roman" w:cs="Times New Roman"/>
          <w:bCs/>
          <w:sz w:val="24"/>
          <w:szCs w:val="24"/>
        </w:rPr>
        <w:t xml:space="preserve">a </w:t>
      </w:r>
      <w:r w:rsidR="00473A13" w:rsidRPr="0018685F">
        <w:rPr>
          <w:rFonts w:ascii="Times New Roman" w:hAnsi="Times New Roman" w:cs="Times New Roman"/>
          <w:bCs/>
          <w:sz w:val="24"/>
          <w:szCs w:val="24"/>
        </w:rPr>
        <w:t>negative relationship</w:t>
      </w:r>
      <w:r w:rsidR="00C90E44" w:rsidRPr="0018685F">
        <w:rPr>
          <w:rFonts w:ascii="Times New Roman" w:hAnsi="Times New Roman" w:cs="Times New Roman"/>
          <w:bCs/>
          <w:sz w:val="24"/>
          <w:szCs w:val="24"/>
        </w:rPr>
        <w:t xml:space="preserve"> existed</w:t>
      </w:r>
      <w:r w:rsidR="00473A13" w:rsidRPr="0018685F">
        <w:rPr>
          <w:rFonts w:ascii="Times New Roman" w:hAnsi="Times New Roman" w:cs="Times New Roman"/>
          <w:bCs/>
          <w:sz w:val="24"/>
          <w:szCs w:val="24"/>
        </w:rPr>
        <w:t xml:space="preserve"> between larval density and average larval mass </w:t>
      </w:r>
      <w:r w:rsidR="00256406" w:rsidRPr="0018685F">
        <w:rPr>
          <w:rFonts w:ascii="Times New Roman" w:hAnsi="Times New Roman" w:cs="Times New Roman"/>
          <w:bCs/>
          <w:sz w:val="24"/>
          <w:szCs w:val="24"/>
        </w:rPr>
        <w:t>on</w:t>
      </w:r>
      <w:r w:rsidR="00473A13" w:rsidRPr="0018685F">
        <w:rPr>
          <w:rFonts w:ascii="Times New Roman" w:hAnsi="Times New Roman" w:cs="Times New Roman"/>
          <w:bCs/>
          <w:sz w:val="24"/>
          <w:szCs w:val="24"/>
        </w:rPr>
        <w:t xml:space="preserve"> both lab and wild carcasses, suggesting a </w:t>
      </w:r>
      <w:r w:rsidR="006C3F66" w:rsidRPr="0018685F">
        <w:rPr>
          <w:rFonts w:ascii="Times New Roman" w:hAnsi="Times New Roman" w:cs="Times New Roman"/>
          <w:bCs/>
          <w:sz w:val="24"/>
          <w:szCs w:val="24"/>
        </w:rPr>
        <w:t xml:space="preserve">trade-off between </w:t>
      </w:r>
      <w:r w:rsidR="00256406" w:rsidRPr="0018685F">
        <w:rPr>
          <w:rFonts w:ascii="Times New Roman" w:hAnsi="Times New Roman" w:cs="Times New Roman"/>
          <w:bCs/>
          <w:sz w:val="24"/>
          <w:szCs w:val="24"/>
        </w:rPr>
        <w:t>offspring</w:t>
      </w:r>
      <w:r w:rsidR="006C3F66" w:rsidRPr="0018685F">
        <w:rPr>
          <w:rFonts w:ascii="Times New Roman" w:hAnsi="Times New Roman" w:cs="Times New Roman"/>
          <w:bCs/>
          <w:sz w:val="24"/>
          <w:szCs w:val="24"/>
        </w:rPr>
        <w:t xml:space="preserve"> quality and quantity.</w:t>
      </w:r>
      <w:r w:rsidR="007C3537" w:rsidRPr="0018685F">
        <w:rPr>
          <w:rFonts w:ascii="Times New Roman" w:hAnsi="Times New Roman" w:cs="Times New Roman"/>
          <w:bCs/>
          <w:sz w:val="24"/>
          <w:szCs w:val="24"/>
        </w:rPr>
        <w:t xml:space="preserve"> Taken together</w:t>
      </w:r>
      <w:r w:rsidRPr="0018685F">
        <w:rPr>
          <w:rFonts w:ascii="Times New Roman" w:hAnsi="Times New Roman" w:cs="Times New Roman"/>
          <w:bCs/>
          <w:sz w:val="24"/>
          <w:szCs w:val="24"/>
        </w:rPr>
        <w:t xml:space="preserve">, our results </w:t>
      </w:r>
      <w:r w:rsidR="006C3F66" w:rsidRPr="0018685F">
        <w:rPr>
          <w:rFonts w:ascii="Times New Roman" w:hAnsi="Times New Roman" w:cs="Times New Roman"/>
          <w:bCs/>
          <w:sz w:val="24"/>
          <w:szCs w:val="24"/>
        </w:rPr>
        <w:t>indicate</w:t>
      </w:r>
      <w:r w:rsidRPr="0018685F">
        <w:rPr>
          <w:rFonts w:ascii="Times New Roman" w:hAnsi="Times New Roman" w:cs="Times New Roman"/>
          <w:bCs/>
          <w:sz w:val="24"/>
          <w:szCs w:val="24"/>
        </w:rPr>
        <w:t xml:space="preserve"> that </w:t>
      </w:r>
      <w:r w:rsidR="0060153F" w:rsidRPr="0018685F">
        <w:rPr>
          <w:rFonts w:ascii="Times New Roman" w:hAnsi="Times New Roman" w:cs="Times New Roman"/>
          <w:bCs/>
          <w:sz w:val="24"/>
          <w:szCs w:val="24"/>
        </w:rPr>
        <w:t>carcass size, but not carcass source or carcass taxon, is the main</w:t>
      </w:r>
      <w:r w:rsidR="00C973AB" w:rsidRPr="0018685F">
        <w:rPr>
          <w:rFonts w:ascii="Times New Roman" w:hAnsi="Times New Roman" w:cs="Times New Roman"/>
          <w:bCs/>
          <w:sz w:val="24"/>
          <w:szCs w:val="24"/>
        </w:rPr>
        <w:t xml:space="preserve"> </w:t>
      </w:r>
      <w:r w:rsidR="0060153F" w:rsidRPr="0018685F">
        <w:rPr>
          <w:rFonts w:ascii="Times New Roman" w:hAnsi="Times New Roman" w:cs="Times New Roman"/>
          <w:bCs/>
          <w:sz w:val="24"/>
          <w:szCs w:val="24"/>
        </w:rPr>
        <w:t>determinant for the</w:t>
      </w:r>
      <w:r w:rsidR="0060153F" w:rsidRPr="0018685F" w:rsidDel="0060153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breed</w:t>
      </w:r>
      <w:r w:rsidR="0055261F" w:rsidRPr="0018685F">
        <w:rPr>
          <w:rFonts w:ascii="Times New Roman" w:hAnsi="Times New Roman" w:cs="Times New Roman"/>
          <w:bCs/>
          <w:sz w:val="24"/>
          <w:szCs w:val="24"/>
        </w:rPr>
        <w:t>ing performance</w:t>
      </w:r>
      <w:r w:rsidR="00EB667F" w:rsidRPr="0018685F">
        <w:rPr>
          <w:rFonts w:ascii="Times New Roman" w:hAnsi="Times New Roman" w:cs="Times New Roman"/>
          <w:bCs/>
          <w:sz w:val="24"/>
          <w:szCs w:val="24"/>
        </w:rPr>
        <w:t xml:space="preserve"> and carcass resource use</w:t>
      </w:r>
      <w:r w:rsidRPr="0018685F">
        <w:rPr>
          <w:rFonts w:ascii="Times New Roman" w:hAnsi="Times New Roman" w:cs="Times New Roman"/>
          <w:bCs/>
          <w:sz w:val="24"/>
          <w:szCs w:val="24"/>
        </w:rPr>
        <w:t xml:space="preserve"> of burying beetle</w:t>
      </w:r>
      <w:r w:rsidR="00CA7368" w:rsidRPr="0018685F">
        <w:rPr>
          <w:rFonts w:ascii="Times New Roman" w:hAnsi="Times New Roman" w:cs="Times New Roman"/>
          <w:bCs/>
          <w:sz w:val="24"/>
          <w:szCs w:val="24"/>
        </w:rPr>
        <w:t>s</w:t>
      </w:r>
      <w:r w:rsidR="0060153F" w:rsidRPr="0018685F">
        <w:rPr>
          <w:rFonts w:ascii="Times New Roman" w:hAnsi="Times New Roman" w:cs="Times New Roman"/>
          <w:bCs/>
          <w:sz w:val="24"/>
          <w:szCs w:val="24"/>
        </w:rPr>
        <w:t>.</w:t>
      </w:r>
    </w:p>
    <w:p w14:paraId="386A8D60" w14:textId="3D7CDE36" w:rsidR="00573BF1" w:rsidRPr="0018685F" w:rsidRDefault="006A706F" w:rsidP="00C277D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CF5711" w:rsidRPr="0018685F">
        <w:rPr>
          <w:rFonts w:ascii="Times New Roman" w:hAnsi="Times New Roman" w:cs="Times New Roman"/>
          <w:bCs/>
          <w:sz w:val="24"/>
          <w:szCs w:val="24"/>
        </w:rPr>
        <w:t xml:space="preserve">As expected, </w:t>
      </w:r>
      <w:r w:rsidR="00E23A24" w:rsidRPr="0018685F">
        <w:rPr>
          <w:rFonts w:ascii="Times New Roman" w:hAnsi="Times New Roman" w:cs="Times New Roman"/>
          <w:bCs/>
          <w:sz w:val="24"/>
          <w:szCs w:val="24"/>
        </w:rPr>
        <w:t>c</w:t>
      </w:r>
      <w:r w:rsidR="00BA6EDD" w:rsidRPr="0018685F">
        <w:rPr>
          <w:rFonts w:ascii="Times New Roman" w:hAnsi="Times New Roman" w:cs="Times New Roman"/>
          <w:bCs/>
          <w:sz w:val="24"/>
          <w:szCs w:val="24"/>
        </w:rPr>
        <w:t xml:space="preserve">lutch size, hatching success, brood size, and brood mass </w:t>
      </w:r>
      <w:r w:rsidR="00465E83" w:rsidRPr="0018685F">
        <w:rPr>
          <w:rFonts w:ascii="Times New Roman" w:hAnsi="Times New Roman" w:cs="Times New Roman"/>
          <w:bCs/>
          <w:sz w:val="24"/>
          <w:szCs w:val="24"/>
        </w:rPr>
        <w:t>all showed a</w:t>
      </w:r>
      <w:r w:rsidR="009E5BF9" w:rsidRPr="0018685F">
        <w:rPr>
          <w:rFonts w:ascii="Times New Roman" w:hAnsi="Times New Roman" w:cs="Times New Roman"/>
          <w:bCs/>
          <w:sz w:val="24"/>
          <w:szCs w:val="24"/>
        </w:rPr>
        <w:t xml:space="preserve"> quadratic</w:t>
      </w:r>
      <w:r w:rsidR="00465E83" w:rsidRPr="0018685F">
        <w:rPr>
          <w:rFonts w:ascii="Times New Roman" w:hAnsi="Times New Roman" w:cs="Times New Roman"/>
          <w:bCs/>
          <w:sz w:val="24"/>
          <w:szCs w:val="24"/>
        </w:rPr>
        <w:t xml:space="preserve"> </w:t>
      </w:r>
      <w:r w:rsidR="009E4B06" w:rsidRPr="0018685F">
        <w:rPr>
          <w:rFonts w:ascii="Times New Roman" w:hAnsi="Times New Roman" w:cs="Times New Roman"/>
          <w:bCs/>
          <w:sz w:val="24"/>
          <w:szCs w:val="24"/>
        </w:rPr>
        <w:t>relationship</w:t>
      </w:r>
      <w:r w:rsidRPr="0018685F">
        <w:rPr>
          <w:rFonts w:ascii="Times New Roman" w:hAnsi="Times New Roman" w:cs="Times New Roman"/>
          <w:bCs/>
          <w:sz w:val="24"/>
          <w:szCs w:val="24"/>
        </w:rPr>
        <w:t xml:space="preserve"> with carcass </w:t>
      </w:r>
      <w:r w:rsidR="00E50D12" w:rsidRPr="0018685F">
        <w:rPr>
          <w:rFonts w:ascii="Times New Roman" w:hAnsi="Times New Roman" w:cs="Times New Roman"/>
          <w:bCs/>
          <w:sz w:val="24"/>
          <w:szCs w:val="24"/>
        </w:rPr>
        <w:t>size</w:t>
      </w:r>
      <w:r w:rsidRPr="0018685F">
        <w:rPr>
          <w:rFonts w:ascii="Times New Roman" w:hAnsi="Times New Roman" w:cs="Times New Roman"/>
          <w:bCs/>
          <w:sz w:val="24"/>
          <w:szCs w:val="24"/>
        </w:rPr>
        <w:t>, with optimal breeding outcomes occurring on m</w:t>
      </w:r>
      <w:r w:rsidR="00BA6EDD" w:rsidRPr="0018685F">
        <w:rPr>
          <w:rFonts w:ascii="Times New Roman" w:hAnsi="Times New Roman" w:cs="Times New Roman"/>
          <w:bCs/>
          <w:sz w:val="24"/>
          <w:szCs w:val="24"/>
        </w:rPr>
        <w:t>e</w:t>
      </w:r>
      <w:r w:rsidRPr="0018685F">
        <w:rPr>
          <w:rFonts w:ascii="Times New Roman" w:hAnsi="Times New Roman" w:cs="Times New Roman"/>
          <w:bCs/>
          <w:sz w:val="24"/>
          <w:szCs w:val="24"/>
        </w:rPr>
        <w:t>d</w:t>
      </w:r>
      <w:r w:rsidR="00BA6EDD" w:rsidRPr="0018685F">
        <w:rPr>
          <w:rFonts w:ascii="Times New Roman" w:hAnsi="Times New Roman" w:cs="Times New Roman"/>
          <w:bCs/>
          <w:sz w:val="24"/>
          <w:szCs w:val="24"/>
        </w:rPr>
        <w:t>ium</w:t>
      </w:r>
      <w:r w:rsidR="00E50D12" w:rsidRPr="0018685F">
        <w:rPr>
          <w:rFonts w:ascii="Times New Roman" w:hAnsi="Times New Roman" w:cs="Times New Roman"/>
          <w:bCs/>
          <w:sz w:val="24"/>
          <w:szCs w:val="24"/>
        </w:rPr>
        <w:t>-sized</w:t>
      </w:r>
      <w:r w:rsidRPr="0018685F">
        <w:rPr>
          <w:rFonts w:ascii="Times New Roman" w:hAnsi="Times New Roman" w:cs="Times New Roman"/>
          <w:bCs/>
          <w:sz w:val="24"/>
          <w:szCs w:val="24"/>
        </w:rPr>
        <w:t xml:space="preserve"> carcasses.</w:t>
      </w:r>
      <w:r w:rsidR="00AD1280" w:rsidRPr="0018685F">
        <w:rPr>
          <w:rFonts w:ascii="Times New Roman" w:hAnsi="Times New Roman" w:cs="Times New Roman"/>
          <w:bCs/>
          <w:sz w:val="24"/>
          <w:szCs w:val="24"/>
        </w:rPr>
        <w:t xml:space="preserve"> The increase in </w:t>
      </w:r>
      <w:r w:rsidR="00DB287D"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AD1280" w:rsidRPr="0018685F">
        <w:rPr>
          <w:rFonts w:ascii="Times New Roman" w:hAnsi="Times New Roman" w:cs="Times New Roman"/>
          <w:bCs/>
          <w:sz w:val="24"/>
          <w:szCs w:val="24"/>
        </w:rPr>
        <w:t xml:space="preserve"> from small to medium carcasses is </w:t>
      </w:r>
      <w:r w:rsidR="006D3D42" w:rsidRPr="0018685F">
        <w:rPr>
          <w:rFonts w:ascii="Times New Roman" w:hAnsi="Times New Roman" w:cs="Times New Roman"/>
          <w:bCs/>
          <w:sz w:val="24"/>
          <w:szCs w:val="24"/>
        </w:rPr>
        <w:t>consistent with previous studies</w:t>
      </w:r>
      <w:r w:rsidRPr="0018685F">
        <w:rPr>
          <w:rFonts w:ascii="Times New Roman" w:hAnsi="Times New Roman" w:cs="Times New Roman"/>
          <w:bCs/>
          <w:sz w:val="24"/>
          <w:szCs w:val="24"/>
        </w:rPr>
        <w:t xml:space="preserve"> on </w:t>
      </w:r>
      <w:r w:rsidR="00AD1280" w:rsidRPr="0018685F">
        <w:rPr>
          <w:rFonts w:ascii="Times New Roman" w:hAnsi="Times New Roman" w:cs="Times New Roman"/>
          <w:bCs/>
          <w:sz w:val="24"/>
          <w:szCs w:val="24"/>
        </w:rPr>
        <w:t xml:space="preserve">other burying beetle species </w:t>
      </w:r>
      <w:r w:rsidR="004E78AB" w:rsidRPr="0018685F">
        <w:rPr>
          <w:rFonts w:ascii="Times New Roman" w:hAnsi="Times New Roman" w:cs="Times New Roman"/>
          <w:bCs/>
          <w:sz w:val="24"/>
          <w:szCs w:val="24"/>
        </w:rPr>
        <w:fldChar w:fldCharType="begin">
          <w:fldData xml:space="preserve">PEVuZE5vdGU+PENpdGU+PEF1dGhvcj5Ib3B3b29kPC9BdXRob3I+PFllYXI+MjAxNjwvWWVhcj48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PEVuZE5vdGU+PENpdGU+PEF1dGhvcj5Ib3B3b29kPC9BdXRob3I+PFllYXI+MjAxNjwvWWVhcj48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4E78AB" w:rsidRPr="0018685F">
        <w:rPr>
          <w:rFonts w:ascii="Times New Roman" w:hAnsi="Times New Roman" w:cs="Times New Roman"/>
          <w:bCs/>
          <w:sz w:val="24"/>
          <w:szCs w:val="24"/>
        </w:rPr>
      </w:r>
      <w:r w:rsidR="004E78AB"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[6, 10, 32]</w:t>
      </w:r>
      <w:r w:rsidR="004E78AB" w:rsidRPr="0018685F">
        <w:rPr>
          <w:rFonts w:ascii="Times New Roman" w:hAnsi="Times New Roman" w:cs="Times New Roman"/>
          <w:bCs/>
          <w:sz w:val="24"/>
          <w:szCs w:val="24"/>
        </w:rPr>
        <w:fldChar w:fldCharType="end"/>
      </w:r>
      <w:r w:rsidR="006D3D42"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Interestingly</w:t>
      </w:r>
      <w:r w:rsidR="00465E83" w:rsidRPr="0018685F">
        <w:rPr>
          <w:rFonts w:ascii="Times New Roman" w:hAnsi="Times New Roman" w:cs="Times New Roman"/>
          <w:bCs/>
          <w:sz w:val="24"/>
          <w:szCs w:val="24"/>
        </w:rPr>
        <w:t>,</w:t>
      </w:r>
      <w:r w:rsidR="008D2DB2" w:rsidRPr="0018685F">
        <w:rPr>
          <w:rFonts w:ascii="Times New Roman" w:hAnsi="Times New Roman" w:cs="Times New Roman"/>
          <w:bCs/>
          <w:sz w:val="24"/>
          <w:szCs w:val="24"/>
        </w:rPr>
        <w:t xml:space="preserve"> when the parents bred on large carcasses,</w:t>
      </w:r>
      <w:r w:rsidR="00465E83"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the</w:t>
      </w:r>
      <w:r w:rsidR="008D2DB2" w:rsidRPr="0018685F">
        <w:rPr>
          <w:rFonts w:ascii="Times New Roman" w:hAnsi="Times New Roman" w:cs="Times New Roman"/>
          <w:bCs/>
          <w:sz w:val="24"/>
          <w:szCs w:val="24"/>
        </w:rPr>
        <w:t>ir</w:t>
      </w:r>
      <w:r w:rsidR="00BA6EDD"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8D2DB2" w:rsidRPr="0018685F">
        <w:rPr>
          <w:rFonts w:ascii="Times New Roman" w:hAnsi="Times New Roman" w:cs="Times New Roman"/>
          <w:bCs/>
          <w:sz w:val="24"/>
          <w:szCs w:val="24"/>
        </w:rPr>
        <w:t xml:space="preserve"> </w:t>
      </w:r>
      <w:r w:rsidR="006D3D42" w:rsidRPr="0018685F">
        <w:rPr>
          <w:rFonts w:ascii="Times New Roman" w:hAnsi="Times New Roman" w:cs="Times New Roman"/>
          <w:bCs/>
          <w:sz w:val="24"/>
          <w:szCs w:val="24"/>
        </w:rPr>
        <w:t>decreased</w:t>
      </w:r>
      <w:r w:rsidR="00E50D12" w:rsidRPr="0018685F">
        <w:rPr>
          <w:rFonts w:ascii="Times New Roman" w:hAnsi="Times New Roman" w:cs="Times New Roman"/>
          <w:bCs/>
          <w:sz w:val="24"/>
          <w:szCs w:val="24"/>
        </w:rPr>
        <w:t>,</w:t>
      </w:r>
      <w:r w:rsidR="00093D21"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along with</w:t>
      </w:r>
      <w:r w:rsidR="00093D21" w:rsidRPr="0018685F">
        <w:rPr>
          <w:rFonts w:ascii="Times New Roman" w:hAnsi="Times New Roman" w:cs="Times New Roman"/>
          <w:bCs/>
          <w:sz w:val="24"/>
          <w:szCs w:val="24"/>
        </w:rPr>
        <w:t xml:space="preserve"> </w:t>
      </w:r>
      <w:r w:rsidR="008D2DB2" w:rsidRPr="0018685F">
        <w:rPr>
          <w:rFonts w:ascii="Times New Roman" w:hAnsi="Times New Roman" w:cs="Times New Roman"/>
          <w:bCs/>
          <w:sz w:val="24"/>
          <w:szCs w:val="24"/>
        </w:rPr>
        <w:t xml:space="preserve">a </w:t>
      </w:r>
      <w:r w:rsidR="00093D21" w:rsidRPr="0018685F">
        <w:rPr>
          <w:rFonts w:ascii="Times New Roman" w:hAnsi="Times New Roman" w:cs="Times New Roman"/>
          <w:bCs/>
          <w:sz w:val="24"/>
          <w:szCs w:val="24"/>
        </w:rPr>
        <w:t>reduc</w:t>
      </w:r>
      <w:r w:rsidR="008D2DB2" w:rsidRPr="0018685F">
        <w:rPr>
          <w:rFonts w:ascii="Times New Roman" w:hAnsi="Times New Roman" w:cs="Times New Roman"/>
          <w:bCs/>
          <w:sz w:val="24"/>
          <w:szCs w:val="24"/>
        </w:rPr>
        <w:t>tion in</w:t>
      </w:r>
      <w:r w:rsidR="00093D21" w:rsidRPr="0018685F">
        <w:rPr>
          <w:rFonts w:ascii="Times New Roman" w:hAnsi="Times New Roman" w:cs="Times New Roman"/>
          <w:bCs/>
          <w:sz w:val="24"/>
          <w:szCs w:val="24"/>
        </w:rPr>
        <w:t xml:space="preserve"> carcass use efficiency. </w:t>
      </w:r>
      <w:r w:rsidR="00AD4C6A" w:rsidRPr="0018685F">
        <w:rPr>
          <w:rFonts w:ascii="Times New Roman" w:hAnsi="Times New Roman" w:cs="Times New Roman"/>
          <w:bCs/>
          <w:sz w:val="24"/>
          <w:szCs w:val="24"/>
        </w:rPr>
        <w:t xml:space="preserve">This </w:t>
      </w:r>
      <w:r w:rsidR="001E2029" w:rsidRPr="0018685F">
        <w:rPr>
          <w:rFonts w:ascii="Times New Roman" w:hAnsi="Times New Roman" w:cs="Times New Roman"/>
          <w:bCs/>
          <w:sz w:val="24"/>
          <w:szCs w:val="24"/>
        </w:rPr>
        <w:t>may</w:t>
      </w:r>
      <w:r w:rsidR="00AD4C6A" w:rsidRPr="0018685F">
        <w:rPr>
          <w:rFonts w:ascii="Times New Roman" w:hAnsi="Times New Roman" w:cs="Times New Roman"/>
          <w:bCs/>
          <w:sz w:val="24"/>
          <w:szCs w:val="24"/>
        </w:rPr>
        <w:t xml:space="preserve"> be </w:t>
      </w:r>
      <w:r w:rsidR="001E2029" w:rsidRPr="0018685F">
        <w:rPr>
          <w:rFonts w:ascii="Times New Roman" w:hAnsi="Times New Roman" w:cs="Times New Roman"/>
          <w:bCs/>
          <w:sz w:val="24"/>
          <w:szCs w:val="24"/>
        </w:rPr>
        <w:t xml:space="preserve">because large carcasses are more energetically costly to process </w:t>
      </w:r>
      <w:r w:rsidR="00093D21" w:rsidRPr="0018685F">
        <w:rPr>
          <w:rFonts w:ascii="Times New Roman" w:hAnsi="Times New Roman" w:cs="Times New Roman"/>
          <w:bCs/>
          <w:sz w:val="24"/>
          <w:szCs w:val="24"/>
        </w:rPr>
        <w:t xml:space="preserve">and </w:t>
      </w:r>
      <w:r w:rsidR="001E2029" w:rsidRPr="0018685F">
        <w:rPr>
          <w:rFonts w:ascii="Times New Roman" w:hAnsi="Times New Roman" w:cs="Times New Roman"/>
          <w:bCs/>
          <w:sz w:val="24"/>
          <w:szCs w:val="24"/>
        </w:rPr>
        <w:t xml:space="preserve">females </w:t>
      </w:r>
      <w:r w:rsidR="00093D21" w:rsidRPr="0018685F">
        <w:rPr>
          <w:rFonts w:ascii="Times New Roman" w:hAnsi="Times New Roman" w:cs="Times New Roman"/>
          <w:bCs/>
          <w:sz w:val="24"/>
          <w:szCs w:val="24"/>
        </w:rPr>
        <w:t xml:space="preserve">may </w:t>
      </w:r>
      <w:r w:rsidR="001E2029" w:rsidRPr="0018685F">
        <w:rPr>
          <w:rFonts w:ascii="Times New Roman" w:hAnsi="Times New Roman" w:cs="Times New Roman"/>
          <w:bCs/>
          <w:sz w:val="24"/>
          <w:szCs w:val="24"/>
        </w:rPr>
        <w:t>lay fewer eggs</w:t>
      </w:r>
      <w:r w:rsidR="00497FF9" w:rsidRPr="0018685F">
        <w:rPr>
          <w:rFonts w:ascii="Times New Roman" w:hAnsi="Times New Roman" w:cs="Times New Roman"/>
          <w:bCs/>
          <w:sz w:val="24"/>
          <w:szCs w:val="24"/>
        </w:rPr>
        <w:t xml:space="preserve"> as a result of </w:t>
      </w:r>
      <w:r w:rsidR="00BA6EDD" w:rsidRPr="0018685F">
        <w:rPr>
          <w:rFonts w:ascii="Times New Roman" w:hAnsi="Times New Roman" w:cs="Times New Roman"/>
          <w:bCs/>
          <w:sz w:val="24"/>
          <w:szCs w:val="24"/>
        </w:rPr>
        <w:t>lower</w:t>
      </w:r>
      <w:r w:rsidR="00497FF9" w:rsidRPr="0018685F">
        <w:rPr>
          <w:rFonts w:ascii="Times New Roman" w:hAnsi="Times New Roman" w:cs="Times New Roman"/>
          <w:bCs/>
          <w:sz w:val="24"/>
          <w:szCs w:val="24"/>
        </w:rPr>
        <w:t xml:space="preserve"> energy storage</w:t>
      </w:r>
      <w:r w:rsidR="00A25929" w:rsidRPr="0018685F">
        <w:rPr>
          <w:rFonts w:ascii="Times New Roman" w:hAnsi="Times New Roman" w:cs="Times New Roman"/>
          <w:bCs/>
          <w:sz w:val="24"/>
          <w:szCs w:val="24"/>
        </w:rPr>
        <w:t>.</w:t>
      </w:r>
      <w:r w:rsidR="009566C6" w:rsidRPr="0018685F">
        <w:rPr>
          <w:rFonts w:ascii="Times New Roman" w:hAnsi="Times New Roman" w:cs="Times New Roman"/>
          <w:bCs/>
          <w:sz w:val="24"/>
          <w:szCs w:val="24"/>
        </w:rPr>
        <w:t xml:space="preserve"> In fact, </w:t>
      </w:r>
      <w:r w:rsidR="00093D21"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 AuthorYear="1"&gt;&lt;Author&gt;Müller&lt;/Author&gt;&lt;Year&gt;1990&lt;/Year&gt;&lt;RecNum&gt;11&lt;/RecNum&gt;&lt;DisplayText&gt;Müller, Eggert [11]&lt;/DisplayText&gt;&lt;record&gt;&lt;rec-number&gt;11&lt;/rec-number&gt;&lt;foreign-keys&gt;&lt;key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093D21"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Müller, Eggert [11]</w:t>
      </w:r>
      <w:r w:rsidR="00093D21" w:rsidRPr="0018685F">
        <w:rPr>
          <w:rFonts w:ascii="Times New Roman" w:hAnsi="Times New Roman" w:cs="Times New Roman"/>
          <w:bCs/>
          <w:sz w:val="24"/>
          <w:szCs w:val="24"/>
        </w:rPr>
        <w:fldChar w:fldCharType="end"/>
      </w:r>
      <w:r w:rsidR="00093D21" w:rsidRPr="0018685F">
        <w:rPr>
          <w:rFonts w:ascii="Times New Roman" w:hAnsi="Times New Roman" w:cs="Times New Roman"/>
          <w:bCs/>
          <w:sz w:val="24"/>
          <w:szCs w:val="24"/>
        </w:rPr>
        <w:t xml:space="preserve"> </w:t>
      </w:r>
      <w:r w:rsidR="009566C6" w:rsidRPr="0018685F">
        <w:rPr>
          <w:rFonts w:ascii="Times New Roman" w:hAnsi="Times New Roman" w:cs="Times New Roman"/>
          <w:bCs/>
          <w:sz w:val="24"/>
          <w:szCs w:val="24"/>
        </w:rPr>
        <w:t>found</w:t>
      </w:r>
      <w:r w:rsidR="00093D21" w:rsidRPr="0018685F">
        <w:rPr>
          <w:rFonts w:ascii="Times New Roman" w:hAnsi="Times New Roman" w:cs="Times New Roman"/>
          <w:bCs/>
          <w:sz w:val="24"/>
          <w:szCs w:val="24"/>
        </w:rPr>
        <w:t xml:space="preserve"> </w:t>
      </w:r>
      <w:r w:rsidR="00997920" w:rsidRPr="0018685F">
        <w:rPr>
          <w:rFonts w:ascii="Times New Roman" w:hAnsi="Times New Roman" w:cs="Times New Roman"/>
          <w:bCs/>
          <w:sz w:val="24"/>
          <w:szCs w:val="24"/>
        </w:rPr>
        <w:t xml:space="preserve">that clutch size levels off </w:t>
      </w:r>
      <w:r w:rsidR="009566C6" w:rsidRPr="0018685F">
        <w:rPr>
          <w:rFonts w:ascii="Times New Roman" w:hAnsi="Times New Roman" w:cs="Times New Roman"/>
          <w:bCs/>
          <w:sz w:val="24"/>
          <w:szCs w:val="24"/>
        </w:rPr>
        <w:t>beyond a certain carcass weight threshold</w:t>
      </w:r>
      <w:r w:rsidR="00997920" w:rsidRPr="0018685F">
        <w:rPr>
          <w:rFonts w:ascii="Times New Roman" w:hAnsi="Times New Roman" w:cs="Times New Roman"/>
          <w:bCs/>
          <w:sz w:val="24"/>
          <w:szCs w:val="24"/>
        </w:rPr>
        <w:t>, suggesting a</w:t>
      </w:r>
      <w:r w:rsidR="009E5BF9" w:rsidRPr="0018685F">
        <w:rPr>
          <w:rFonts w:ascii="Times New Roman" w:hAnsi="Times New Roman" w:cs="Times New Roman"/>
          <w:bCs/>
          <w:sz w:val="24"/>
          <w:szCs w:val="24"/>
        </w:rPr>
        <w:t>n energetic or physiological</w:t>
      </w:r>
      <w:r w:rsidR="00997920" w:rsidRPr="0018685F">
        <w:rPr>
          <w:rFonts w:ascii="Times New Roman" w:hAnsi="Times New Roman" w:cs="Times New Roman"/>
          <w:bCs/>
          <w:sz w:val="24"/>
          <w:szCs w:val="24"/>
        </w:rPr>
        <w:t xml:space="preserve"> constraint on </w:t>
      </w:r>
      <w:r w:rsidR="00093D21" w:rsidRPr="0018685F">
        <w:rPr>
          <w:rFonts w:ascii="Times New Roman" w:hAnsi="Times New Roman" w:cs="Times New Roman"/>
          <w:bCs/>
          <w:sz w:val="24"/>
          <w:szCs w:val="24"/>
        </w:rPr>
        <w:t>beetles b</w:t>
      </w:r>
      <w:r w:rsidR="00997920" w:rsidRPr="0018685F">
        <w:rPr>
          <w:rFonts w:ascii="Times New Roman" w:hAnsi="Times New Roman" w:cs="Times New Roman"/>
          <w:bCs/>
          <w:sz w:val="24"/>
          <w:szCs w:val="24"/>
        </w:rPr>
        <w:t>reeding on large</w:t>
      </w:r>
      <w:r w:rsidR="009566C6" w:rsidRPr="0018685F">
        <w:rPr>
          <w:rFonts w:ascii="Times New Roman" w:hAnsi="Times New Roman" w:cs="Times New Roman"/>
          <w:bCs/>
          <w:sz w:val="24"/>
          <w:szCs w:val="24"/>
        </w:rPr>
        <w:t>r</w:t>
      </w:r>
      <w:r w:rsidR="00997920" w:rsidRPr="0018685F">
        <w:rPr>
          <w:rFonts w:ascii="Times New Roman" w:hAnsi="Times New Roman" w:cs="Times New Roman"/>
          <w:bCs/>
          <w:sz w:val="24"/>
          <w:szCs w:val="24"/>
        </w:rPr>
        <w:t xml:space="preserve"> carcasses.</w:t>
      </w:r>
      <w:r w:rsidR="009E5BF9" w:rsidRPr="0018685F">
        <w:rPr>
          <w:rFonts w:ascii="Times New Roman" w:hAnsi="Times New Roman" w:cs="Times New Roman"/>
          <w:bCs/>
          <w:sz w:val="24"/>
          <w:szCs w:val="24"/>
        </w:rPr>
        <w:t xml:space="preserve"> P</w:t>
      </w:r>
      <w:r w:rsidR="00AD0473" w:rsidRPr="0018685F">
        <w:rPr>
          <w:rFonts w:ascii="Times New Roman" w:hAnsi="Times New Roman" w:cs="Times New Roman"/>
          <w:bCs/>
          <w:sz w:val="24"/>
          <w:szCs w:val="24"/>
        </w:rPr>
        <w:t xml:space="preserve">arents breeding on large carcasses </w:t>
      </w:r>
      <w:r w:rsidR="009E5BF9" w:rsidRPr="0018685F">
        <w:rPr>
          <w:rFonts w:ascii="Times New Roman" w:hAnsi="Times New Roman" w:cs="Times New Roman"/>
          <w:bCs/>
          <w:sz w:val="24"/>
          <w:szCs w:val="24"/>
        </w:rPr>
        <w:t xml:space="preserve">also </w:t>
      </w:r>
      <w:r w:rsidR="00AD0473" w:rsidRPr="0018685F">
        <w:rPr>
          <w:rFonts w:ascii="Times New Roman" w:hAnsi="Times New Roman" w:cs="Times New Roman"/>
          <w:bCs/>
          <w:sz w:val="24"/>
          <w:szCs w:val="24"/>
        </w:rPr>
        <w:t xml:space="preserve">face stronger </w:t>
      </w:r>
      <w:r w:rsidR="004E405F" w:rsidRPr="0018685F">
        <w:rPr>
          <w:rFonts w:ascii="Times New Roman" w:hAnsi="Times New Roman" w:cs="Times New Roman"/>
          <w:bCs/>
          <w:sz w:val="24"/>
          <w:szCs w:val="24"/>
        </w:rPr>
        <w:t>c</w:t>
      </w:r>
      <w:r w:rsidR="00BF25FA" w:rsidRPr="0018685F">
        <w:rPr>
          <w:rFonts w:ascii="Times New Roman" w:hAnsi="Times New Roman" w:cs="Times New Roman"/>
          <w:bCs/>
          <w:sz w:val="24"/>
          <w:szCs w:val="24"/>
        </w:rPr>
        <w:t xml:space="preserve">ompetition </w:t>
      </w:r>
      <w:r w:rsidR="006539C1" w:rsidRPr="0018685F">
        <w:rPr>
          <w:rFonts w:ascii="Times New Roman" w:hAnsi="Times New Roman" w:cs="Times New Roman"/>
          <w:bCs/>
          <w:sz w:val="24"/>
          <w:szCs w:val="24"/>
        </w:rPr>
        <w:t>with</w:t>
      </w:r>
      <w:r w:rsidR="00BF25FA" w:rsidRPr="0018685F">
        <w:rPr>
          <w:rFonts w:ascii="Times New Roman" w:hAnsi="Times New Roman" w:cs="Times New Roman"/>
          <w:bCs/>
          <w:sz w:val="24"/>
          <w:szCs w:val="24"/>
        </w:rPr>
        <w:t xml:space="preserve"> microbes,</w:t>
      </w:r>
      <w:r w:rsidR="00E24D1F" w:rsidRPr="0018685F">
        <w:rPr>
          <w:rFonts w:ascii="Times New Roman" w:hAnsi="Times New Roman" w:cs="Times New Roman"/>
          <w:bCs/>
          <w:sz w:val="24"/>
          <w:szCs w:val="24"/>
        </w:rPr>
        <w:t xml:space="preserve"> </w:t>
      </w:r>
      <w:r w:rsidR="006539C1" w:rsidRPr="0018685F">
        <w:rPr>
          <w:rFonts w:ascii="Times New Roman" w:hAnsi="Times New Roman" w:cs="Times New Roman"/>
          <w:bCs/>
          <w:sz w:val="24"/>
          <w:szCs w:val="24"/>
        </w:rPr>
        <w:t xml:space="preserve">which can </w:t>
      </w:r>
      <w:r w:rsidR="00E24D1F" w:rsidRPr="0018685F">
        <w:rPr>
          <w:rFonts w:ascii="Times New Roman" w:hAnsi="Times New Roman" w:cs="Times New Roman"/>
          <w:bCs/>
          <w:sz w:val="24"/>
          <w:szCs w:val="24"/>
        </w:rPr>
        <w:t>reduc</w:t>
      </w:r>
      <w:r w:rsidR="006539C1" w:rsidRPr="0018685F">
        <w:rPr>
          <w:rFonts w:ascii="Times New Roman" w:hAnsi="Times New Roman" w:cs="Times New Roman"/>
          <w:bCs/>
          <w:sz w:val="24"/>
          <w:szCs w:val="24"/>
        </w:rPr>
        <w:t>e</w:t>
      </w:r>
      <w:r w:rsidR="00E24D1F" w:rsidRPr="0018685F">
        <w:rPr>
          <w:rFonts w:ascii="Times New Roman" w:hAnsi="Times New Roman" w:cs="Times New Roman"/>
          <w:bCs/>
          <w:sz w:val="24"/>
          <w:szCs w:val="24"/>
        </w:rPr>
        <w:t xml:space="preserve"> the usable </w:t>
      </w:r>
      <w:r w:rsidR="0087092C" w:rsidRPr="0018685F">
        <w:rPr>
          <w:rFonts w:ascii="Times New Roman" w:hAnsi="Times New Roman" w:cs="Times New Roman"/>
          <w:bCs/>
          <w:sz w:val="24"/>
          <w:szCs w:val="24"/>
        </w:rPr>
        <w:t>resource</w:t>
      </w:r>
      <w:r w:rsidR="00E24D1F" w:rsidRPr="0018685F">
        <w:rPr>
          <w:rFonts w:ascii="Times New Roman" w:hAnsi="Times New Roman" w:cs="Times New Roman"/>
          <w:bCs/>
          <w:sz w:val="24"/>
          <w:szCs w:val="24"/>
        </w:rPr>
        <w:t xml:space="preserve"> for </w:t>
      </w:r>
      <w:r w:rsidR="005B2FCD" w:rsidRPr="0018685F">
        <w:rPr>
          <w:rFonts w:ascii="Times New Roman" w:hAnsi="Times New Roman" w:cs="Times New Roman"/>
          <w:bCs/>
          <w:sz w:val="24"/>
          <w:szCs w:val="24"/>
        </w:rPr>
        <w:t>breeding</w:t>
      </w:r>
      <w:r w:rsidR="00F20FC8" w:rsidRPr="0018685F">
        <w:rPr>
          <w:rFonts w:ascii="Times New Roman" w:hAnsi="Times New Roman" w:cs="Times New Roman"/>
          <w:bCs/>
          <w:sz w:val="24"/>
          <w:szCs w:val="24"/>
        </w:rPr>
        <w:t xml:space="preserve"> </w:t>
      </w:r>
      <w:r w:rsidR="00F20FC8"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F20FC8"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F20FC8" w:rsidRPr="0018685F">
        <w:rPr>
          <w:rFonts w:ascii="Times New Roman" w:hAnsi="Times New Roman" w:cs="Times New Roman"/>
          <w:bCs/>
          <w:sz w:val="24"/>
          <w:szCs w:val="24"/>
        </w:rPr>
        <w:fldChar w:fldCharType="end"/>
      </w:r>
      <w:r w:rsidR="00EB3349" w:rsidRPr="0018685F">
        <w:rPr>
          <w:rFonts w:ascii="Times New Roman" w:hAnsi="Times New Roman" w:cs="Times New Roman"/>
          <w:bCs/>
          <w:sz w:val="24"/>
          <w:szCs w:val="24"/>
        </w:rPr>
        <w:t xml:space="preserve"> or </w:t>
      </w:r>
      <w:r w:rsidR="004E405F" w:rsidRPr="0018685F">
        <w:rPr>
          <w:rFonts w:ascii="Times New Roman" w:hAnsi="Times New Roman" w:cs="Times New Roman"/>
          <w:bCs/>
          <w:sz w:val="24"/>
          <w:szCs w:val="24"/>
        </w:rPr>
        <w:t xml:space="preserve">produce </w:t>
      </w:r>
      <w:r w:rsidR="00DC448B" w:rsidRPr="0018685F">
        <w:rPr>
          <w:rFonts w:ascii="Times New Roman" w:hAnsi="Times New Roman" w:cs="Times New Roman"/>
          <w:bCs/>
          <w:sz w:val="24"/>
          <w:szCs w:val="24"/>
        </w:rPr>
        <w:t>compounds</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harmful</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 xml:space="preserve">to </w:t>
      </w:r>
      <w:r w:rsidR="007E5AEB" w:rsidRPr="0018685F">
        <w:rPr>
          <w:rFonts w:ascii="Times New Roman" w:hAnsi="Times New Roman" w:cs="Times New Roman"/>
          <w:bCs/>
          <w:sz w:val="24"/>
          <w:szCs w:val="24"/>
        </w:rPr>
        <w:t xml:space="preserve">eggs and </w:t>
      </w:r>
      <w:r w:rsidR="004E405F" w:rsidRPr="0018685F">
        <w:rPr>
          <w:rFonts w:ascii="Times New Roman" w:hAnsi="Times New Roman" w:cs="Times New Roman"/>
          <w:bCs/>
          <w:sz w:val="24"/>
          <w:szCs w:val="24"/>
        </w:rPr>
        <w:t>larv</w:t>
      </w:r>
      <w:r w:rsidR="002E2C6E" w:rsidRPr="0018685F">
        <w:rPr>
          <w:rFonts w:ascii="Times New Roman" w:hAnsi="Times New Roman" w:cs="Times New Roman"/>
          <w:bCs/>
          <w:sz w:val="24"/>
          <w:szCs w:val="24"/>
        </w:rPr>
        <w:t>ae</w:t>
      </w:r>
      <w:r w:rsidR="00EB3349" w:rsidRPr="0018685F">
        <w:rPr>
          <w:rFonts w:ascii="Times New Roman" w:hAnsi="Times New Roman" w:cs="Times New Roman"/>
          <w:bCs/>
          <w:sz w:val="24"/>
          <w:szCs w:val="24"/>
        </w:rPr>
        <w:t xml:space="preserve"> </w:t>
      </w:r>
      <w:r w:rsidR="00EB3349"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&lt;EndNote&gt;&lt;Cite&gt;&lt;Author&gt;Rozen&lt;/Author&gt;&lt;Year&gt;2008&lt;/Year&gt;&lt;RecNum&gt;16&lt;/RecNum&gt;&lt;DisplayText&gt;[1]&lt;/DisplayText&gt;&lt;record&gt;&lt;rec-number&gt;16&lt;/rec-number&gt;&lt;foreign-keys&gt;&lt;key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EB3349"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w:t>
      </w:r>
      <w:r w:rsidR="00EB3349" w:rsidRPr="0018685F">
        <w:rPr>
          <w:rFonts w:ascii="Times New Roman" w:hAnsi="Times New Roman" w:cs="Times New Roman"/>
          <w:bCs/>
          <w:sz w:val="24"/>
          <w:szCs w:val="24"/>
        </w:rPr>
        <w:fldChar w:fldCharType="end"/>
      </w:r>
      <w:r w:rsidR="00E24D1F" w:rsidRPr="0018685F">
        <w:rPr>
          <w:rFonts w:ascii="Times New Roman" w:hAnsi="Times New Roman" w:cs="Times New Roman"/>
          <w:bCs/>
          <w:sz w:val="24"/>
          <w:szCs w:val="24"/>
        </w:rPr>
        <w:t>.</w:t>
      </w:r>
    </w:p>
    <w:p w14:paraId="7176E20C" w14:textId="1F50D73A" w:rsidR="00872835" w:rsidRPr="0018685F" w:rsidRDefault="008B350E" w:rsidP="0087283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lastRenderedPageBreak/>
        <w:tab/>
      </w:r>
      <w:r w:rsidR="00CA79C2" w:rsidRPr="0018685F">
        <w:rPr>
          <w:rFonts w:ascii="Times New Roman" w:hAnsi="Times New Roman" w:cs="Times New Roman"/>
          <w:bCs/>
          <w:sz w:val="24"/>
          <w:szCs w:val="24"/>
        </w:rPr>
        <w:t>Contrary to our prediction, w</w:t>
      </w:r>
      <w:r w:rsidR="00F04BF7" w:rsidRPr="0018685F">
        <w:rPr>
          <w:rFonts w:ascii="Times New Roman" w:hAnsi="Times New Roman" w:cs="Times New Roman"/>
          <w:bCs/>
          <w:sz w:val="24"/>
          <w:szCs w:val="24"/>
        </w:rPr>
        <w:t xml:space="preserve">e found </w:t>
      </w:r>
      <w:r w:rsidRPr="0018685F">
        <w:rPr>
          <w:rFonts w:ascii="Times New Roman" w:hAnsi="Times New Roman" w:cs="Times New Roman"/>
          <w:bCs/>
          <w:sz w:val="24"/>
          <w:szCs w:val="24"/>
        </w:rPr>
        <w:t>no major difference in</w:t>
      </w:r>
      <w:r w:rsidR="00015A78" w:rsidRPr="0018685F">
        <w:rPr>
          <w:rFonts w:ascii="Times New Roman" w:hAnsi="Times New Roman" w:cs="Times New Roman"/>
          <w:bCs/>
          <w:sz w:val="24"/>
          <w:szCs w:val="24"/>
        </w:rPr>
        <w:t xml:space="preserve"> the</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breeding outcomes</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 xml:space="preserve">and </w:t>
      </w:r>
      <w:r w:rsidRPr="0018685F">
        <w:rPr>
          <w:rFonts w:ascii="Times New Roman" w:hAnsi="Times New Roman" w:cs="Times New Roman"/>
          <w:bCs/>
          <w:sz w:val="24"/>
          <w:szCs w:val="24"/>
        </w:rPr>
        <w:t xml:space="preserve">carcass use efficiency of </w:t>
      </w:r>
      <w:r w:rsidR="00CC0939" w:rsidRPr="0018685F">
        <w:rPr>
          <w:rFonts w:ascii="Times New Roman" w:hAnsi="Times New Roman" w:cs="Times New Roman"/>
          <w:i/>
          <w:iCs/>
          <w:sz w:val="24"/>
          <w:szCs w:val="24"/>
        </w:rPr>
        <w:t>N. nepalensis</w:t>
      </w:r>
      <w:r w:rsidR="00015A78" w:rsidRPr="0018685F">
        <w:rPr>
          <w:rFonts w:ascii="Times New Roman" w:hAnsi="Times New Roman" w:cs="Times New Roman"/>
          <w:bCs/>
          <w:sz w:val="24"/>
          <w:szCs w:val="24"/>
        </w:rPr>
        <w:t xml:space="preserve"> on</w:t>
      </w:r>
      <w:r w:rsidRPr="0018685F">
        <w:rPr>
          <w:rFonts w:ascii="Times New Roman" w:hAnsi="Times New Roman" w:cs="Times New Roman"/>
          <w:bCs/>
          <w:sz w:val="24"/>
          <w:szCs w:val="24"/>
        </w:rPr>
        <w:t xml:space="preserve"> lab </w:t>
      </w:r>
      <w:r w:rsidR="00015A78" w:rsidRPr="0018685F">
        <w:rPr>
          <w:rFonts w:ascii="Times New Roman" w:hAnsi="Times New Roman" w:cs="Times New Roman"/>
          <w:bCs/>
          <w:sz w:val="24"/>
          <w:szCs w:val="24"/>
        </w:rPr>
        <w:t>versus</w:t>
      </w:r>
      <w:r w:rsidRPr="0018685F">
        <w:rPr>
          <w:rFonts w:ascii="Times New Roman" w:hAnsi="Times New Roman" w:cs="Times New Roman"/>
          <w:bCs/>
          <w:sz w:val="24"/>
          <w:szCs w:val="24"/>
        </w:rPr>
        <w:t xml:space="preserve"> wild carcasses. </w:t>
      </w:r>
      <w:r w:rsidR="00F70784" w:rsidRPr="0018685F">
        <w:rPr>
          <w:rFonts w:ascii="Times New Roman" w:hAnsi="Times New Roman" w:cs="Times New Roman"/>
          <w:bCs/>
          <w:sz w:val="24"/>
          <w:szCs w:val="24"/>
        </w:rPr>
        <w:t>A potential</w:t>
      </w:r>
      <w:r w:rsidR="006E3DDD" w:rsidRPr="0018685F">
        <w:rPr>
          <w:rFonts w:ascii="Times New Roman" w:hAnsi="Times New Roman" w:cs="Times New Roman"/>
          <w:bCs/>
          <w:sz w:val="24"/>
          <w:szCs w:val="24"/>
        </w:rPr>
        <w:t xml:space="preserve"> explanation is that the </w:t>
      </w:r>
      <w:r w:rsidR="004413E8" w:rsidRPr="0018685F">
        <w:rPr>
          <w:rFonts w:ascii="Times New Roman" w:hAnsi="Times New Roman" w:cs="Times New Roman"/>
          <w:bCs/>
          <w:sz w:val="24"/>
          <w:szCs w:val="24"/>
        </w:rPr>
        <w:t>parent</w:t>
      </w:r>
      <w:r w:rsidR="006E3DDD" w:rsidRPr="0018685F">
        <w:rPr>
          <w:rFonts w:ascii="Times New Roman" w:hAnsi="Times New Roman" w:cs="Times New Roman"/>
          <w:bCs/>
          <w:sz w:val="24"/>
          <w:szCs w:val="24"/>
        </w:rPr>
        <w:t>s</w:t>
      </w:r>
      <w:r w:rsidR="004413E8" w:rsidRPr="0018685F">
        <w:rPr>
          <w:rFonts w:ascii="Times New Roman" w:hAnsi="Times New Roman" w:cs="Times New Roman"/>
          <w:bCs/>
          <w:sz w:val="24"/>
          <w:szCs w:val="24"/>
        </w:rPr>
        <w:t xml:space="preserve"> manipulat</w:t>
      </w:r>
      <w:r w:rsidR="006E3DDD" w:rsidRPr="0018685F">
        <w:rPr>
          <w:rFonts w:ascii="Times New Roman" w:hAnsi="Times New Roman" w:cs="Times New Roman"/>
          <w:bCs/>
          <w:sz w:val="24"/>
          <w:szCs w:val="24"/>
        </w:rPr>
        <w:t xml:space="preserve">ed the </w:t>
      </w:r>
      <w:r w:rsidR="00750A88" w:rsidRPr="0018685F">
        <w:rPr>
          <w:rFonts w:ascii="Times New Roman" w:hAnsi="Times New Roman" w:cs="Times New Roman"/>
          <w:bCs/>
          <w:sz w:val="24"/>
          <w:szCs w:val="24"/>
        </w:rPr>
        <w:t>carcass</w:t>
      </w:r>
      <w:r w:rsidR="002F680F" w:rsidRPr="0018685F">
        <w:rPr>
          <w:rFonts w:ascii="Times New Roman" w:hAnsi="Times New Roman" w:cs="Times New Roman"/>
          <w:bCs/>
          <w:sz w:val="24"/>
          <w:szCs w:val="24"/>
        </w:rPr>
        <w:t>es</w:t>
      </w:r>
      <w:r w:rsidR="00BC79E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t>
      </w:r>
      <w:r w:rsidR="00BC79E2" w:rsidRPr="0018685F">
        <w:rPr>
          <w:rFonts w:ascii="Times New Roman" w:hAnsi="Times New Roman" w:cs="Times New Roman"/>
          <w:bCs/>
          <w:sz w:val="24"/>
          <w:szCs w:val="24"/>
        </w:rPr>
        <w:t>e.g.,</w:t>
      </w:r>
      <w:r w:rsidR="002F680F" w:rsidRPr="0018685F">
        <w:rPr>
          <w:rFonts w:ascii="Times New Roman" w:hAnsi="Times New Roman" w:cs="Times New Roman"/>
          <w:bCs/>
          <w:sz w:val="24"/>
          <w:szCs w:val="24"/>
        </w:rPr>
        <w:t xml:space="preserve"> by secreting antimicrobial compounds</w:t>
      </w:r>
      <w:r w:rsidRPr="0018685F">
        <w:rPr>
          <w:rFonts w:ascii="Times New Roman" w:hAnsi="Times New Roman" w:cs="Times New Roman"/>
          <w:bCs/>
          <w:sz w:val="24"/>
          <w:szCs w:val="24"/>
        </w:rPr>
        <w:t>)</w:t>
      </w:r>
      <w:r w:rsidR="004759D3" w:rsidRPr="0018685F">
        <w:rPr>
          <w:rFonts w:ascii="Times New Roman" w:hAnsi="Times New Roman" w:cs="Times New Roman"/>
          <w:bCs/>
          <w:sz w:val="24"/>
          <w:szCs w:val="24"/>
        </w:rPr>
        <w:t xml:space="preserve"> </w:t>
      </w:r>
      <w:r w:rsidR="00885AA6" w:rsidRPr="0018685F">
        <w:rPr>
          <w:rFonts w:ascii="Times New Roman" w:hAnsi="Times New Roman" w:cs="Times New Roman"/>
          <w:bCs/>
          <w:sz w:val="24"/>
          <w:szCs w:val="24"/>
        </w:rPr>
        <w:t xml:space="preserve">such that </w:t>
      </w:r>
      <w:r w:rsidR="002F680F" w:rsidRPr="0018685F">
        <w:rPr>
          <w:rFonts w:ascii="Times New Roman" w:hAnsi="Times New Roman" w:cs="Times New Roman"/>
          <w:bCs/>
          <w:sz w:val="24"/>
          <w:szCs w:val="24"/>
        </w:rPr>
        <w:t>the eggs and larvae experienced similar growing environments</w:t>
      </w:r>
      <w:r w:rsidR="007D50EF" w:rsidRPr="0018685F">
        <w:rPr>
          <w:rFonts w:ascii="Times New Roman" w:hAnsi="Times New Roman" w:cs="Times New Roman"/>
          <w:bCs/>
          <w:sz w:val="24"/>
          <w:szCs w:val="24"/>
        </w:rPr>
        <w:t xml:space="preserve"> regardless of carcass source</w:t>
      </w:r>
      <w:r w:rsidR="002F680F" w:rsidRPr="0018685F">
        <w:rPr>
          <w:rFonts w:ascii="Times New Roman" w:hAnsi="Times New Roman" w:cs="Times New Roman"/>
          <w:bCs/>
          <w:sz w:val="24"/>
          <w:szCs w:val="24"/>
        </w:rPr>
        <w:t>.</w:t>
      </w:r>
      <w:r w:rsidR="00885AA6"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S</w:t>
      </w:r>
      <w:r w:rsidR="00CC7E00" w:rsidRPr="0018685F">
        <w:rPr>
          <w:rFonts w:ascii="Times New Roman" w:hAnsi="Times New Roman" w:cs="Times New Roman"/>
          <w:bCs/>
          <w:sz w:val="24"/>
          <w:szCs w:val="24"/>
        </w:rPr>
        <w:t xml:space="preserve">tudies have shown that parental care is crucial for </w:t>
      </w:r>
      <w:r w:rsidR="00015A78" w:rsidRPr="0018685F">
        <w:rPr>
          <w:rFonts w:ascii="Times New Roman" w:hAnsi="Times New Roman" w:cs="Times New Roman"/>
          <w:bCs/>
          <w:sz w:val="24"/>
          <w:szCs w:val="24"/>
        </w:rPr>
        <w:t>larval</w:t>
      </w:r>
      <w:r w:rsidR="00CC7E00"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performance</w:t>
      </w:r>
      <w:r w:rsidR="00015A78" w:rsidRPr="0018685F">
        <w:rPr>
          <w:rFonts w:ascii="Times New Roman" w:hAnsi="Times New Roman" w:cs="Times New Roman"/>
          <w:bCs/>
          <w:sz w:val="24"/>
          <w:szCs w:val="24"/>
        </w:rPr>
        <w:t xml:space="preserve"> in burying beetles</w:t>
      </w:r>
      <w:r w:rsidR="00CC7E00" w:rsidRPr="0018685F">
        <w:rPr>
          <w:rFonts w:ascii="Times New Roman" w:hAnsi="Times New Roman" w:cs="Times New Roman"/>
          <w:bCs/>
          <w:sz w:val="24"/>
          <w:szCs w:val="24"/>
        </w:rPr>
        <w:t xml:space="preserve"> </w:t>
      </w:r>
      <w:r w:rsidR="009903E0"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&lt;EndNote&gt;&lt;Cite&gt;&lt;Author&gt;Eggert&lt;/Author&gt;&lt;Year&gt;1998&lt;/Year&gt;&lt;RecNum&gt;36&lt;/RecNum&gt;&lt;DisplayText&gt;[1, 33]&lt;/DisplayText&gt;&lt;record&gt;&lt;rec-number&gt;36&lt;/rec-number&gt;&lt;foreign-keys&gt;&lt;key app="EN" db-id="z9xx2w0pverrspedt95pdps0rswpfe0ave99" timestamp="1715559714"&gt;36&lt;/key&gt;&lt;/foreign-keys&gt;&lt;ref-type name="Journal Article"&gt;17&lt;/ref-type&gt;&lt;contributors&gt;&lt;authors&gt;&lt;author&gt;Eggert, Anne-Katrin&lt;/author&gt;&lt;author&gt;Reinking, Martina&lt;/author&gt;&lt;author&gt;Müller, Josef K&lt;/author&gt;&lt;/authors&gt;&lt;/contributors&gt;&lt;titles&gt;&lt;title&gt;Parental care improves offspring survival and growth in burying beetles&lt;/title&gt;&lt;secondary-title&gt;Animal Behaviour&lt;/secondary-title&gt;&lt;/titles&gt;&lt;periodical&gt;&lt;full-title&gt;Animal Behaviour&lt;/full-title&gt;&lt;/periodical&gt;&lt;pages&gt;97-107&lt;/pages&gt;&lt;volume&gt;55&lt;/volume&gt;&lt;number&gt;1&lt;/number&gt;&lt;dates&gt;&lt;year&gt;1998&lt;/year&gt;&lt;/dates&gt;&lt;isbn&gt;0003-3472&lt;/isbn&gt;&lt;urls&gt;&lt;/urls&gt;&lt;/record&gt;&lt;/Cite&gt;&lt;Cite&gt;&lt;Author&gt;Rozen&lt;/Author&gt;&lt;Year&gt;2008&lt;/Year&gt;&lt;RecNum&gt;16&lt;/RecNum&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9903E0"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 33]</w:t>
      </w:r>
      <w:r w:rsidR="009903E0" w:rsidRPr="0018685F">
        <w:rPr>
          <w:rFonts w:ascii="Times New Roman" w:hAnsi="Times New Roman" w:cs="Times New Roman"/>
          <w:bCs/>
          <w:sz w:val="24"/>
          <w:szCs w:val="24"/>
        </w:rPr>
        <w:fldChar w:fldCharType="end"/>
      </w:r>
      <w:r w:rsidR="005D4B87" w:rsidRPr="0018685F">
        <w:rPr>
          <w:rFonts w:ascii="Times New Roman" w:hAnsi="Times New Roman" w:cs="Times New Roman"/>
          <w:bCs/>
          <w:sz w:val="24"/>
          <w:szCs w:val="24"/>
        </w:rPr>
        <w:t>,</w:t>
      </w:r>
      <w:r w:rsidR="00015A78" w:rsidRPr="0018685F">
        <w:rPr>
          <w:rFonts w:ascii="Times New Roman" w:hAnsi="Times New Roman" w:cs="Times New Roman"/>
          <w:bCs/>
          <w:sz w:val="24"/>
          <w:szCs w:val="24"/>
        </w:rPr>
        <w:t xml:space="preserve"> and we speculate that parental food preparation and regurgitation may offset the difference between the two carcass sources. Further</w:t>
      </w:r>
      <w:r w:rsidR="005D4B87" w:rsidRPr="0018685F">
        <w:rPr>
          <w:rFonts w:ascii="Times New Roman" w:hAnsi="Times New Roman" w:cs="Times New Roman"/>
          <w:bCs/>
          <w:sz w:val="24"/>
          <w:szCs w:val="24"/>
        </w:rPr>
        <w:t xml:space="preserve"> experiments comparing breeding outcomes on lab and wild carcasses with versus without parents will help verify our speculation.</w:t>
      </w:r>
      <w:r w:rsidR="00C36893"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The analyses</w:t>
      </w:r>
      <w:r w:rsidR="00395DFB" w:rsidRPr="0018685F">
        <w:rPr>
          <w:rFonts w:ascii="Times New Roman" w:hAnsi="Times New Roman" w:cs="Times New Roman"/>
          <w:bCs/>
          <w:sz w:val="24"/>
          <w:szCs w:val="24"/>
        </w:rPr>
        <w:t xml:space="preserve"> did reveal</w:t>
      </w:r>
      <w:r w:rsidR="009F4D1C" w:rsidRPr="0018685F">
        <w:rPr>
          <w:rFonts w:ascii="Times New Roman" w:hAnsi="Times New Roman" w:cs="Times New Roman"/>
          <w:bCs/>
          <w:sz w:val="24"/>
          <w:szCs w:val="24"/>
        </w:rPr>
        <w:t xml:space="preserve"> an </w:t>
      </w:r>
      <w:r w:rsidR="008A3E4F" w:rsidRPr="0018685F">
        <w:rPr>
          <w:rFonts w:ascii="Times New Roman" w:hAnsi="Times New Roman" w:cs="Times New Roman"/>
          <w:bCs/>
          <w:sz w:val="24"/>
          <w:szCs w:val="24"/>
        </w:rPr>
        <w:t>interact</w:t>
      </w:r>
      <w:r w:rsidR="00CF782D" w:rsidRPr="0018685F">
        <w:rPr>
          <w:rFonts w:ascii="Times New Roman" w:hAnsi="Times New Roman" w:cs="Times New Roman"/>
          <w:bCs/>
          <w:sz w:val="24"/>
          <w:szCs w:val="24"/>
        </w:rPr>
        <w:t>ion between</w:t>
      </w:r>
      <w:r w:rsidR="005E0277" w:rsidRPr="0018685F">
        <w:rPr>
          <w:rFonts w:ascii="Times New Roman" w:hAnsi="Times New Roman" w:cs="Times New Roman"/>
          <w:bCs/>
          <w:sz w:val="24"/>
          <w:szCs w:val="24"/>
        </w:rPr>
        <w:t xml:space="preserve"> </w:t>
      </w:r>
      <w:r w:rsidR="008A3E4F" w:rsidRPr="0018685F">
        <w:rPr>
          <w:rFonts w:ascii="Times New Roman" w:hAnsi="Times New Roman" w:cs="Times New Roman"/>
          <w:bCs/>
          <w:sz w:val="24"/>
          <w:szCs w:val="24"/>
        </w:rPr>
        <w:t xml:space="preserve">carcass </w:t>
      </w:r>
      <w:r w:rsidR="007F1DF1" w:rsidRPr="0018685F">
        <w:rPr>
          <w:rFonts w:ascii="Times New Roman" w:hAnsi="Times New Roman" w:cs="Times New Roman"/>
          <w:bCs/>
          <w:sz w:val="24"/>
          <w:szCs w:val="24"/>
        </w:rPr>
        <w:t>size</w:t>
      </w:r>
      <w:r w:rsidR="008A3E4F" w:rsidRPr="0018685F">
        <w:rPr>
          <w:rFonts w:ascii="Times New Roman" w:hAnsi="Times New Roman" w:cs="Times New Roman"/>
          <w:bCs/>
          <w:sz w:val="24"/>
          <w:szCs w:val="24"/>
        </w:rPr>
        <w:t xml:space="preserve"> and </w:t>
      </w:r>
      <w:r w:rsidR="005E0277" w:rsidRPr="0018685F">
        <w:rPr>
          <w:rFonts w:ascii="Times New Roman" w:hAnsi="Times New Roman" w:cs="Times New Roman"/>
          <w:bCs/>
          <w:sz w:val="24"/>
          <w:szCs w:val="24"/>
        </w:rPr>
        <w:t xml:space="preserve">carcass source </w:t>
      </w:r>
      <w:r w:rsidR="00CF782D" w:rsidRPr="0018685F">
        <w:rPr>
          <w:rFonts w:ascii="Times New Roman" w:hAnsi="Times New Roman" w:cs="Times New Roman"/>
          <w:bCs/>
          <w:sz w:val="24"/>
          <w:szCs w:val="24"/>
        </w:rPr>
        <w:t>for</w:t>
      </w:r>
      <w:r w:rsidR="005E0277" w:rsidRPr="0018685F">
        <w:rPr>
          <w:rFonts w:ascii="Times New Roman" w:hAnsi="Times New Roman" w:cs="Times New Roman"/>
          <w:bCs/>
          <w:sz w:val="24"/>
          <w:szCs w:val="24"/>
        </w:rPr>
        <w:t xml:space="preserve"> brood mass</w:t>
      </w:r>
      <w:r w:rsidR="00C92760" w:rsidRPr="0018685F">
        <w:rPr>
          <w:rFonts w:ascii="Times New Roman" w:hAnsi="Times New Roman" w:cs="Times New Roman"/>
          <w:bCs/>
          <w:sz w:val="24"/>
          <w:szCs w:val="24"/>
        </w:rPr>
        <w:t>.</w:t>
      </w:r>
      <w:r w:rsidR="003C44B5" w:rsidRPr="0018685F">
        <w:rPr>
          <w:rFonts w:ascii="Times New Roman" w:hAnsi="Times New Roman" w:cs="Times New Roman"/>
          <w:bCs/>
          <w:sz w:val="24"/>
          <w:szCs w:val="24"/>
        </w:rPr>
        <w:t xml:space="preserve"> </w:t>
      </w:r>
      <w:r w:rsidR="00C92760" w:rsidRPr="0018685F">
        <w:rPr>
          <w:rFonts w:ascii="Times New Roman" w:hAnsi="Times New Roman" w:cs="Times New Roman"/>
          <w:bCs/>
          <w:sz w:val="24"/>
          <w:szCs w:val="24"/>
        </w:rPr>
        <w:t xml:space="preserve">In fact, </w:t>
      </w:r>
      <w:r w:rsidR="007F1DF1" w:rsidRPr="0018685F">
        <w:rPr>
          <w:rFonts w:ascii="Times New Roman" w:hAnsi="Times New Roman" w:cs="Times New Roman"/>
          <w:bCs/>
          <w:sz w:val="24"/>
          <w:szCs w:val="24"/>
        </w:rPr>
        <w:t xml:space="preserve">the patterns were mostly similar between lab and wild carcasses on small and medium carcasses, whereas </w:t>
      </w:r>
      <w:r w:rsidR="009F4D1C" w:rsidRPr="0018685F">
        <w:rPr>
          <w:rFonts w:ascii="Times New Roman" w:hAnsi="Times New Roman" w:cs="Times New Roman"/>
          <w:bCs/>
          <w:sz w:val="24"/>
          <w:szCs w:val="24"/>
        </w:rPr>
        <w:t>the difference</w:t>
      </w:r>
      <w:r w:rsidR="007F1DF1" w:rsidRPr="0018685F">
        <w:rPr>
          <w:rFonts w:ascii="Times New Roman" w:hAnsi="Times New Roman" w:cs="Times New Roman"/>
          <w:bCs/>
          <w:sz w:val="24"/>
          <w:szCs w:val="24"/>
        </w:rPr>
        <w:t xml:space="preserve"> on large</w:t>
      </w:r>
      <w:r w:rsidR="009F4D1C" w:rsidRPr="0018685F">
        <w:rPr>
          <w:rFonts w:ascii="Times New Roman" w:hAnsi="Times New Roman" w:cs="Times New Roman"/>
          <w:bCs/>
          <w:sz w:val="24"/>
          <w:szCs w:val="24"/>
        </w:rPr>
        <w:t xml:space="preserve"> carcasses </w:t>
      </w:r>
      <w:r w:rsidR="00C36893" w:rsidRPr="0018685F">
        <w:rPr>
          <w:rFonts w:ascii="Times New Roman" w:hAnsi="Times New Roman" w:cs="Times New Roman"/>
          <w:bCs/>
          <w:sz w:val="24"/>
          <w:szCs w:val="24"/>
        </w:rPr>
        <w:t xml:space="preserve">was </w:t>
      </w:r>
      <w:r w:rsidR="007F1DF1" w:rsidRPr="0018685F">
        <w:rPr>
          <w:rFonts w:ascii="Times New Roman" w:hAnsi="Times New Roman" w:cs="Times New Roman"/>
          <w:bCs/>
          <w:sz w:val="24"/>
          <w:szCs w:val="24"/>
        </w:rPr>
        <w:t>mainly driven by two</w:t>
      </w:r>
      <w:r w:rsidR="004E5C8B" w:rsidRPr="0018685F">
        <w:rPr>
          <w:rFonts w:ascii="Times New Roman" w:hAnsi="Times New Roman" w:cs="Times New Roman"/>
          <w:bCs/>
          <w:sz w:val="24"/>
          <w:szCs w:val="24"/>
        </w:rPr>
        <w:t xml:space="preserve"> observations on</w:t>
      </w:r>
      <w:r w:rsidR="007F1DF1" w:rsidRPr="0018685F">
        <w:rPr>
          <w:rFonts w:ascii="Times New Roman" w:hAnsi="Times New Roman" w:cs="Times New Roman"/>
          <w:bCs/>
          <w:sz w:val="24"/>
          <w:szCs w:val="24"/>
        </w:rPr>
        <w:t xml:space="preserve"> large wild carcasses (the interaction became non-significant when these two observations were removed; </w:t>
      </w:r>
      <w:r w:rsidR="007F1DF1" w:rsidRPr="0018685F">
        <w:rPr>
          <w:rFonts w:ascii="Times New Roman" w:hAnsi="Times New Roman" w:cs="Times New Roman"/>
          <w:bCs/>
          <w:i/>
          <w:iCs/>
          <w:sz w:val="24"/>
          <w:szCs w:val="24"/>
        </w:rPr>
        <w:t>P</w:t>
      </w:r>
      <w:r w:rsidR="007F1DF1" w:rsidRPr="0018685F">
        <w:rPr>
          <w:rFonts w:ascii="Times New Roman" w:hAnsi="Times New Roman" w:cs="Times New Roman"/>
          <w:bCs/>
          <w:sz w:val="24"/>
          <w:szCs w:val="24"/>
        </w:rPr>
        <w:t xml:space="preserve"> = </w:t>
      </w:r>
      <w:r w:rsidR="00D864A2" w:rsidRPr="0018685F">
        <w:rPr>
          <w:rFonts w:ascii="Times New Roman" w:hAnsi="Times New Roman" w:cs="Times New Roman"/>
          <w:bCs/>
          <w:sz w:val="24"/>
          <w:szCs w:val="24"/>
        </w:rPr>
        <w:t>0.38</w:t>
      </w:r>
      <w:r w:rsidR="007F1DF1" w:rsidRPr="0018685F">
        <w:rPr>
          <w:rFonts w:ascii="Times New Roman" w:hAnsi="Times New Roman" w:cs="Times New Roman"/>
          <w:bCs/>
          <w:sz w:val="24"/>
          <w:szCs w:val="24"/>
        </w:rPr>
        <w:t>, Fig. S3)</w:t>
      </w:r>
      <w:r w:rsidR="00D864A2" w:rsidRPr="0018685F">
        <w:rPr>
          <w:rFonts w:ascii="Times New Roman" w:hAnsi="Times New Roman" w:cs="Times New Roman"/>
          <w:bCs/>
          <w:sz w:val="24"/>
          <w:szCs w:val="24"/>
        </w:rPr>
        <w:t xml:space="preserve">. </w:t>
      </w:r>
      <w:r w:rsidR="00F70784" w:rsidRPr="0018685F">
        <w:rPr>
          <w:rFonts w:ascii="Times New Roman" w:hAnsi="Times New Roman" w:cs="Times New Roman"/>
          <w:bCs/>
          <w:sz w:val="24"/>
          <w:szCs w:val="24"/>
        </w:rPr>
        <w:t xml:space="preserve">Overall, </w:t>
      </w:r>
      <w:r w:rsidR="000D5D4E" w:rsidRPr="0018685F">
        <w:rPr>
          <w:rFonts w:ascii="Times New Roman" w:hAnsi="Times New Roman" w:cs="Times New Roman"/>
          <w:bCs/>
          <w:sz w:val="24"/>
          <w:szCs w:val="24"/>
        </w:rPr>
        <w:t>our</w:t>
      </w:r>
      <w:r w:rsidR="00F70784" w:rsidRPr="0018685F">
        <w:rPr>
          <w:rFonts w:ascii="Times New Roman" w:hAnsi="Times New Roman" w:cs="Times New Roman"/>
          <w:bCs/>
          <w:sz w:val="24"/>
          <w:szCs w:val="24"/>
        </w:rPr>
        <w:t xml:space="preserve"> results </w:t>
      </w:r>
      <w:r w:rsidR="009D42A5" w:rsidRPr="0018685F">
        <w:rPr>
          <w:rFonts w:ascii="Times New Roman" w:hAnsi="Times New Roman" w:cs="Times New Roman"/>
          <w:bCs/>
          <w:sz w:val="24"/>
          <w:szCs w:val="24"/>
        </w:rPr>
        <w:t>support the validity of</w:t>
      </w:r>
      <w:r w:rsidR="00F70784"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research</w:t>
      </w:r>
      <w:r w:rsidR="009D42A5"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 xml:space="preserve">using lab-reared organisms as breeding carcasses to study </w:t>
      </w:r>
      <w:r w:rsidR="009D42A5" w:rsidRPr="0018685F">
        <w:rPr>
          <w:rFonts w:ascii="Times New Roman" w:hAnsi="Times New Roman" w:cs="Times New Roman"/>
          <w:bCs/>
          <w:sz w:val="24"/>
          <w:szCs w:val="24"/>
        </w:rPr>
        <w:t>the reproducti</w:t>
      </w:r>
      <w:r w:rsidR="001B306E" w:rsidRPr="0018685F">
        <w:rPr>
          <w:rFonts w:ascii="Times New Roman" w:hAnsi="Times New Roman" w:cs="Times New Roman"/>
          <w:bCs/>
          <w:sz w:val="24"/>
          <w:szCs w:val="24"/>
        </w:rPr>
        <w:t>ve</w:t>
      </w:r>
      <w:r w:rsidR="009D42A5" w:rsidRPr="0018685F">
        <w:rPr>
          <w:rFonts w:ascii="Times New Roman" w:hAnsi="Times New Roman" w:cs="Times New Roman"/>
          <w:bCs/>
          <w:sz w:val="24"/>
          <w:szCs w:val="24"/>
        </w:rPr>
        <w:t xml:space="preserve"> biology of burying beetles.</w:t>
      </w:r>
    </w:p>
    <w:p w14:paraId="7FA1DC37" w14:textId="1FCADD53" w:rsidR="00C750D7" w:rsidRPr="0018685F" w:rsidRDefault="004D0E5B" w:rsidP="00C750D7">
      <w:pPr>
        <w:spacing w:line="480" w:lineRule="auto"/>
        <w:rPr>
          <w:rFonts w:ascii="Times New Roman" w:hAnsi="Times New Roman" w:cs="Times New Roman"/>
          <w:bCs/>
          <w:color w:val="FF0000"/>
          <w:sz w:val="24"/>
          <w:szCs w:val="24"/>
        </w:rPr>
      </w:pPr>
      <w:r w:rsidRPr="0018685F">
        <w:rPr>
          <w:rFonts w:ascii="Times New Roman" w:hAnsi="Times New Roman" w:cs="Times New Roman"/>
          <w:bCs/>
          <w:sz w:val="24"/>
          <w:szCs w:val="24"/>
        </w:rPr>
        <w:tab/>
      </w:r>
      <w:r w:rsidR="00782546" w:rsidRPr="0018685F">
        <w:rPr>
          <w:rFonts w:ascii="Times New Roman" w:hAnsi="Times New Roman" w:cs="Times New Roman"/>
          <w:bCs/>
          <w:sz w:val="24"/>
          <w:szCs w:val="24"/>
        </w:rPr>
        <w:t>Our t</w:t>
      </w:r>
      <w:r w:rsidR="008A6222" w:rsidRPr="0018685F">
        <w:rPr>
          <w:rFonts w:ascii="Times New Roman" w:hAnsi="Times New Roman" w:cs="Times New Roman"/>
          <w:bCs/>
          <w:sz w:val="24"/>
          <w:szCs w:val="24"/>
        </w:rPr>
        <w:t xml:space="preserve">issue nutritional analysis showed that </w:t>
      </w:r>
      <w:r w:rsidR="00583A95" w:rsidRPr="0018685F">
        <w:rPr>
          <w:rFonts w:ascii="Times New Roman" w:hAnsi="Times New Roman" w:cs="Times New Roman"/>
          <w:bCs/>
          <w:sz w:val="24"/>
          <w:szCs w:val="24"/>
        </w:rPr>
        <w:t>p</w:t>
      </w:r>
      <w:r w:rsidR="00E74987" w:rsidRPr="0018685F">
        <w:rPr>
          <w:rFonts w:ascii="Times New Roman" w:hAnsi="Times New Roman" w:cs="Times New Roman"/>
          <w:bCs/>
          <w:sz w:val="24"/>
          <w:szCs w:val="24"/>
        </w:rPr>
        <w:t>rotein content</w:t>
      </w:r>
      <w:r w:rsidRPr="0018685F">
        <w:rPr>
          <w:rFonts w:ascii="Times New Roman" w:hAnsi="Times New Roman" w:cs="Times New Roman"/>
          <w:bCs/>
          <w:sz w:val="24"/>
          <w:szCs w:val="24"/>
        </w:rPr>
        <w:t xml:space="preserve"> </w:t>
      </w:r>
      <w:r w:rsidR="00583A95" w:rsidRPr="0018685F">
        <w:rPr>
          <w:rFonts w:ascii="Times New Roman" w:hAnsi="Times New Roman" w:cs="Times New Roman"/>
          <w:bCs/>
          <w:sz w:val="24"/>
          <w:szCs w:val="24"/>
        </w:rPr>
        <w:t xml:space="preserve">was higher in </w:t>
      </w:r>
      <w:r w:rsidRPr="0018685F">
        <w:rPr>
          <w:rFonts w:ascii="Times New Roman" w:hAnsi="Times New Roman" w:cs="Times New Roman"/>
          <w:bCs/>
          <w:sz w:val="24"/>
          <w:szCs w:val="24"/>
        </w:rPr>
        <w:t>wild mammal</w:t>
      </w:r>
      <w:r w:rsidR="00583A95" w:rsidRPr="0018685F">
        <w:rPr>
          <w:rFonts w:ascii="Times New Roman" w:hAnsi="Times New Roman" w:cs="Times New Roman"/>
          <w:bCs/>
          <w:sz w:val="24"/>
          <w:szCs w:val="24"/>
        </w:rPr>
        <w:t xml:space="preserve"> and</w:t>
      </w:r>
      <w:r w:rsidRPr="0018685F">
        <w:rPr>
          <w:rFonts w:ascii="Times New Roman" w:hAnsi="Times New Roman" w:cs="Times New Roman"/>
          <w:bCs/>
          <w:sz w:val="24"/>
          <w:szCs w:val="24"/>
        </w:rPr>
        <w:t xml:space="preserve"> bird</w:t>
      </w:r>
      <w:r w:rsidR="00583A95" w:rsidRPr="0018685F">
        <w:rPr>
          <w:rFonts w:ascii="Times New Roman" w:hAnsi="Times New Roman" w:cs="Times New Roman"/>
          <w:bCs/>
          <w:sz w:val="24"/>
          <w:szCs w:val="24"/>
        </w:rPr>
        <w:t xml:space="preserve"> carcasses </w:t>
      </w:r>
      <w:r w:rsidR="008A6222" w:rsidRPr="0018685F">
        <w:rPr>
          <w:rFonts w:ascii="Times New Roman" w:hAnsi="Times New Roman" w:cs="Times New Roman"/>
          <w:bCs/>
          <w:sz w:val="24"/>
          <w:szCs w:val="24"/>
        </w:rPr>
        <w:t>than in</w:t>
      </w:r>
      <w:r w:rsidR="00583A95" w:rsidRPr="0018685F">
        <w:rPr>
          <w:rFonts w:ascii="Times New Roman" w:hAnsi="Times New Roman" w:cs="Times New Roman"/>
          <w:bCs/>
          <w:sz w:val="24"/>
          <w:szCs w:val="24"/>
        </w:rPr>
        <w:t xml:space="preserve"> wild </w:t>
      </w:r>
      <w:r w:rsidRPr="0018685F">
        <w:rPr>
          <w:rFonts w:ascii="Times New Roman" w:hAnsi="Times New Roman" w:cs="Times New Roman"/>
          <w:bCs/>
          <w:sz w:val="24"/>
          <w:szCs w:val="24"/>
        </w:rPr>
        <w:t>reptile carcasses,</w:t>
      </w:r>
      <w:r w:rsidR="00583A95" w:rsidRPr="0018685F">
        <w:rPr>
          <w:rFonts w:ascii="Times New Roman" w:hAnsi="Times New Roman" w:cs="Times New Roman"/>
          <w:bCs/>
          <w:sz w:val="24"/>
          <w:szCs w:val="24"/>
        </w:rPr>
        <w:t xml:space="preserve"> whereas fat content was similar among </w:t>
      </w:r>
      <w:r w:rsidR="008A6222" w:rsidRPr="0018685F">
        <w:rPr>
          <w:rFonts w:ascii="Times New Roman" w:hAnsi="Times New Roman" w:cs="Times New Roman"/>
          <w:bCs/>
          <w:sz w:val="24"/>
          <w:szCs w:val="24"/>
        </w:rPr>
        <w:t xml:space="preserve">these </w:t>
      </w:r>
      <w:r w:rsidR="00583A95" w:rsidRPr="0018685F">
        <w:rPr>
          <w:rFonts w:ascii="Times New Roman" w:hAnsi="Times New Roman" w:cs="Times New Roman"/>
          <w:bCs/>
          <w:sz w:val="24"/>
          <w:szCs w:val="24"/>
        </w:rPr>
        <w:t xml:space="preserve">taxa. </w:t>
      </w:r>
      <w:r w:rsidR="008A6222" w:rsidRPr="0018685F">
        <w:rPr>
          <w:rFonts w:ascii="Times New Roman" w:hAnsi="Times New Roman" w:cs="Times New Roman"/>
          <w:bCs/>
          <w:sz w:val="24"/>
          <w:szCs w:val="24"/>
        </w:rPr>
        <w:t>Yet, d</w:t>
      </w:r>
      <w:r w:rsidR="00583A95" w:rsidRPr="0018685F">
        <w:rPr>
          <w:rFonts w:ascii="Times New Roman" w:hAnsi="Times New Roman" w:cs="Times New Roman"/>
          <w:bCs/>
          <w:sz w:val="24"/>
          <w:szCs w:val="24"/>
        </w:rPr>
        <w:t xml:space="preserve">espite </w:t>
      </w:r>
      <w:r w:rsidR="008A6222" w:rsidRPr="0018685F">
        <w:rPr>
          <w:rFonts w:ascii="Times New Roman" w:hAnsi="Times New Roman" w:cs="Times New Roman"/>
          <w:bCs/>
          <w:sz w:val="24"/>
          <w:szCs w:val="24"/>
        </w:rPr>
        <w:t>the</w:t>
      </w:r>
      <w:r w:rsidR="00583A95" w:rsidRPr="0018685F">
        <w:rPr>
          <w:rFonts w:ascii="Times New Roman" w:hAnsi="Times New Roman" w:cs="Times New Roman"/>
          <w:bCs/>
          <w:sz w:val="24"/>
          <w:szCs w:val="24"/>
        </w:rPr>
        <w:t xml:space="preserve"> </w:t>
      </w:r>
      <w:r w:rsidR="008A6222" w:rsidRPr="0018685F">
        <w:rPr>
          <w:rFonts w:ascii="Times New Roman" w:hAnsi="Times New Roman" w:cs="Times New Roman"/>
          <w:bCs/>
          <w:sz w:val="24"/>
          <w:szCs w:val="24"/>
        </w:rPr>
        <w:t>variation</w:t>
      </w:r>
      <w:r w:rsidR="00583A95" w:rsidRPr="0018685F">
        <w:rPr>
          <w:rFonts w:ascii="Times New Roman" w:hAnsi="Times New Roman" w:cs="Times New Roman"/>
          <w:bCs/>
          <w:sz w:val="24"/>
          <w:szCs w:val="24"/>
        </w:rPr>
        <w:t xml:space="preserve"> in </w:t>
      </w:r>
      <w:r w:rsidR="008A6222" w:rsidRPr="0018685F">
        <w:rPr>
          <w:rFonts w:ascii="Times New Roman" w:hAnsi="Times New Roman" w:cs="Times New Roman"/>
          <w:bCs/>
          <w:sz w:val="24"/>
          <w:szCs w:val="24"/>
        </w:rPr>
        <w:t xml:space="preserve">tissue </w:t>
      </w:r>
      <w:r w:rsidR="00583A95" w:rsidRPr="0018685F">
        <w:rPr>
          <w:rFonts w:ascii="Times New Roman" w:hAnsi="Times New Roman" w:cs="Times New Roman"/>
          <w:bCs/>
          <w:sz w:val="24"/>
          <w:szCs w:val="24"/>
        </w:rPr>
        <w:t xml:space="preserve">protein content, </w:t>
      </w:r>
      <w:r w:rsidR="006266F1" w:rsidRPr="0018685F">
        <w:rPr>
          <w:rFonts w:ascii="Times New Roman" w:hAnsi="Times New Roman" w:cs="Times New Roman"/>
          <w:bCs/>
          <w:sz w:val="24"/>
          <w:szCs w:val="24"/>
        </w:rPr>
        <w:t xml:space="preserve">larval growth </w:t>
      </w:r>
      <w:r w:rsidR="00552F54" w:rsidRPr="0018685F">
        <w:rPr>
          <w:rFonts w:ascii="Times New Roman" w:hAnsi="Times New Roman" w:cs="Times New Roman"/>
          <w:bCs/>
          <w:sz w:val="24"/>
          <w:szCs w:val="24"/>
        </w:rPr>
        <w:t xml:space="preserve">in the feeding experiments </w:t>
      </w:r>
      <w:r w:rsidR="006266F1" w:rsidRPr="0018685F">
        <w:rPr>
          <w:rFonts w:ascii="Times New Roman" w:hAnsi="Times New Roman" w:cs="Times New Roman"/>
          <w:bCs/>
          <w:sz w:val="24"/>
          <w:szCs w:val="24"/>
        </w:rPr>
        <w:t>did not</w:t>
      </w:r>
      <w:r w:rsidR="00782546" w:rsidRPr="0018685F">
        <w:rPr>
          <w:rFonts w:ascii="Times New Roman" w:hAnsi="Times New Roman" w:cs="Times New Roman"/>
          <w:bCs/>
          <w:sz w:val="24"/>
          <w:szCs w:val="24"/>
        </w:rPr>
        <w:t xml:space="preserve"> vary</w:t>
      </w:r>
      <w:r w:rsidR="006266F1" w:rsidRPr="0018685F">
        <w:rPr>
          <w:rFonts w:ascii="Times New Roman" w:hAnsi="Times New Roman" w:cs="Times New Roman"/>
          <w:bCs/>
          <w:sz w:val="24"/>
          <w:szCs w:val="24"/>
        </w:rPr>
        <w:t xml:space="preserve"> significantly among the wild carcass taxa. In fact, we found that </w:t>
      </w:r>
      <w:r w:rsidR="00552F54" w:rsidRPr="0018685F">
        <w:rPr>
          <w:rFonts w:ascii="Times New Roman" w:hAnsi="Times New Roman" w:cs="Times New Roman"/>
          <w:bCs/>
          <w:sz w:val="24"/>
          <w:szCs w:val="24"/>
        </w:rPr>
        <w:t xml:space="preserve">it was </w:t>
      </w:r>
      <w:r w:rsidR="006266F1" w:rsidRPr="0018685F">
        <w:rPr>
          <w:rFonts w:ascii="Times New Roman" w:hAnsi="Times New Roman" w:cs="Times New Roman"/>
          <w:bCs/>
          <w:sz w:val="24"/>
          <w:szCs w:val="24"/>
        </w:rPr>
        <w:t xml:space="preserve">fat content, not protein content, </w:t>
      </w:r>
      <w:r w:rsidR="00552F54" w:rsidRPr="0018685F">
        <w:rPr>
          <w:rFonts w:ascii="Times New Roman" w:hAnsi="Times New Roman" w:cs="Times New Roman"/>
          <w:bCs/>
          <w:sz w:val="24"/>
          <w:szCs w:val="24"/>
        </w:rPr>
        <w:t>that affected</w:t>
      </w:r>
      <w:r w:rsidR="006266F1" w:rsidRPr="0018685F">
        <w:rPr>
          <w:rFonts w:ascii="Times New Roman" w:hAnsi="Times New Roman" w:cs="Times New Roman"/>
          <w:bCs/>
          <w:sz w:val="24"/>
          <w:szCs w:val="24"/>
        </w:rPr>
        <w:t xml:space="preserve"> larval growth on wild carcasses. Since fat content did not vary among the three wild carcass taxa, we did not observe major difference in larval growth. This may also partially explain why larval traits and carcass use efficiency were similar among the three wild carcass taxa in our breeding experiments.</w:t>
      </w:r>
      <w:r w:rsidR="009E6F9E" w:rsidRPr="0018685F">
        <w:rPr>
          <w:rFonts w:ascii="Times New Roman" w:hAnsi="Times New Roman" w:cs="Times New Roman"/>
          <w:bCs/>
          <w:sz w:val="24"/>
          <w:szCs w:val="24"/>
        </w:rPr>
        <w:t xml:space="preserve"> Interestingly, larvae did tend to grow better on bird carcasses in the feeding experiment</w:t>
      </w:r>
      <w:r w:rsidR="00552F54" w:rsidRPr="0018685F">
        <w:rPr>
          <w:rFonts w:ascii="Times New Roman" w:hAnsi="Times New Roman" w:cs="Times New Roman"/>
          <w:bCs/>
          <w:sz w:val="24"/>
          <w:szCs w:val="24"/>
        </w:rPr>
        <w:t>s without parents</w:t>
      </w:r>
      <w:r w:rsidR="009E6F9E" w:rsidRPr="0018685F">
        <w:rPr>
          <w:rFonts w:ascii="Times New Roman" w:hAnsi="Times New Roman" w:cs="Times New Roman"/>
          <w:bCs/>
          <w:sz w:val="24"/>
          <w:szCs w:val="24"/>
        </w:rPr>
        <w:t xml:space="preserve">. </w:t>
      </w:r>
      <w:r w:rsidR="00C750D7" w:rsidRPr="0018685F">
        <w:rPr>
          <w:rFonts w:ascii="Times New Roman" w:hAnsi="Times New Roman" w:cs="Times New Roman"/>
          <w:bCs/>
          <w:sz w:val="24"/>
          <w:szCs w:val="24"/>
        </w:rPr>
        <w:t>Th</w:t>
      </w:r>
      <w:r w:rsidR="003147DA" w:rsidRPr="0018685F">
        <w:rPr>
          <w:rFonts w:ascii="Times New Roman" w:hAnsi="Times New Roman" w:cs="Times New Roman"/>
          <w:bCs/>
          <w:sz w:val="24"/>
          <w:szCs w:val="24"/>
        </w:rPr>
        <w:t xml:space="preserve">is </w:t>
      </w:r>
      <w:r w:rsidR="00C750D7" w:rsidRPr="0018685F">
        <w:rPr>
          <w:rFonts w:ascii="Times New Roman" w:hAnsi="Times New Roman" w:cs="Times New Roman"/>
          <w:bCs/>
          <w:sz w:val="24"/>
          <w:szCs w:val="24"/>
        </w:rPr>
        <w:t>suggest</w:t>
      </w:r>
      <w:r w:rsidR="003147DA" w:rsidRPr="0018685F">
        <w:rPr>
          <w:rFonts w:ascii="Times New Roman" w:hAnsi="Times New Roman" w:cs="Times New Roman"/>
          <w:bCs/>
          <w:sz w:val="24"/>
          <w:szCs w:val="24"/>
        </w:rPr>
        <w:t>s</w:t>
      </w:r>
      <w:r w:rsidR="00C750D7" w:rsidRPr="0018685F">
        <w:rPr>
          <w:rFonts w:ascii="Times New Roman" w:hAnsi="Times New Roman" w:cs="Times New Roman"/>
          <w:bCs/>
          <w:sz w:val="24"/>
          <w:szCs w:val="24"/>
        </w:rPr>
        <w:t xml:space="preserve"> that parental care in burying beetles (</w:t>
      </w:r>
      <w:r w:rsidR="008E2ECA" w:rsidRPr="0018685F">
        <w:rPr>
          <w:rFonts w:ascii="Times New Roman" w:hAnsi="Times New Roman" w:cs="Times New Roman"/>
          <w:bCs/>
          <w:sz w:val="24"/>
          <w:szCs w:val="24"/>
        </w:rPr>
        <w:t xml:space="preserve">e.g., </w:t>
      </w:r>
      <w:r w:rsidR="00C750D7" w:rsidRPr="0018685F">
        <w:rPr>
          <w:rFonts w:ascii="Times New Roman" w:hAnsi="Times New Roman" w:cs="Times New Roman"/>
          <w:bCs/>
          <w:sz w:val="24"/>
          <w:szCs w:val="24"/>
        </w:rPr>
        <w:t>carcass preparation</w:t>
      </w:r>
      <w:r w:rsidR="008E2ECA" w:rsidRPr="0018685F">
        <w:rPr>
          <w:rFonts w:ascii="Times New Roman" w:hAnsi="Times New Roman" w:cs="Times New Roman"/>
          <w:bCs/>
          <w:sz w:val="24"/>
          <w:szCs w:val="24"/>
        </w:rPr>
        <w:t xml:space="preserve"> and</w:t>
      </w:r>
      <w:r w:rsidR="00C750D7" w:rsidRPr="0018685F">
        <w:rPr>
          <w:rFonts w:ascii="Times New Roman" w:hAnsi="Times New Roman" w:cs="Times New Roman"/>
          <w:bCs/>
          <w:sz w:val="24"/>
          <w:szCs w:val="24"/>
        </w:rPr>
        <w:t xml:space="preserve"> food provisioning) may</w:t>
      </w:r>
      <w:r w:rsidR="003147DA" w:rsidRPr="0018685F">
        <w:rPr>
          <w:rFonts w:ascii="Times New Roman" w:hAnsi="Times New Roman" w:cs="Times New Roman"/>
          <w:bCs/>
          <w:sz w:val="24"/>
          <w:szCs w:val="24"/>
        </w:rPr>
        <w:t xml:space="preserve"> help</w:t>
      </w:r>
      <w:r w:rsidR="00C750D7"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lastRenderedPageBreak/>
        <w:t>maintain breeding performance</w:t>
      </w:r>
      <w:r w:rsidR="00C750D7"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on a variety of</w:t>
      </w:r>
      <w:r w:rsidR="00C750D7" w:rsidRPr="0018685F">
        <w:rPr>
          <w:rFonts w:ascii="Times New Roman" w:hAnsi="Times New Roman" w:cs="Times New Roman"/>
          <w:bCs/>
          <w:sz w:val="24"/>
          <w:szCs w:val="24"/>
        </w:rPr>
        <w:t xml:space="preserve"> carcasses in the wild. </w:t>
      </w:r>
      <w:r w:rsidR="00552F54" w:rsidRPr="0018685F">
        <w:rPr>
          <w:rFonts w:ascii="Times New Roman" w:hAnsi="Times New Roman" w:cs="Times New Roman"/>
          <w:bCs/>
          <w:sz w:val="24"/>
          <w:szCs w:val="24"/>
        </w:rPr>
        <w:t>But w</w:t>
      </w:r>
      <w:r w:rsidR="00C750D7" w:rsidRPr="0018685F">
        <w:rPr>
          <w:rFonts w:ascii="Times New Roman" w:hAnsi="Times New Roman" w:cs="Times New Roman"/>
          <w:bCs/>
          <w:sz w:val="24"/>
          <w:szCs w:val="24"/>
        </w:rPr>
        <w:t>ithout parental care</w:t>
      </w:r>
      <w:r w:rsidR="008E2ECA"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 xml:space="preserve">carcass taxon </w:t>
      </w:r>
      <w:r w:rsidR="008E2ECA" w:rsidRPr="0018685F">
        <w:rPr>
          <w:rFonts w:ascii="Times New Roman" w:hAnsi="Times New Roman" w:cs="Times New Roman"/>
          <w:bCs/>
          <w:sz w:val="24"/>
          <w:szCs w:val="24"/>
        </w:rPr>
        <w:t>may</w:t>
      </w:r>
      <w:r w:rsidR="00C750D7" w:rsidRPr="0018685F">
        <w:rPr>
          <w:rFonts w:ascii="Times New Roman" w:hAnsi="Times New Roman" w:cs="Times New Roman"/>
          <w:bCs/>
          <w:sz w:val="24"/>
          <w:szCs w:val="24"/>
        </w:rPr>
        <w:t xml:space="preserve"> </w:t>
      </w:r>
      <w:r w:rsidR="008E2ECA" w:rsidRPr="0018685F">
        <w:rPr>
          <w:rFonts w:ascii="Times New Roman" w:hAnsi="Times New Roman" w:cs="Times New Roman"/>
          <w:bCs/>
          <w:sz w:val="24"/>
          <w:szCs w:val="24"/>
        </w:rPr>
        <w:t>potentially</w:t>
      </w:r>
      <w:r w:rsidR="00C750D7" w:rsidRPr="0018685F">
        <w:rPr>
          <w:rFonts w:ascii="Times New Roman" w:hAnsi="Times New Roman" w:cs="Times New Roman"/>
          <w:bCs/>
          <w:sz w:val="24"/>
          <w:szCs w:val="24"/>
        </w:rPr>
        <w:t xml:space="preserve"> </w:t>
      </w:r>
      <w:r w:rsidR="008E2ECA" w:rsidRPr="0018685F">
        <w:rPr>
          <w:rFonts w:ascii="Times New Roman" w:hAnsi="Times New Roman" w:cs="Times New Roman"/>
          <w:bCs/>
          <w:sz w:val="24"/>
          <w:szCs w:val="24"/>
        </w:rPr>
        <w:t>influence</w:t>
      </w:r>
      <w:r w:rsidR="00C750D7" w:rsidRPr="0018685F">
        <w:rPr>
          <w:rFonts w:ascii="Times New Roman" w:hAnsi="Times New Roman" w:cs="Times New Roman"/>
          <w:bCs/>
          <w:sz w:val="24"/>
          <w:szCs w:val="24"/>
        </w:rPr>
        <w:t xml:space="preserve"> individual larval performance.</w:t>
      </w:r>
    </w:p>
    <w:p w14:paraId="4AC84A1C" w14:textId="4752656C" w:rsidR="00531A47" w:rsidRPr="0018685F" w:rsidRDefault="00946D54" w:rsidP="00531A47">
      <w:pPr>
        <w:spacing w:line="480" w:lineRule="auto"/>
        <w:rPr>
          <w:rFonts w:ascii="Times New Roman" w:hAnsi="Times New Roman" w:cs="Times New Roman"/>
          <w:sz w:val="24"/>
          <w:szCs w:val="24"/>
        </w:rPr>
      </w:pPr>
      <w:r w:rsidRPr="0018685F">
        <w:rPr>
          <w:rFonts w:ascii="Times New Roman" w:hAnsi="Times New Roman" w:cs="Times New Roman"/>
          <w:color w:val="FF0000"/>
          <w:sz w:val="24"/>
          <w:szCs w:val="24"/>
        </w:rPr>
        <w:tab/>
      </w:r>
      <w:r w:rsidR="00BC2DAB" w:rsidRPr="0018685F">
        <w:rPr>
          <w:rFonts w:ascii="Times New Roman" w:hAnsi="Times New Roman" w:cs="Times New Roman"/>
          <w:sz w:val="24"/>
          <w:szCs w:val="24"/>
        </w:rPr>
        <w:t>The negative relationship between average larval mass and larval density on</w:t>
      </w:r>
      <w:r w:rsidR="008042C2" w:rsidRPr="0018685F">
        <w:rPr>
          <w:rFonts w:ascii="Times New Roman" w:hAnsi="Times New Roman" w:cs="Times New Roman"/>
          <w:sz w:val="24"/>
          <w:szCs w:val="24"/>
        </w:rPr>
        <w:t xml:space="preserve"> </w:t>
      </w:r>
      <w:r w:rsidR="007D797A" w:rsidRPr="0018685F">
        <w:rPr>
          <w:rFonts w:ascii="Times New Roman" w:hAnsi="Times New Roman" w:cs="Times New Roman"/>
          <w:sz w:val="24"/>
          <w:szCs w:val="24"/>
        </w:rPr>
        <w:t xml:space="preserve">both </w:t>
      </w:r>
      <w:r w:rsidR="00BC2DAB" w:rsidRPr="0018685F">
        <w:rPr>
          <w:rFonts w:ascii="Times New Roman" w:hAnsi="Times New Roman" w:cs="Times New Roman"/>
          <w:sz w:val="24"/>
          <w:szCs w:val="24"/>
        </w:rPr>
        <w:t>lab and wild carcasses indicates a trade-off between offspring quality and quantity</w:t>
      </w:r>
      <w:r w:rsidR="008042C2" w:rsidRPr="0018685F">
        <w:rPr>
          <w:rFonts w:ascii="Times New Roman" w:hAnsi="Times New Roman" w:cs="Times New Roman"/>
          <w:sz w:val="24"/>
          <w:szCs w:val="24"/>
        </w:rPr>
        <w:t xml:space="preserve"> regardless of carcass source</w:t>
      </w:r>
      <w:r w:rsidR="00E23A24" w:rsidRPr="0018685F">
        <w:rPr>
          <w:rFonts w:ascii="Times New Roman" w:hAnsi="Times New Roman" w:cs="Times New Roman"/>
          <w:sz w:val="24"/>
          <w:szCs w:val="24"/>
        </w:rPr>
        <w:t xml:space="preserve">. Similar trade-off patterns have </w:t>
      </w:r>
      <w:r w:rsidR="007D797A" w:rsidRPr="0018685F">
        <w:rPr>
          <w:rFonts w:ascii="Times New Roman" w:hAnsi="Times New Roman" w:cs="Times New Roman"/>
          <w:sz w:val="24"/>
          <w:szCs w:val="24"/>
        </w:rPr>
        <w:t>been show</w:t>
      </w:r>
      <w:r w:rsidR="0006616A" w:rsidRPr="0018685F">
        <w:rPr>
          <w:rFonts w:ascii="Times New Roman" w:hAnsi="Times New Roman" w:cs="Times New Roman"/>
          <w:sz w:val="24"/>
          <w:szCs w:val="24"/>
        </w:rPr>
        <w:t xml:space="preserve">n in previous studies </w:t>
      </w:r>
      <w:r w:rsidR="00AD15F6"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&lt;EndNote&gt;&lt;Cite&gt;&lt;Author&gt;Trumbo&lt;/Author&gt;&lt;Year&gt;1990&lt;/Year&gt;&lt;RecNum&gt;29&lt;/RecNum&gt;&lt;DisplayText&gt;[19, 34]&lt;/DisplayText&gt;&lt;record&gt;&lt;rec-number&gt;29&lt;/rec-number&gt;&lt;foreign-keys&gt;&lt;key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AD15F6"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[19, 34]</w:t>
      </w:r>
      <w:r w:rsidR="00AD15F6" w:rsidRPr="0018685F">
        <w:rPr>
          <w:rFonts w:ascii="Times New Roman" w:hAnsi="Times New Roman" w:cs="Times New Roman"/>
          <w:sz w:val="24"/>
          <w:szCs w:val="24"/>
        </w:rPr>
        <w:fldChar w:fldCharType="end"/>
      </w:r>
      <w:r w:rsidR="00E23A24" w:rsidRPr="0018685F">
        <w:rPr>
          <w:rFonts w:ascii="Times New Roman" w:hAnsi="Times New Roman" w:cs="Times New Roman"/>
          <w:sz w:val="24"/>
          <w:szCs w:val="24"/>
        </w:rPr>
        <w:t xml:space="preserve"> and</w:t>
      </w:r>
      <w:r w:rsidR="000145CA" w:rsidRPr="0018685F">
        <w:rPr>
          <w:rFonts w:ascii="Times New Roman" w:hAnsi="Times New Roman" w:cs="Times New Roman"/>
          <w:sz w:val="24"/>
          <w:szCs w:val="24"/>
        </w:rPr>
        <w:t xml:space="preserve"> can </w:t>
      </w:r>
      <w:r w:rsidR="009B3B38" w:rsidRPr="0018685F">
        <w:rPr>
          <w:rFonts w:ascii="Times New Roman" w:hAnsi="Times New Roman" w:cs="Times New Roman"/>
          <w:sz w:val="24"/>
          <w:szCs w:val="24"/>
        </w:rPr>
        <w:t>arise from</w:t>
      </w:r>
      <w:r w:rsidR="00115F5D"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 xml:space="preserve">both larval competition and </w:t>
      </w:r>
      <w:r w:rsidR="00115F5D" w:rsidRPr="0018685F">
        <w:rPr>
          <w:rFonts w:ascii="Times New Roman" w:hAnsi="Times New Roman" w:cs="Times New Roman"/>
          <w:sz w:val="24"/>
          <w:szCs w:val="24"/>
        </w:rPr>
        <w:t>brood regulation</w:t>
      </w:r>
      <w:r w:rsidR="009B3B38" w:rsidRPr="0018685F">
        <w:rPr>
          <w:rFonts w:ascii="Times New Roman" w:hAnsi="Times New Roman" w:cs="Times New Roman"/>
          <w:sz w:val="24"/>
          <w:szCs w:val="24"/>
        </w:rPr>
        <w:t xml:space="preserve"> by parents</w:t>
      </w:r>
      <w:r w:rsidR="00337400" w:rsidRPr="0018685F">
        <w:rPr>
          <w:rFonts w:ascii="Times New Roman" w:hAnsi="Times New Roman" w:cs="Times New Roman"/>
          <w:sz w:val="24"/>
          <w:szCs w:val="24"/>
        </w:rPr>
        <w:t xml:space="preserve"> </w:t>
      </w:r>
      <w:r w:rsidR="00337400"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&lt;EndNote&gt;&lt;Cite&gt;&lt;Author&gt;Trumbo&lt;/Author&gt;&lt;Year&gt;1990&lt;/Year&gt;&lt;RecNum&gt;29&lt;/RecNum&gt;&lt;DisplayText&gt;[34]&lt;/DisplayText&gt;&lt;record&gt;&lt;rec-number&gt;29&lt;/rec-number&gt;&lt;foreign-keys&gt;&lt;key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Behavior&lt;/full-title&gt;&lt;/periodical&gt;&lt;pages&gt;491-500&lt;/pages&gt;&lt;volume&gt;3&lt;/volume&gt;&lt;dates&gt;&lt;year&gt;1990&lt;/year&gt;&lt;/dates&gt;&lt;isbn&gt;0892-7553&lt;/isbn&gt;&lt;urls&gt;&lt;/urls&gt;&lt;/record&gt;&lt;/Cite&gt;&lt;/EndNote&gt;</w:instrText>
      </w:r>
      <w:r w:rsidR="00337400"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[34]</w:t>
      </w:r>
      <w:r w:rsidR="00337400" w:rsidRPr="0018685F">
        <w:rPr>
          <w:rFonts w:ascii="Times New Roman" w:hAnsi="Times New Roman" w:cs="Times New Roman"/>
          <w:sz w:val="24"/>
          <w:szCs w:val="24"/>
        </w:rPr>
        <w:fldChar w:fldCharType="end"/>
      </w:r>
      <w:r w:rsidR="00115F5D" w:rsidRPr="0018685F">
        <w:rPr>
          <w:rFonts w:ascii="Times New Roman" w:hAnsi="Times New Roman" w:cs="Times New Roman"/>
          <w:sz w:val="24"/>
          <w:szCs w:val="24"/>
        </w:rPr>
        <w:t>.</w:t>
      </w:r>
      <w:r w:rsidR="0028030B"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Strong</w:t>
      </w:r>
      <w:r w:rsidR="00AD15F6" w:rsidRPr="0018685F">
        <w:rPr>
          <w:rFonts w:ascii="Times New Roman" w:hAnsi="Times New Roman" w:cs="Times New Roman"/>
          <w:sz w:val="24"/>
          <w:szCs w:val="24"/>
        </w:rPr>
        <w:t>er</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interspecific </w:t>
      </w:r>
      <w:r w:rsidR="00AA1964" w:rsidRPr="0018685F">
        <w:rPr>
          <w:rFonts w:ascii="Times New Roman" w:hAnsi="Times New Roman" w:cs="Times New Roman"/>
          <w:sz w:val="24"/>
          <w:szCs w:val="24"/>
        </w:rPr>
        <w:t xml:space="preserve">competition </w:t>
      </w:r>
      <w:r w:rsidR="00AD15F6" w:rsidRPr="0018685F">
        <w:rPr>
          <w:rFonts w:ascii="Times New Roman" w:hAnsi="Times New Roman" w:cs="Times New Roman"/>
          <w:sz w:val="24"/>
          <w:szCs w:val="24"/>
        </w:rPr>
        <w:t>under a high</w:t>
      </w:r>
      <w:r w:rsidR="000145CA" w:rsidRPr="0018685F">
        <w:rPr>
          <w:rFonts w:ascii="Times New Roman" w:hAnsi="Times New Roman" w:cs="Times New Roman"/>
          <w:sz w:val="24"/>
          <w:szCs w:val="24"/>
        </w:rPr>
        <w:t>er</w:t>
      </w:r>
      <w:r w:rsidR="00AD15F6" w:rsidRPr="0018685F">
        <w:rPr>
          <w:rFonts w:ascii="Times New Roman" w:hAnsi="Times New Roman" w:cs="Times New Roman"/>
          <w:sz w:val="24"/>
          <w:szCs w:val="24"/>
        </w:rPr>
        <w:t xml:space="preserve"> larval density</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may </w:t>
      </w:r>
      <w:r w:rsidR="000145CA" w:rsidRPr="0018685F">
        <w:rPr>
          <w:rFonts w:ascii="Times New Roman" w:hAnsi="Times New Roman" w:cs="Times New Roman"/>
          <w:sz w:val="24"/>
          <w:szCs w:val="24"/>
        </w:rPr>
        <w:t>reduce</w:t>
      </w:r>
      <w:r w:rsidR="00AD15F6" w:rsidRPr="0018685F">
        <w:rPr>
          <w:rFonts w:ascii="Times New Roman" w:hAnsi="Times New Roman" w:cs="Times New Roman"/>
          <w:sz w:val="24"/>
          <w:szCs w:val="24"/>
        </w:rPr>
        <w:t xml:space="preserve"> individual </w:t>
      </w:r>
      <w:r w:rsidR="00AA1964" w:rsidRPr="0018685F">
        <w:rPr>
          <w:rFonts w:ascii="Times New Roman" w:hAnsi="Times New Roman" w:cs="Times New Roman"/>
          <w:sz w:val="24"/>
          <w:szCs w:val="24"/>
        </w:rPr>
        <w:t xml:space="preserve">larval </w:t>
      </w:r>
      <w:r w:rsidR="00E23A24" w:rsidRPr="0018685F">
        <w:rPr>
          <w:rFonts w:ascii="Times New Roman" w:hAnsi="Times New Roman" w:cs="Times New Roman"/>
          <w:sz w:val="24"/>
          <w:szCs w:val="24"/>
        </w:rPr>
        <w:t>growth</w:t>
      </w:r>
      <w:r w:rsidR="0006616A" w:rsidRPr="0018685F">
        <w:rPr>
          <w:rFonts w:ascii="Times New Roman" w:hAnsi="Times New Roman" w:cs="Times New Roman"/>
          <w:sz w:val="24"/>
          <w:szCs w:val="24"/>
        </w:rPr>
        <w:t>, leading to lower average larval mass.</w:t>
      </w:r>
      <w:r w:rsidR="000145CA" w:rsidRPr="0018685F">
        <w:rPr>
          <w:rFonts w:ascii="Times New Roman" w:hAnsi="Times New Roman" w:cs="Times New Roman"/>
          <w:sz w:val="24"/>
          <w:szCs w:val="24"/>
        </w:rPr>
        <w:t xml:space="preserve"> On the other hand, parents may regulate brood size </w:t>
      </w:r>
      <w:r w:rsidR="0006616A" w:rsidRPr="0018685F">
        <w:rPr>
          <w:rFonts w:ascii="Times New Roman" w:hAnsi="Times New Roman" w:cs="Times New Roman"/>
          <w:sz w:val="24"/>
          <w:szCs w:val="24"/>
        </w:rPr>
        <w:t xml:space="preserve">by culling excess larvae </w:t>
      </w:r>
      <w:r w:rsidR="00E23A24" w:rsidRPr="0018685F">
        <w:rPr>
          <w:rFonts w:ascii="Times New Roman" w:hAnsi="Times New Roman" w:cs="Times New Roman"/>
          <w:sz w:val="24"/>
          <w:szCs w:val="24"/>
        </w:rPr>
        <w:t>to reduce larval competition</w:t>
      </w:r>
      <w:r w:rsidR="00BE1E81" w:rsidRPr="0018685F">
        <w:rPr>
          <w:rFonts w:ascii="Times New Roman" w:hAnsi="Times New Roman" w:cs="Times New Roman"/>
          <w:sz w:val="24"/>
          <w:szCs w:val="24"/>
        </w:rPr>
        <w:t xml:space="preserve"> </w:t>
      </w:r>
      <w:r w:rsidR="00BE1E81"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&lt;EndNote&gt;&lt;Cite&gt;&lt;Author&gt;Trumbo&lt;/Author&gt;&lt;Year&gt;2006&lt;/Year&gt;&lt;RecNum&gt;49&lt;/RecNum&gt;&lt;DisplayText&gt;[35]&lt;/DisplayText&gt;&lt;record&gt;&lt;rec-number&gt;49&lt;/rec-number&gt;&lt;foreign-keys&gt;&lt;key app="EN" db-id="z9xx2w0pverrspedt95pdps0rswpfe0ave99" timestamp="1716691479"&gt;49&lt;/key&gt;&lt;/foreign-keys&gt;&lt;ref-type name="Journal Article"&gt;17&lt;/ref-type&gt;&lt;contributors&gt;&lt;authors&gt;&lt;author&gt;Trumbo, Stephen T&lt;/author&gt;&lt;/authors&gt;&lt;/contributors&gt;&lt;titles&gt;&lt;title&gt;Infanticide, sexual selection and task specialization in a biparental burying beetle&lt;/title&gt;&lt;secondary-title&gt;Animal Behaviour&lt;/secondary-title&gt;&lt;/titles&gt;&lt;periodical&gt;&lt;full-title&gt;Animal Behaviour&lt;/full-title&gt;&lt;/periodical&gt;&lt;pages&gt;1159-1167&lt;/pages&gt;&lt;volume&gt;72&lt;/volume&gt;&lt;number&gt;5&lt;/number&gt;&lt;dates&gt;&lt;year&gt;2006&lt;/year&gt;&lt;/dates&gt;&lt;isbn&gt;0003-3472&lt;/isbn&gt;&lt;urls&gt;&lt;/urls&gt;&lt;/record&gt;&lt;/Cite&gt;&lt;/EndNote&gt;</w:instrText>
      </w:r>
      <w:r w:rsidR="00BE1E81"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[35]</w:t>
      </w:r>
      <w:r w:rsidR="00BE1E81" w:rsidRPr="0018685F">
        <w:rPr>
          <w:rFonts w:ascii="Times New Roman" w:hAnsi="Times New Roman" w:cs="Times New Roman"/>
          <w:sz w:val="24"/>
          <w:szCs w:val="24"/>
        </w:rPr>
        <w:fldChar w:fldCharType="end"/>
      </w:r>
      <w:r w:rsidR="000145CA" w:rsidRPr="0018685F">
        <w:rPr>
          <w:rFonts w:ascii="Times New Roman" w:hAnsi="Times New Roman" w:cs="Times New Roman"/>
          <w:sz w:val="24"/>
          <w:szCs w:val="24"/>
        </w:rPr>
        <w:t xml:space="preserve">, thereby </w:t>
      </w:r>
      <w:r w:rsidR="00E23A24" w:rsidRPr="0018685F">
        <w:rPr>
          <w:rFonts w:ascii="Times New Roman" w:hAnsi="Times New Roman" w:cs="Times New Roman"/>
          <w:sz w:val="24"/>
          <w:szCs w:val="24"/>
        </w:rPr>
        <w:t xml:space="preserve">leading to </w:t>
      </w:r>
      <w:r w:rsidR="000145CA" w:rsidRPr="0018685F">
        <w:rPr>
          <w:rFonts w:ascii="Times New Roman" w:hAnsi="Times New Roman" w:cs="Times New Roman"/>
          <w:sz w:val="24"/>
          <w:szCs w:val="24"/>
        </w:rPr>
        <w:t xml:space="preserve">greater </w:t>
      </w:r>
      <w:r w:rsidR="0006616A" w:rsidRPr="0018685F">
        <w:rPr>
          <w:rFonts w:ascii="Times New Roman" w:hAnsi="Times New Roman" w:cs="Times New Roman"/>
          <w:sz w:val="24"/>
          <w:szCs w:val="24"/>
        </w:rPr>
        <w:t xml:space="preserve">larval growth and higher </w:t>
      </w:r>
      <w:r w:rsidR="00E23A24" w:rsidRPr="0018685F">
        <w:rPr>
          <w:rFonts w:ascii="Times New Roman" w:hAnsi="Times New Roman" w:cs="Times New Roman"/>
          <w:sz w:val="24"/>
          <w:szCs w:val="24"/>
        </w:rPr>
        <w:t>average biomass</w:t>
      </w:r>
      <w:r w:rsidR="000145CA" w:rsidRPr="0018685F">
        <w:rPr>
          <w:rFonts w:ascii="Times New Roman" w:hAnsi="Times New Roman" w:cs="Times New Roman"/>
          <w:sz w:val="24"/>
          <w:szCs w:val="24"/>
        </w:rPr>
        <w:t xml:space="preserve">. </w:t>
      </w:r>
      <w:r w:rsidR="0028030B" w:rsidRPr="0018685F">
        <w:rPr>
          <w:rFonts w:ascii="Times New Roman" w:hAnsi="Times New Roman" w:cs="Times New Roman"/>
          <w:sz w:val="24"/>
          <w:szCs w:val="24"/>
        </w:rPr>
        <w:t>Furthermore</w:t>
      </w:r>
      <w:r w:rsidR="008042C2" w:rsidRPr="0018685F">
        <w:rPr>
          <w:rFonts w:ascii="Times New Roman" w:hAnsi="Times New Roman" w:cs="Times New Roman"/>
          <w:sz w:val="24"/>
          <w:szCs w:val="24"/>
        </w:rPr>
        <w:t>,</w:t>
      </w:r>
      <w:r w:rsidR="004709B9" w:rsidRPr="0018685F">
        <w:rPr>
          <w:rFonts w:ascii="Times New Roman" w:hAnsi="Times New Roman" w:cs="Times New Roman"/>
          <w:sz w:val="24"/>
          <w:szCs w:val="24"/>
        </w:rPr>
        <w:t xml:space="preserve"> </w:t>
      </w:r>
      <w:r w:rsidR="00983A64" w:rsidRPr="0018685F">
        <w:rPr>
          <w:rFonts w:ascii="Times New Roman" w:hAnsi="Times New Roman" w:cs="Times New Roman"/>
          <w:sz w:val="24"/>
          <w:szCs w:val="24"/>
        </w:rPr>
        <w:t xml:space="preserve">the </w:t>
      </w:r>
      <w:r w:rsidR="008042C2" w:rsidRPr="0018685F">
        <w:rPr>
          <w:rFonts w:ascii="Times New Roman" w:hAnsi="Times New Roman" w:cs="Times New Roman"/>
          <w:sz w:val="24"/>
          <w:szCs w:val="24"/>
        </w:rPr>
        <w:t>slope</w:t>
      </w:r>
      <w:r w:rsidR="00983A64" w:rsidRPr="0018685F">
        <w:rPr>
          <w:rFonts w:ascii="Times New Roman" w:hAnsi="Times New Roman" w:cs="Times New Roman"/>
          <w:sz w:val="24"/>
          <w:szCs w:val="24"/>
        </w:rPr>
        <w:t xml:space="preserve"> of </w:t>
      </w:r>
      <w:r w:rsidR="007D797A" w:rsidRPr="0018685F">
        <w:rPr>
          <w:rFonts w:ascii="Times New Roman" w:hAnsi="Times New Roman" w:cs="Times New Roman"/>
          <w:sz w:val="24"/>
          <w:szCs w:val="24"/>
        </w:rPr>
        <w:t xml:space="preserve">the </w:t>
      </w:r>
      <w:r w:rsidR="00983A64" w:rsidRPr="0018685F">
        <w:rPr>
          <w:rFonts w:ascii="Times New Roman" w:hAnsi="Times New Roman" w:cs="Times New Roman"/>
          <w:sz w:val="24"/>
          <w:szCs w:val="24"/>
        </w:rPr>
        <w:t>negative relationship between average larval mass and larval density</w:t>
      </w:r>
      <w:r w:rsidR="008042C2" w:rsidRPr="0018685F">
        <w:rPr>
          <w:rFonts w:ascii="Times New Roman" w:hAnsi="Times New Roman" w:cs="Times New Roman"/>
          <w:sz w:val="24"/>
          <w:szCs w:val="24"/>
        </w:rPr>
        <w:t xml:space="preserve"> did </w:t>
      </w:r>
      <w:r w:rsidR="00AC625E" w:rsidRPr="0018685F">
        <w:rPr>
          <w:rFonts w:ascii="Times New Roman" w:hAnsi="Times New Roman" w:cs="Times New Roman"/>
          <w:sz w:val="24"/>
          <w:szCs w:val="24"/>
        </w:rPr>
        <w:t>not depend on</w:t>
      </w:r>
      <w:r w:rsidR="008042C2" w:rsidRPr="0018685F">
        <w:rPr>
          <w:rFonts w:ascii="Times New Roman" w:hAnsi="Times New Roman" w:cs="Times New Roman"/>
          <w:sz w:val="24"/>
          <w:szCs w:val="24"/>
        </w:rPr>
        <w:t xml:space="preserve"> carcass source, </w:t>
      </w:r>
      <w:r w:rsidR="00FD01A7" w:rsidRPr="0018685F">
        <w:rPr>
          <w:rFonts w:ascii="Times New Roman" w:hAnsi="Times New Roman" w:cs="Times New Roman"/>
          <w:sz w:val="24"/>
          <w:szCs w:val="24"/>
        </w:rPr>
        <w:t>agreeing with our findings that brood size and brood mass did not differ between lab and wild carcasses.</w:t>
      </w:r>
      <w:r w:rsidR="00E668A1"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Interestingly</w:t>
      </w:r>
      <w:r w:rsidR="00393724"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 xml:space="preserve">we found that </w:t>
      </w:r>
      <w:r w:rsidR="00393724" w:rsidRPr="0018685F">
        <w:rPr>
          <w:rFonts w:ascii="Times New Roman" w:hAnsi="Times New Roman" w:cs="Times New Roman"/>
          <w:sz w:val="24"/>
          <w:szCs w:val="24"/>
        </w:rPr>
        <w:t xml:space="preserve">the average larval mass increased with carcass </w:t>
      </w:r>
      <w:r w:rsidR="0006616A" w:rsidRPr="0018685F">
        <w:rPr>
          <w:rFonts w:ascii="Times New Roman" w:hAnsi="Times New Roman" w:cs="Times New Roman"/>
          <w:sz w:val="24"/>
          <w:szCs w:val="24"/>
        </w:rPr>
        <w:t>size</w:t>
      </w:r>
      <w:r w:rsidR="007D797A" w:rsidRPr="0018685F">
        <w:rPr>
          <w:rFonts w:ascii="Times New Roman" w:hAnsi="Times New Roman" w:cs="Times New Roman"/>
          <w:sz w:val="24"/>
          <w:szCs w:val="24"/>
        </w:rPr>
        <w:t xml:space="preserve"> </w:t>
      </w:r>
      <w:r w:rsidR="0006616A" w:rsidRPr="0018685F">
        <w:rPr>
          <w:rFonts w:ascii="Times New Roman" w:hAnsi="Times New Roman" w:cs="Times New Roman"/>
          <w:sz w:val="24"/>
          <w:szCs w:val="24"/>
        </w:rPr>
        <w:t>for</w:t>
      </w:r>
      <w:r w:rsidR="00393724" w:rsidRPr="0018685F">
        <w:rPr>
          <w:rFonts w:ascii="Times New Roman" w:hAnsi="Times New Roman" w:cs="Times New Roman"/>
          <w:sz w:val="24"/>
          <w:szCs w:val="24"/>
        </w:rPr>
        <w:t xml:space="preserve"> small and m</w:t>
      </w:r>
      <w:r w:rsidR="007D797A" w:rsidRPr="0018685F">
        <w:rPr>
          <w:rFonts w:ascii="Times New Roman" w:hAnsi="Times New Roman" w:cs="Times New Roman"/>
          <w:sz w:val="24"/>
          <w:szCs w:val="24"/>
        </w:rPr>
        <w:t>edium</w:t>
      </w:r>
      <w:r w:rsidR="00393724" w:rsidRPr="0018685F">
        <w:rPr>
          <w:rFonts w:ascii="Times New Roman" w:hAnsi="Times New Roman" w:cs="Times New Roman"/>
          <w:sz w:val="24"/>
          <w:szCs w:val="24"/>
        </w:rPr>
        <w:t xml:space="preserve"> carcasses, whereas</w:t>
      </w:r>
      <w:r w:rsidR="0056188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larval density decreased</w:t>
      </w:r>
      <w:r w:rsidR="00187A37" w:rsidRPr="0018685F">
        <w:rPr>
          <w:rFonts w:ascii="Times New Roman" w:hAnsi="Times New Roman" w:cs="Times New Roman"/>
          <w:sz w:val="24"/>
          <w:szCs w:val="24"/>
        </w:rPr>
        <w:t xml:space="preserve"> (Fig. S</w:t>
      </w:r>
      <w:r w:rsidR="004E7CBE" w:rsidRPr="0018685F">
        <w:rPr>
          <w:rFonts w:ascii="Times New Roman" w:hAnsi="Times New Roman" w:cs="Times New Roman"/>
          <w:sz w:val="24"/>
          <w:szCs w:val="24"/>
        </w:rPr>
        <w:t>1</w:t>
      </w:r>
      <w:r w:rsidR="00187A37" w:rsidRPr="0018685F">
        <w:rPr>
          <w:rFonts w:ascii="Times New Roman" w:hAnsi="Times New Roman" w:cs="Times New Roman"/>
          <w:sz w:val="24"/>
          <w:szCs w:val="24"/>
        </w:rPr>
        <w:t>)</w:t>
      </w:r>
      <w:r w:rsidR="00393724" w:rsidRPr="0018685F">
        <w:rPr>
          <w:rFonts w:ascii="Times New Roman" w:hAnsi="Times New Roman" w:cs="Times New Roman"/>
          <w:sz w:val="24"/>
          <w:szCs w:val="24"/>
        </w:rPr>
        <w:t>.</w:t>
      </w:r>
      <w:r w:rsidR="00D015E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 xml:space="preserve">This suggests </w:t>
      </w:r>
      <w:r w:rsidR="00561880" w:rsidRPr="0018685F">
        <w:rPr>
          <w:rFonts w:ascii="Times New Roman" w:hAnsi="Times New Roman" w:cs="Times New Roman"/>
          <w:sz w:val="24"/>
          <w:szCs w:val="24"/>
        </w:rPr>
        <w:t xml:space="preserve">that the </w:t>
      </w:r>
      <w:r w:rsidR="0006616A" w:rsidRPr="0018685F">
        <w:rPr>
          <w:rFonts w:ascii="Times New Roman" w:hAnsi="Times New Roman" w:cs="Times New Roman"/>
          <w:sz w:val="24"/>
          <w:szCs w:val="24"/>
        </w:rPr>
        <w:t>larval</w:t>
      </w:r>
      <w:r w:rsidR="00561880" w:rsidRPr="0018685F">
        <w:rPr>
          <w:rFonts w:ascii="Times New Roman" w:hAnsi="Times New Roman" w:cs="Times New Roman"/>
          <w:sz w:val="24"/>
          <w:szCs w:val="24"/>
        </w:rPr>
        <w:t xml:space="preserve"> life history traits of burying beetles </w:t>
      </w:r>
      <w:r w:rsidR="0006616A" w:rsidRPr="0018685F">
        <w:rPr>
          <w:rFonts w:ascii="Times New Roman" w:hAnsi="Times New Roman" w:cs="Times New Roman"/>
          <w:sz w:val="24"/>
          <w:szCs w:val="24"/>
        </w:rPr>
        <w:t>can</w:t>
      </w:r>
      <w:r w:rsidR="00561880" w:rsidRPr="0018685F">
        <w:rPr>
          <w:rFonts w:ascii="Times New Roman" w:hAnsi="Times New Roman" w:cs="Times New Roman"/>
          <w:sz w:val="24"/>
          <w:szCs w:val="24"/>
        </w:rPr>
        <w:t xml:space="preserve"> shift depending on breeding resource availability, with smaller carcasses favoring larval quantity (per capita </w:t>
      </w:r>
      <w:r w:rsidR="00D015E0" w:rsidRPr="0018685F">
        <w:rPr>
          <w:rFonts w:ascii="Times New Roman" w:hAnsi="Times New Roman" w:cs="Times New Roman"/>
          <w:sz w:val="24"/>
          <w:szCs w:val="24"/>
        </w:rPr>
        <w:t>carcass resource</w:t>
      </w:r>
      <w:r w:rsidR="00561880" w:rsidRPr="0018685F">
        <w:rPr>
          <w:rFonts w:ascii="Times New Roman" w:hAnsi="Times New Roman" w:cs="Times New Roman"/>
          <w:sz w:val="24"/>
          <w:szCs w:val="24"/>
        </w:rPr>
        <w:t>) and larger carcasses favoring larval quality.</w:t>
      </w:r>
    </w:p>
    <w:p w14:paraId="0A6CCAB8" w14:textId="3FC41A31" w:rsidR="00950463" w:rsidRPr="0018685F" w:rsidRDefault="00D71501" w:rsidP="00531A47">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36FD2" w:rsidRPr="0018685F">
        <w:rPr>
          <w:rFonts w:ascii="Times New Roman" w:hAnsi="Times New Roman" w:cs="Times New Roman"/>
          <w:bCs/>
          <w:sz w:val="24"/>
          <w:szCs w:val="24"/>
        </w:rPr>
        <w:t xml:space="preserve">Our </w:t>
      </w:r>
      <w:r w:rsidR="00401C17" w:rsidRPr="0018685F">
        <w:rPr>
          <w:rFonts w:ascii="Times New Roman" w:hAnsi="Times New Roman" w:cs="Times New Roman"/>
          <w:bCs/>
          <w:sz w:val="24"/>
          <w:szCs w:val="24"/>
        </w:rPr>
        <w:t>results</w:t>
      </w:r>
      <w:r w:rsidR="00436FD2" w:rsidRPr="0018685F">
        <w:rPr>
          <w:rFonts w:ascii="Times New Roman" w:hAnsi="Times New Roman" w:cs="Times New Roman"/>
          <w:bCs/>
          <w:sz w:val="24"/>
          <w:szCs w:val="24"/>
        </w:rPr>
        <w:t xml:space="preserve"> </w:t>
      </w:r>
      <w:r w:rsidR="00184B7E" w:rsidRPr="0018685F">
        <w:rPr>
          <w:rFonts w:ascii="Times New Roman" w:hAnsi="Times New Roman" w:cs="Times New Roman"/>
          <w:bCs/>
          <w:sz w:val="24"/>
          <w:szCs w:val="24"/>
        </w:rPr>
        <w:t>illustrate</w:t>
      </w:r>
      <w:r w:rsidR="00436FD2" w:rsidRPr="0018685F">
        <w:rPr>
          <w:rFonts w:ascii="Times New Roman" w:hAnsi="Times New Roman" w:cs="Times New Roman"/>
          <w:bCs/>
          <w:sz w:val="24"/>
          <w:szCs w:val="24"/>
        </w:rPr>
        <w:t xml:space="preserve"> the role of carcass </w:t>
      </w:r>
      <w:r w:rsidR="00F26B17" w:rsidRPr="0018685F">
        <w:rPr>
          <w:rFonts w:ascii="Times New Roman" w:hAnsi="Times New Roman" w:cs="Times New Roman"/>
          <w:bCs/>
          <w:sz w:val="24"/>
          <w:szCs w:val="24"/>
        </w:rPr>
        <w:t>size</w:t>
      </w:r>
      <w:r w:rsidR="00436FD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in the breeding </w:t>
      </w:r>
      <w:r w:rsidR="00F256C9" w:rsidRPr="0018685F">
        <w:rPr>
          <w:rFonts w:ascii="Times New Roman" w:hAnsi="Times New Roman" w:cs="Times New Roman"/>
          <w:bCs/>
          <w:sz w:val="24"/>
          <w:szCs w:val="24"/>
        </w:rPr>
        <w:t>outcomes</w:t>
      </w:r>
      <w:r w:rsidRPr="0018685F">
        <w:rPr>
          <w:rFonts w:ascii="Times New Roman" w:hAnsi="Times New Roman" w:cs="Times New Roman"/>
          <w:bCs/>
          <w:sz w:val="24"/>
          <w:szCs w:val="24"/>
        </w:rPr>
        <w:t xml:space="preserve"> of </w:t>
      </w:r>
      <w:r w:rsidR="00436FD2" w:rsidRPr="0018685F">
        <w:rPr>
          <w:rFonts w:ascii="Times New Roman" w:hAnsi="Times New Roman" w:cs="Times New Roman"/>
          <w:bCs/>
          <w:sz w:val="24"/>
          <w:szCs w:val="24"/>
        </w:rPr>
        <w:t>a single</w:t>
      </w:r>
      <w:r w:rsidR="00184B7E"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parent pair</w:t>
      </w:r>
      <w:r w:rsidR="00436FD2"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 xml:space="preserve">This is the most common breeding </w:t>
      </w:r>
      <w:r w:rsidR="0019028E" w:rsidRPr="0018685F">
        <w:rPr>
          <w:rFonts w:ascii="Times New Roman" w:hAnsi="Times New Roman" w:cs="Times New Roman"/>
          <w:bCs/>
          <w:sz w:val="24"/>
          <w:szCs w:val="24"/>
        </w:rPr>
        <w:t>system</w:t>
      </w:r>
      <w:r w:rsidR="001568E0" w:rsidRPr="0018685F">
        <w:rPr>
          <w:rFonts w:ascii="Times New Roman" w:hAnsi="Times New Roman" w:cs="Times New Roman"/>
          <w:bCs/>
          <w:sz w:val="24"/>
          <w:szCs w:val="24"/>
        </w:rPr>
        <w:t xml:space="preserve"> </w:t>
      </w:r>
      <w:r w:rsidR="0019028E" w:rsidRPr="0018685F">
        <w:rPr>
          <w:rFonts w:ascii="Times New Roman" w:hAnsi="Times New Roman" w:cs="Times New Roman"/>
          <w:bCs/>
          <w:sz w:val="24"/>
          <w:szCs w:val="24"/>
        </w:rPr>
        <w:t>in</w:t>
      </w:r>
      <w:r w:rsidR="001568E0" w:rsidRPr="0018685F">
        <w:rPr>
          <w:rFonts w:ascii="Times New Roman" w:hAnsi="Times New Roman" w:cs="Times New Roman"/>
          <w:bCs/>
          <w:sz w:val="24"/>
          <w:szCs w:val="24"/>
        </w:rPr>
        <w:t xml:space="preserve"> burying beetles</w:t>
      </w:r>
      <w:r w:rsidR="006F3090"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on small</w:t>
      </w:r>
      <w:r w:rsidR="0019028E" w:rsidRPr="0018685F">
        <w:rPr>
          <w:rFonts w:ascii="Times New Roman" w:hAnsi="Times New Roman" w:cs="Times New Roman"/>
          <w:bCs/>
          <w:sz w:val="24"/>
          <w:szCs w:val="24"/>
        </w:rPr>
        <w:t>- and medium-sized</w:t>
      </w:r>
      <w:r w:rsidR="001568E0" w:rsidRPr="0018685F">
        <w:rPr>
          <w:rFonts w:ascii="Times New Roman" w:hAnsi="Times New Roman" w:cs="Times New Roman"/>
          <w:bCs/>
          <w:sz w:val="24"/>
          <w:szCs w:val="24"/>
        </w:rPr>
        <w:t xml:space="preserve"> carcasses </w:t>
      </w:r>
      <w:r w:rsidR="006F3090"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6F3090"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6F3090" w:rsidRPr="0018685F">
        <w:rPr>
          <w:rFonts w:ascii="Times New Roman" w:hAnsi="Times New Roman" w:cs="Times New Roman"/>
          <w:bCs/>
          <w:sz w:val="24"/>
          <w:szCs w:val="24"/>
        </w:rPr>
        <w:fldChar w:fldCharType="end"/>
      </w:r>
      <w:r w:rsidR="001568E0" w:rsidRPr="0018685F">
        <w:rPr>
          <w:rFonts w:ascii="Times New Roman" w:hAnsi="Times New Roman" w:cs="Times New Roman"/>
          <w:bCs/>
          <w:sz w:val="24"/>
          <w:szCs w:val="24"/>
        </w:rPr>
        <w:t>.</w:t>
      </w:r>
      <w:r w:rsidR="0095014C" w:rsidRPr="0018685F">
        <w:rPr>
          <w:rFonts w:ascii="Times New Roman" w:hAnsi="Times New Roman" w:cs="Times New Roman"/>
          <w:bCs/>
          <w:sz w:val="24"/>
          <w:szCs w:val="24"/>
        </w:rPr>
        <w:t xml:space="preserve"> </w:t>
      </w:r>
      <w:r w:rsidR="00913E9F" w:rsidRPr="0018685F">
        <w:rPr>
          <w:rFonts w:ascii="Times New Roman" w:hAnsi="Times New Roman" w:cs="Times New Roman"/>
          <w:bCs/>
          <w:sz w:val="24"/>
          <w:szCs w:val="24"/>
        </w:rPr>
        <w:t>However</w:t>
      </w:r>
      <w:r w:rsidR="001568E0" w:rsidRPr="0018685F">
        <w:rPr>
          <w:rFonts w:ascii="Times New Roman" w:hAnsi="Times New Roman" w:cs="Times New Roman"/>
          <w:bCs/>
          <w:sz w:val="24"/>
          <w:szCs w:val="24"/>
        </w:rPr>
        <w:t>,</w:t>
      </w:r>
      <w:r w:rsidR="00913E9F"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m</w:t>
      </w:r>
      <w:r w:rsidR="00184B7E" w:rsidRPr="0018685F">
        <w:rPr>
          <w:rFonts w:ascii="Times New Roman" w:hAnsi="Times New Roman" w:cs="Times New Roman"/>
          <w:bCs/>
          <w:sz w:val="24"/>
          <w:szCs w:val="24"/>
        </w:rPr>
        <w:t xml:space="preserve">ultiple males and females </w:t>
      </w:r>
      <w:r w:rsidR="004C75CE" w:rsidRPr="0018685F">
        <w:rPr>
          <w:rFonts w:ascii="Times New Roman" w:hAnsi="Times New Roman" w:cs="Times New Roman"/>
          <w:bCs/>
          <w:sz w:val="24"/>
          <w:szCs w:val="24"/>
        </w:rPr>
        <w:t xml:space="preserve">may engage in </w:t>
      </w:r>
      <w:r w:rsidR="00184B7E" w:rsidRPr="0018685F">
        <w:rPr>
          <w:rFonts w:ascii="Times New Roman" w:hAnsi="Times New Roman" w:cs="Times New Roman"/>
          <w:bCs/>
          <w:sz w:val="24"/>
          <w:szCs w:val="24"/>
        </w:rPr>
        <w:t>c</w:t>
      </w:r>
      <w:r w:rsidR="00436FD2" w:rsidRPr="0018685F">
        <w:rPr>
          <w:rFonts w:ascii="Times New Roman" w:hAnsi="Times New Roman" w:cs="Times New Roman"/>
          <w:bCs/>
          <w:sz w:val="24"/>
          <w:szCs w:val="24"/>
        </w:rPr>
        <w:t>o</w:t>
      </w:r>
      <w:r w:rsidR="004C75CE" w:rsidRPr="0018685F">
        <w:rPr>
          <w:rFonts w:ascii="Times New Roman" w:hAnsi="Times New Roman" w:cs="Times New Roman"/>
          <w:bCs/>
          <w:sz w:val="24"/>
          <w:szCs w:val="24"/>
        </w:rPr>
        <w:t>operative</w:t>
      </w:r>
      <w:r w:rsidR="00436FD2" w:rsidRPr="0018685F">
        <w:rPr>
          <w:rFonts w:ascii="Times New Roman" w:hAnsi="Times New Roman" w:cs="Times New Roman"/>
          <w:bCs/>
          <w:sz w:val="24"/>
          <w:szCs w:val="24"/>
        </w:rPr>
        <w:t xml:space="preserve"> br</w:t>
      </w:r>
      <w:r w:rsidR="004C75CE" w:rsidRPr="0018685F">
        <w:rPr>
          <w:rFonts w:ascii="Times New Roman" w:hAnsi="Times New Roman" w:cs="Times New Roman"/>
          <w:bCs/>
          <w:sz w:val="24"/>
          <w:szCs w:val="24"/>
        </w:rPr>
        <w:t>ee</w:t>
      </w:r>
      <w:r w:rsidR="00436FD2" w:rsidRPr="0018685F">
        <w:rPr>
          <w:rFonts w:ascii="Times New Roman" w:hAnsi="Times New Roman" w:cs="Times New Roman"/>
          <w:bCs/>
          <w:sz w:val="24"/>
          <w:szCs w:val="24"/>
        </w:rPr>
        <w:t>d</w:t>
      </w:r>
      <w:r w:rsidR="00184B7E" w:rsidRPr="0018685F">
        <w:rPr>
          <w:rFonts w:ascii="Times New Roman" w:hAnsi="Times New Roman" w:cs="Times New Roman"/>
          <w:bCs/>
          <w:sz w:val="24"/>
          <w:szCs w:val="24"/>
        </w:rPr>
        <w:t>ing</w:t>
      </w:r>
      <w:r w:rsidR="001568E0" w:rsidRPr="0018685F">
        <w:rPr>
          <w:rFonts w:ascii="Times New Roman" w:hAnsi="Times New Roman" w:cs="Times New Roman"/>
          <w:bCs/>
          <w:sz w:val="24"/>
          <w:szCs w:val="24"/>
        </w:rPr>
        <w:t xml:space="preserve"> </w:t>
      </w:r>
      <w:r w:rsidR="00436FD2" w:rsidRPr="0018685F">
        <w:rPr>
          <w:rFonts w:ascii="Times New Roman" w:hAnsi="Times New Roman" w:cs="Times New Roman"/>
          <w:bCs/>
          <w:sz w:val="24"/>
          <w:szCs w:val="24"/>
        </w:rPr>
        <w:t>to better utilize large carcasses</w:t>
      </w:r>
      <w:r w:rsidR="00913E9F" w:rsidRPr="0018685F">
        <w:rPr>
          <w:rFonts w:ascii="Times New Roman" w:hAnsi="Times New Roman" w:cs="Times New Roman"/>
          <w:bCs/>
          <w:sz w:val="24"/>
          <w:szCs w:val="24"/>
        </w:rPr>
        <w:t xml:space="preserve"> in the wild</w:t>
      </w:r>
      <w:r w:rsidR="00907559" w:rsidRPr="0018685F">
        <w:rPr>
          <w:rFonts w:ascii="Times New Roman" w:hAnsi="Times New Roman" w:cs="Times New Roman"/>
          <w:bCs/>
          <w:sz w:val="24"/>
          <w:szCs w:val="24"/>
        </w:rPr>
        <w:t xml:space="preserve"> </w:t>
      </w:r>
      <w:r w:rsidR="001F2FAA"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&lt;EndNote&gt;&lt;Cite&gt;&lt;Author&gt;Scott&lt;/Author&gt;&lt;Year&gt;2007&lt;/Year&gt;&lt;RecNum&gt;39&lt;/RecNum&gt;&lt;DisplayText&gt;[36]&lt;/DisplayText&gt;&lt;record&gt;&lt;rec-number&gt;39&lt;/rec-number&gt;&lt;foreign-keys&gt;&lt;key app="EN" db-id="z9xx2w0pverrspedt95pdps0rswpfe0ave99" timestamp="1715739085"&gt;39&lt;/key&gt;&lt;/foreign-keys&gt;&lt;ref-type name="Journal Article"&gt;17&lt;/ref-type&gt;&lt;contributors&gt;&lt;authors&gt;&lt;author&gt;Scott, Michelle Pellissier&lt;/author&gt;&lt;author&gt;LEE, WOO‐JAI&lt;/author&gt;&lt;author&gt;Van Der Reijden, ED&lt;/author&gt;&lt;/authors&gt;&lt;/contributors&gt;&lt;titles&gt;&lt;title&gt;The frequency and fitness consequences of communal breeding in a natural population of burying beetles: a test of reproductive skew&lt;/title&gt;&lt;secondary-title&gt;Ecological Entomology&lt;/secondary-title&gt;&lt;/titles&gt;&lt;periodical&gt;&lt;full-title&gt;Ecological Entomology&lt;/full-title&gt;&lt;/periodical&gt;&lt;pages&gt;651-661&lt;/pages&gt;&lt;volume&gt;32&lt;/volume&gt;&lt;number&gt;6&lt;/number&gt;&lt;dates&gt;&lt;year&gt;2007&lt;/year&gt;&lt;/dates&gt;&lt;isbn&gt;0307-6946&lt;/isbn&gt;&lt;urls&gt;&lt;/urls&gt;&lt;/record&gt;&lt;/Cite&gt;&lt;/EndNote&gt;</w:instrText>
      </w:r>
      <w:r w:rsidR="001F2FAA"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[36]</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 although</w:t>
      </w:r>
      <w:r w:rsidR="00F256C9" w:rsidRPr="0018685F">
        <w:rPr>
          <w:rFonts w:ascii="Times New Roman" w:hAnsi="Times New Roman" w:cs="Times New Roman"/>
          <w:bCs/>
          <w:sz w:val="24"/>
          <w:szCs w:val="24"/>
        </w:rPr>
        <w:t xml:space="preserve"> past </w:t>
      </w:r>
      <w:r w:rsidR="00F06267" w:rsidRPr="0018685F">
        <w:rPr>
          <w:rFonts w:ascii="Times New Roman" w:hAnsi="Times New Roman" w:cs="Times New Roman"/>
          <w:bCs/>
          <w:sz w:val="24"/>
          <w:szCs w:val="24"/>
        </w:rPr>
        <w:t xml:space="preserve">results for </w:t>
      </w:r>
      <w:r w:rsidR="001F2FAA" w:rsidRPr="0018685F">
        <w:rPr>
          <w:rFonts w:ascii="Times New Roman" w:hAnsi="Times New Roman" w:cs="Times New Roman"/>
          <w:bCs/>
          <w:sz w:val="24"/>
          <w:szCs w:val="24"/>
        </w:rPr>
        <w:t>the reproductive benefits</w:t>
      </w:r>
      <w:r w:rsidR="00F06267" w:rsidRPr="0018685F">
        <w:rPr>
          <w:rFonts w:ascii="Times New Roman" w:hAnsi="Times New Roman" w:cs="Times New Roman"/>
          <w:bCs/>
          <w:sz w:val="24"/>
          <w:szCs w:val="24"/>
        </w:rPr>
        <w:t xml:space="preserve"> of cooperation</w:t>
      </w:r>
      <w:r w:rsidR="001F2FAA" w:rsidRPr="0018685F">
        <w:rPr>
          <w:rFonts w:ascii="Times New Roman" w:hAnsi="Times New Roman" w:cs="Times New Roman"/>
          <w:bCs/>
          <w:sz w:val="24"/>
          <w:szCs w:val="24"/>
        </w:rPr>
        <w:t xml:space="preserve"> </w:t>
      </w:r>
      <w:r w:rsidR="00F06267" w:rsidRPr="0018685F">
        <w:rPr>
          <w:rFonts w:ascii="Times New Roman" w:hAnsi="Times New Roman" w:cs="Times New Roman"/>
          <w:bCs/>
          <w:sz w:val="24"/>
          <w:szCs w:val="24"/>
        </w:rPr>
        <w:t>are</w:t>
      </w:r>
      <w:r w:rsidR="001F2FAA" w:rsidRPr="0018685F">
        <w:rPr>
          <w:rFonts w:ascii="Times New Roman" w:hAnsi="Times New Roman" w:cs="Times New Roman"/>
          <w:bCs/>
          <w:sz w:val="24"/>
          <w:szCs w:val="24"/>
        </w:rPr>
        <w:t xml:space="preserve"> mixed </w:t>
      </w:r>
      <w:r w:rsidR="001F2FAA" w:rsidRPr="0018685F">
        <w:rPr>
          <w:rFonts w:ascii="Times New Roman" w:hAnsi="Times New Roman" w:cs="Times New Roman"/>
          <w:bCs/>
          <w:sz w:val="24"/>
          <w:szCs w:val="24"/>
        </w:rPr>
        <w:fldChar w:fldCharType="begin">
          <w:fldData xml:space="preserve">PEVuZE5vdGU+PENpdGU+PEF1dGhvcj5Nw7xsbGVyPC9BdXRob3I+PFllYXI+MjAwNzwvWWVhcj48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PEVuZE5vdGU+PENpdGU+PEF1dGhvcj5Nw7xsbGVyPC9BdXRob3I+PFllYXI+MjAwNzwvWWVhcj48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r>
      <w:r w:rsidR="001F2FAA"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[37-39]</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w:t>
      </w:r>
      <w:r w:rsidR="00F0626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Additionally</w:t>
      </w:r>
      <w:r w:rsidR="00936FE4"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w:t>
      </w:r>
      <w:r w:rsidR="00C5457B" w:rsidRPr="0018685F">
        <w:rPr>
          <w:rFonts w:ascii="Times New Roman" w:hAnsi="Times New Roman" w:cs="Times New Roman"/>
          <w:bCs/>
          <w:sz w:val="24"/>
          <w:szCs w:val="24"/>
        </w:rPr>
        <w:t>urying beetles</w:t>
      </w:r>
      <w:r w:rsidR="00913E9F" w:rsidRPr="0018685F">
        <w:rPr>
          <w:rFonts w:ascii="Times New Roman" w:hAnsi="Times New Roman" w:cs="Times New Roman"/>
          <w:bCs/>
          <w:sz w:val="24"/>
          <w:szCs w:val="24"/>
        </w:rPr>
        <w:t xml:space="preserve"> in nature</w:t>
      </w:r>
      <w:r w:rsidR="00C5457B"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may f</w:t>
      </w:r>
      <w:r w:rsidR="00950463" w:rsidRPr="0018685F">
        <w:rPr>
          <w:rFonts w:ascii="Times New Roman" w:hAnsi="Times New Roman" w:cs="Times New Roman"/>
          <w:bCs/>
          <w:sz w:val="24"/>
          <w:szCs w:val="24"/>
        </w:rPr>
        <w:t>ace</w:t>
      </w:r>
      <w:r w:rsidR="00936FE4" w:rsidRPr="0018685F">
        <w:rPr>
          <w:rFonts w:ascii="Times New Roman" w:hAnsi="Times New Roman" w:cs="Times New Roman"/>
          <w:bCs/>
          <w:sz w:val="24"/>
          <w:szCs w:val="24"/>
        </w:rPr>
        <w:t xml:space="preserve"> </w:t>
      </w:r>
      <w:r w:rsidR="00C5457B" w:rsidRPr="0018685F">
        <w:rPr>
          <w:rFonts w:ascii="Times New Roman" w:hAnsi="Times New Roman" w:cs="Times New Roman"/>
          <w:bCs/>
          <w:sz w:val="24"/>
          <w:szCs w:val="24"/>
        </w:rPr>
        <w:t xml:space="preserve">carcass </w:t>
      </w:r>
      <w:r w:rsidR="00936FE4" w:rsidRPr="0018685F">
        <w:rPr>
          <w:rFonts w:ascii="Times New Roman" w:hAnsi="Times New Roman" w:cs="Times New Roman"/>
          <w:bCs/>
          <w:sz w:val="24"/>
          <w:szCs w:val="24"/>
        </w:rPr>
        <w:t>competition not only from microbes but also</w:t>
      </w:r>
      <w:r w:rsidR="00950463"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from various</w:t>
      </w:r>
      <w:r w:rsidR="00950463" w:rsidRPr="0018685F">
        <w:rPr>
          <w:rFonts w:ascii="Times New Roman" w:hAnsi="Times New Roman" w:cs="Times New Roman"/>
          <w:bCs/>
          <w:sz w:val="24"/>
          <w:szCs w:val="24"/>
        </w:rPr>
        <w:t xml:space="preserve"> vertebrate</w:t>
      </w:r>
      <w:r w:rsidR="00936FE4" w:rsidRPr="0018685F">
        <w:rPr>
          <w:rFonts w:ascii="Times New Roman" w:hAnsi="Times New Roman" w:cs="Times New Roman"/>
          <w:bCs/>
          <w:sz w:val="24"/>
          <w:szCs w:val="24"/>
        </w:rPr>
        <w:t xml:space="preserve"> scavengers</w:t>
      </w:r>
      <w:r w:rsidR="00950463" w:rsidRPr="0018685F">
        <w:rPr>
          <w:rFonts w:ascii="Times New Roman" w:hAnsi="Times New Roman" w:cs="Times New Roman"/>
          <w:bCs/>
          <w:sz w:val="24"/>
          <w:szCs w:val="24"/>
        </w:rPr>
        <w:t xml:space="preserve"> and invertebrate</w:t>
      </w:r>
      <w:r w:rsidR="00936FE4" w:rsidRPr="0018685F">
        <w:rPr>
          <w:rFonts w:ascii="Times New Roman" w:hAnsi="Times New Roman" w:cs="Times New Roman"/>
          <w:bCs/>
          <w:sz w:val="24"/>
          <w:szCs w:val="24"/>
        </w:rPr>
        <w:t xml:space="preserve"> carcass feeders</w:t>
      </w:r>
      <w:r w:rsidR="00C5457B" w:rsidRPr="0018685F">
        <w:rPr>
          <w:rFonts w:ascii="Times New Roman" w:hAnsi="Times New Roman" w:cs="Times New Roman"/>
          <w:bCs/>
          <w:sz w:val="24"/>
          <w:szCs w:val="24"/>
        </w:rPr>
        <w:t xml:space="preserve"> </w:t>
      </w:r>
      <w:r w:rsidR="00B54A13"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&lt;EndNote&gt;&lt;Cite&gt;&lt;Author&gt;DeVault&lt;/Author&gt;&lt;Year&gt;2003&lt;/Year&gt;&lt;RecNum&gt;38&lt;/RecNum&gt;&lt;DisplayText&gt;[40, 41]&lt;/DisplayText&gt;&lt;record&gt;&lt;rec-number&gt;38&lt;/rec-number&gt;&lt;foreign-keys&gt;&lt;key app="EN" db-id="z9xx2w0pverrspedt95pdps0rswpfe0ave99" timestamp="1715738317"&gt;38&lt;/key&gt;&lt;/foreign-keys&gt;&lt;ref-type name="Journal Article"&gt;17&lt;/ref-type&gt;&lt;contributors&gt;&lt;authors&gt;&lt;author&gt;DeVault, Travis L&lt;/author&gt;&lt;author&gt;Rhodes, Jr, Olin E&lt;/author&gt;&lt;author&gt;Shivik, John A&lt;/author&gt;&lt;/authors&gt;&lt;/contributors&gt;&lt;titles&gt;&lt;title&gt;Scavenging by vertebrates: behavioral, ecological, and evolutionary perspectives on an important energy transfer pathway in terrestrial ecosystems&lt;/title&gt;&lt;secondary-title&gt;Oikos&lt;/secondary-title&gt;&lt;/titles&gt;&lt;periodical&gt;&lt;full-title&gt;Oikos&lt;/full-title&gt;&lt;/periodical&gt;&lt;pages&gt;225-234&lt;/pages&gt;&lt;volume&gt;102&lt;/volume&gt;&lt;number&gt;2&lt;/number&gt;&lt;dates&gt;&lt;year&gt;2003&lt;/year&gt;&lt;/dates&gt;&lt;isbn&gt;0030-1299&lt;/isbn&gt;&lt;urls&gt;&lt;/urls&gt;&lt;/record&gt;&lt;/Cite&gt;&lt;Cite&gt;&lt;Author&gt;Chen&lt;/Author&gt;&lt;Year&gt;2020&lt;/Year&gt;&lt;RecNum&gt;43&lt;/RecNum&gt;&lt;record&gt;&lt;rec-number&gt;43&lt;/rec-number&gt;&lt;foreign-keys&gt;&lt;key app="EN" db-id="z9xx2w0pverrspedt95pdps0rswpfe0ave99" timestamp="1715740631"&gt;43&lt;/key&gt;&lt;/foreign-keys&gt;&lt;ref-type name="Journal Article"&gt;17&lt;/ref-type&gt;&lt;contributors&gt;&lt;authors&gt;&lt;author&gt;Chen, Bo‐Fei&lt;/author&gt;&lt;author&gt;Liu, Mark&lt;/author&gt;&lt;author&gt;Rubenstein, Dustin R&lt;/author&gt;&lt;author&gt;Sun, Syuan‐Jyun&lt;/author&gt;&lt;author&gt;Liu, Jian‐Nan&lt;/author&gt;&lt;author&gt;Lin, Yu‐Heng&lt;/author&gt;&lt;author&gt;Shen, Sheng‐Feng&lt;/author&gt;&lt;/authors&gt;&lt;/contributors&gt;&lt;titles&gt;&lt;title&gt;A chemically triggered transition from conflict to cooperation in burying beetles&lt;/title&gt;&lt;secondary-title&gt;Ecology Letters&lt;/secondary-title&gt;&lt;/titles&gt;&lt;periodical&gt;&lt;full-title&gt;Ecology Letters&lt;/full-title&gt;&lt;/periodical&gt;&lt;pages&gt;467-475&lt;/pages&gt;&lt;volume&gt;23&lt;/volume&gt;&lt;number&gt;3&lt;/number&gt;&lt;dates&gt;&lt;year&gt;2020&lt;/year&gt;&lt;/dates&gt;&lt;isbn&gt;1461-023X&lt;/isbn&gt;&lt;urls&gt;&lt;/urls&gt;&lt;/record&gt;&lt;/Cite&gt;&lt;/EndNote&gt;</w:instrText>
      </w:r>
      <w:r w:rsidR="00B54A13"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[40, 41]</w:t>
      </w:r>
      <w:r w:rsidR="00B54A13"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C5457B" w:rsidRPr="0018685F">
        <w:rPr>
          <w:rFonts w:ascii="Times New Roman" w:hAnsi="Times New Roman" w:cs="Times New Roman"/>
          <w:bCs/>
          <w:sz w:val="24"/>
          <w:szCs w:val="24"/>
        </w:rPr>
        <w:t xml:space="preserve"> and such </w:t>
      </w:r>
      <w:r w:rsidR="00F163F0" w:rsidRPr="0018685F">
        <w:rPr>
          <w:rFonts w:ascii="Times New Roman" w:hAnsi="Times New Roman" w:cs="Times New Roman"/>
          <w:bCs/>
          <w:sz w:val="24"/>
          <w:szCs w:val="24"/>
        </w:rPr>
        <w:t xml:space="preserve">interspecific </w:t>
      </w:r>
      <w:r w:rsidR="00C5457B" w:rsidRPr="0018685F">
        <w:rPr>
          <w:rFonts w:ascii="Times New Roman" w:hAnsi="Times New Roman" w:cs="Times New Roman"/>
          <w:bCs/>
          <w:sz w:val="24"/>
          <w:szCs w:val="24"/>
        </w:rPr>
        <w:t xml:space="preserve">competition </w:t>
      </w:r>
      <w:r w:rsidR="00950463" w:rsidRPr="0018685F">
        <w:rPr>
          <w:rFonts w:ascii="Times New Roman" w:hAnsi="Times New Roman" w:cs="Times New Roman"/>
          <w:bCs/>
          <w:sz w:val="24"/>
          <w:szCs w:val="24"/>
        </w:rPr>
        <w:t xml:space="preserve">can </w:t>
      </w:r>
      <w:r w:rsidRPr="0018685F">
        <w:rPr>
          <w:rFonts w:ascii="Times New Roman" w:hAnsi="Times New Roman" w:cs="Times New Roman"/>
          <w:bCs/>
          <w:sz w:val="24"/>
          <w:szCs w:val="24"/>
        </w:rPr>
        <w:t xml:space="preserve">interact with carcass size to </w:t>
      </w:r>
      <w:r w:rsidR="00936FE4" w:rsidRPr="0018685F">
        <w:rPr>
          <w:rFonts w:ascii="Times New Roman" w:hAnsi="Times New Roman" w:cs="Times New Roman"/>
          <w:bCs/>
          <w:sz w:val="24"/>
          <w:szCs w:val="24"/>
        </w:rPr>
        <w:t>influence</w:t>
      </w:r>
      <w:r w:rsidR="00950463" w:rsidRPr="0018685F">
        <w:rPr>
          <w:rFonts w:ascii="Times New Roman" w:hAnsi="Times New Roman" w:cs="Times New Roman"/>
          <w:bCs/>
          <w:sz w:val="24"/>
          <w:szCs w:val="24"/>
        </w:rPr>
        <w:t xml:space="preserve"> breeding success</w:t>
      </w:r>
      <w:r w:rsidR="006F3090" w:rsidRPr="0018685F">
        <w:rPr>
          <w:rFonts w:ascii="Times New Roman" w:hAnsi="Times New Roman" w:cs="Times New Roman"/>
          <w:bCs/>
          <w:sz w:val="24"/>
          <w:szCs w:val="24"/>
        </w:rPr>
        <w:t xml:space="preserve"> </w:t>
      </w:r>
      <w:r w:rsidR="006F3090"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&lt;EndNote&gt;&lt;Cite&gt;&lt;Author&gt;Scott&lt;/Author&gt;&lt;Year&gt;1994&lt;/Year&gt;&lt;RecNum&gt;37&lt;/RecNum&gt;&lt;DisplayText&gt;[42]&lt;/DisplayText&gt;&lt;record&gt;&lt;rec-number&gt;37&lt;/rec-number&gt;&lt;foreign-keys&gt;&lt;key app="EN" db-id="z9xx2w0pverrspedt95pdps0rswpfe0ave99" timestamp="1715737669"&gt;37&lt;/key&gt;&lt;/foreign-keys&gt;&lt;ref-type name="Journal Article"&gt;17&lt;/ref-type&gt;&lt;contributors&gt;&lt;authors&gt;&lt;author&gt;Scott, Michelle Pellissier&lt;/author&gt;&lt;/authors&gt;&lt;/contributors&gt;&lt;titles&gt;&lt;title&gt;Competition with flies promotes communal breeding in the burying beetle, Nicrophorus tomentosus&lt;/title&gt;&lt;secondary-title&gt;Behavioral Ecology and Sociobiology&lt;/secondary-title&gt;&lt;/titles&gt;&lt;periodical&gt;&lt;full-title&gt;Behavioral Ecology and Sociobiology&lt;/full-title&gt;&lt;/periodical&gt;&lt;pages&gt;367-373&lt;/pages&gt;&lt;volume&gt;34&lt;/volume&gt;&lt;dates&gt;&lt;year&gt;1994&lt;/year&gt;&lt;/dates&gt;&lt;isbn&gt;0340-5443&lt;/isbn&gt;&lt;urls&gt;&lt;/urls&gt;&lt;/record&gt;&lt;/Cite&gt;&lt;/EndNote&gt;</w:instrText>
      </w:r>
      <w:r w:rsidR="006F3090"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[42]</w:t>
      </w:r>
      <w:r w:rsidR="006F3090"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D37DF1" w:rsidRPr="0018685F">
        <w:rPr>
          <w:rFonts w:ascii="Times New Roman" w:hAnsi="Times New Roman" w:cs="Times New Roman"/>
          <w:bCs/>
          <w:sz w:val="24"/>
          <w:szCs w:val="24"/>
        </w:rPr>
        <w:t xml:space="preserve"> </w:t>
      </w:r>
      <w:r w:rsidR="006758D1" w:rsidRPr="0018685F">
        <w:rPr>
          <w:rFonts w:ascii="Times New Roman" w:hAnsi="Times New Roman" w:cs="Times New Roman"/>
          <w:bCs/>
          <w:sz w:val="24"/>
          <w:szCs w:val="24"/>
        </w:rPr>
        <w:t>F</w:t>
      </w:r>
      <w:r w:rsidR="00D37DF1" w:rsidRPr="0018685F">
        <w:rPr>
          <w:rFonts w:ascii="Times New Roman" w:hAnsi="Times New Roman" w:cs="Times New Roman"/>
          <w:bCs/>
          <w:sz w:val="24"/>
          <w:szCs w:val="24"/>
        </w:rPr>
        <w:t>ield</w:t>
      </w:r>
      <w:r w:rsidR="007F7987" w:rsidRPr="0018685F">
        <w:rPr>
          <w:rFonts w:ascii="Times New Roman" w:hAnsi="Times New Roman" w:cs="Times New Roman"/>
          <w:bCs/>
          <w:sz w:val="24"/>
          <w:szCs w:val="24"/>
        </w:rPr>
        <w:t xml:space="preserve"> </w:t>
      </w:r>
      <w:r w:rsidR="00D37DF1" w:rsidRPr="0018685F">
        <w:rPr>
          <w:rFonts w:ascii="Times New Roman" w:hAnsi="Times New Roman" w:cs="Times New Roman"/>
          <w:bCs/>
          <w:sz w:val="24"/>
          <w:szCs w:val="24"/>
        </w:rPr>
        <w:t xml:space="preserve">experiments </w:t>
      </w:r>
      <w:r w:rsidR="009A766E" w:rsidRPr="0018685F">
        <w:rPr>
          <w:rFonts w:ascii="Times New Roman" w:hAnsi="Times New Roman" w:cs="Times New Roman"/>
          <w:bCs/>
          <w:sz w:val="24"/>
          <w:szCs w:val="24"/>
        </w:rPr>
        <w:t xml:space="preserve">using </w:t>
      </w:r>
      <w:r w:rsidR="00D37DF1" w:rsidRPr="0018685F">
        <w:rPr>
          <w:rFonts w:ascii="Times New Roman" w:hAnsi="Times New Roman" w:cs="Times New Roman"/>
          <w:bCs/>
          <w:sz w:val="24"/>
          <w:szCs w:val="24"/>
        </w:rPr>
        <w:t xml:space="preserve">a wide range of carcass sizes </w:t>
      </w:r>
      <w:r w:rsidR="009A766E" w:rsidRPr="0018685F">
        <w:rPr>
          <w:rFonts w:ascii="Times New Roman" w:hAnsi="Times New Roman" w:cs="Times New Roman"/>
          <w:bCs/>
          <w:sz w:val="24"/>
          <w:szCs w:val="24"/>
        </w:rPr>
        <w:t>will</w:t>
      </w:r>
      <w:r w:rsidR="00D37DF1" w:rsidRPr="0018685F">
        <w:rPr>
          <w:rFonts w:ascii="Times New Roman" w:hAnsi="Times New Roman" w:cs="Times New Roman"/>
          <w:bCs/>
          <w:sz w:val="24"/>
          <w:szCs w:val="24"/>
        </w:rPr>
        <w:t xml:space="preserve"> </w:t>
      </w:r>
      <w:r w:rsidR="001B306E" w:rsidRPr="0018685F">
        <w:rPr>
          <w:rFonts w:ascii="Times New Roman" w:hAnsi="Times New Roman" w:cs="Times New Roman"/>
          <w:bCs/>
          <w:sz w:val="24"/>
          <w:szCs w:val="24"/>
        </w:rPr>
        <w:t>help</w:t>
      </w:r>
      <w:r w:rsidR="00D37DF1" w:rsidRPr="0018685F">
        <w:rPr>
          <w:rFonts w:ascii="Times New Roman" w:hAnsi="Times New Roman" w:cs="Times New Roman"/>
          <w:bCs/>
          <w:sz w:val="24"/>
          <w:szCs w:val="24"/>
        </w:rPr>
        <w:t xml:space="preserve"> elucidate </w:t>
      </w:r>
      <w:r w:rsidR="001B306E" w:rsidRPr="0018685F">
        <w:rPr>
          <w:rFonts w:ascii="Times New Roman" w:hAnsi="Times New Roman" w:cs="Times New Roman"/>
          <w:bCs/>
          <w:sz w:val="24"/>
          <w:szCs w:val="24"/>
        </w:rPr>
        <w:t xml:space="preserve">how </w:t>
      </w:r>
      <w:r w:rsidR="009A766E" w:rsidRPr="0018685F">
        <w:rPr>
          <w:rFonts w:ascii="Times New Roman" w:hAnsi="Times New Roman" w:cs="Times New Roman"/>
          <w:bCs/>
          <w:sz w:val="24"/>
          <w:szCs w:val="24"/>
        </w:rPr>
        <w:t xml:space="preserve">intraspecific and interspecific interactions </w:t>
      </w:r>
      <w:r w:rsidR="001B306E" w:rsidRPr="0018685F">
        <w:rPr>
          <w:rFonts w:ascii="Times New Roman" w:hAnsi="Times New Roman" w:cs="Times New Roman"/>
          <w:bCs/>
          <w:sz w:val="24"/>
          <w:szCs w:val="24"/>
        </w:rPr>
        <w:t xml:space="preserve">as well as the interplay </w:t>
      </w:r>
      <w:r w:rsidR="001B306E" w:rsidRPr="0018685F">
        <w:rPr>
          <w:rFonts w:ascii="Times New Roman" w:hAnsi="Times New Roman" w:cs="Times New Roman"/>
          <w:bCs/>
          <w:sz w:val="24"/>
          <w:szCs w:val="24"/>
        </w:rPr>
        <w:lastRenderedPageBreak/>
        <w:t>between</w:t>
      </w:r>
      <w:r w:rsidR="007F7987" w:rsidRPr="0018685F">
        <w:rPr>
          <w:rFonts w:ascii="Times New Roman" w:hAnsi="Times New Roman" w:cs="Times New Roman"/>
          <w:bCs/>
          <w:sz w:val="24"/>
          <w:szCs w:val="24"/>
        </w:rPr>
        <w:t xml:space="preserve"> biotic interactions and carcass size jointly shape</w:t>
      </w:r>
      <w:r w:rsidR="001B306E" w:rsidRPr="0018685F">
        <w:rPr>
          <w:rFonts w:ascii="Times New Roman" w:hAnsi="Times New Roman" w:cs="Times New Roman"/>
          <w:bCs/>
          <w:sz w:val="24"/>
          <w:szCs w:val="24"/>
        </w:rPr>
        <w:t xml:space="preserve"> </w:t>
      </w:r>
      <w:r w:rsidR="001E2060" w:rsidRPr="0018685F">
        <w:rPr>
          <w:rFonts w:ascii="Times New Roman" w:hAnsi="Times New Roman" w:cs="Times New Roman"/>
          <w:bCs/>
          <w:sz w:val="24"/>
          <w:szCs w:val="24"/>
        </w:rPr>
        <w:t>the</w:t>
      </w:r>
      <w:r w:rsidR="00242DC4" w:rsidRPr="0018685F">
        <w:rPr>
          <w:rFonts w:ascii="Times New Roman" w:hAnsi="Times New Roman" w:cs="Times New Roman"/>
          <w:bCs/>
          <w:sz w:val="24"/>
          <w:szCs w:val="24"/>
        </w:rPr>
        <w:t xml:space="preserve"> </w:t>
      </w:r>
      <w:r w:rsidR="007F7987" w:rsidRPr="0018685F">
        <w:rPr>
          <w:rFonts w:ascii="Times New Roman" w:hAnsi="Times New Roman" w:cs="Times New Roman"/>
          <w:bCs/>
          <w:sz w:val="24"/>
          <w:szCs w:val="24"/>
        </w:rPr>
        <w:t>breeding performance</w:t>
      </w:r>
      <w:r w:rsidR="00D37DF1" w:rsidRPr="0018685F">
        <w:rPr>
          <w:rFonts w:ascii="Times New Roman" w:hAnsi="Times New Roman" w:cs="Times New Roman"/>
          <w:bCs/>
          <w:sz w:val="24"/>
          <w:szCs w:val="24"/>
        </w:rPr>
        <w:t xml:space="preserve"> </w:t>
      </w:r>
      <w:r w:rsidR="009A766E" w:rsidRPr="0018685F">
        <w:rPr>
          <w:rFonts w:ascii="Times New Roman" w:hAnsi="Times New Roman" w:cs="Times New Roman"/>
          <w:bCs/>
          <w:sz w:val="24"/>
          <w:szCs w:val="24"/>
        </w:rPr>
        <w:t>of burying beetles.</w:t>
      </w:r>
    </w:p>
    <w:p w14:paraId="63A6825C" w14:textId="69102DCA" w:rsidR="002C5D92" w:rsidRDefault="003B5067" w:rsidP="002C5D92">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73C72" w:rsidRPr="0018685F">
        <w:rPr>
          <w:rFonts w:ascii="Times New Roman" w:hAnsi="Times New Roman" w:cs="Times New Roman"/>
          <w:bCs/>
          <w:sz w:val="24"/>
          <w:szCs w:val="24"/>
        </w:rPr>
        <w:t>U</w:t>
      </w:r>
      <w:r w:rsidRPr="0018685F">
        <w:rPr>
          <w:rFonts w:ascii="Times New Roman" w:hAnsi="Times New Roman" w:cs="Times New Roman"/>
          <w:bCs/>
          <w:sz w:val="24"/>
          <w:szCs w:val="24"/>
        </w:rPr>
        <w:t>sing</w:t>
      </w:r>
      <w:r w:rsidR="00FA51CF" w:rsidRPr="0018685F">
        <w:rPr>
          <w:rFonts w:ascii="Times New Roman" w:hAnsi="Times New Roman" w:cs="Times New Roman"/>
          <w:bCs/>
          <w:sz w:val="24"/>
          <w:szCs w:val="24"/>
        </w:rPr>
        <w:t xml:space="preserve"> a</w:t>
      </w:r>
      <w:r w:rsidR="000B5F64" w:rsidRPr="0018685F">
        <w:rPr>
          <w:rFonts w:ascii="Times New Roman" w:hAnsi="Times New Roman" w:cs="Times New Roman"/>
          <w:bCs/>
          <w:sz w:val="24"/>
          <w:szCs w:val="24"/>
        </w:rPr>
        <w:t xml:space="preserve"> broad </w:t>
      </w:r>
      <w:r w:rsidR="00FA51CF" w:rsidRPr="0018685F">
        <w:rPr>
          <w:rFonts w:ascii="Times New Roman" w:hAnsi="Times New Roman" w:cs="Times New Roman"/>
          <w:bCs/>
          <w:sz w:val="24"/>
          <w:szCs w:val="24"/>
        </w:rPr>
        <w:t>range</w:t>
      </w:r>
      <w:r w:rsidR="00473C72" w:rsidRPr="0018685F">
        <w:rPr>
          <w:rFonts w:ascii="Times New Roman" w:hAnsi="Times New Roman" w:cs="Times New Roman"/>
          <w:bCs/>
          <w:sz w:val="24"/>
          <w:szCs w:val="24"/>
        </w:rPr>
        <w:t xml:space="preserve"> of carcass sizes</w:t>
      </w:r>
      <w:r w:rsidR="00FA51CF"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from both</w:t>
      </w:r>
      <w:r w:rsidR="00FA51CF" w:rsidRPr="0018685F">
        <w:rPr>
          <w:rFonts w:ascii="Times New Roman" w:hAnsi="Times New Roman" w:cs="Times New Roman"/>
          <w:bCs/>
          <w:sz w:val="24"/>
          <w:szCs w:val="24"/>
        </w:rPr>
        <w:t xml:space="preserve"> lab and wild </w:t>
      </w:r>
      <w:r w:rsidR="00473C72" w:rsidRPr="0018685F">
        <w:rPr>
          <w:rFonts w:ascii="Times New Roman" w:hAnsi="Times New Roman" w:cs="Times New Roman"/>
          <w:bCs/>
          <w:sz w:val="24"/>
          <w:szCs w:val="24"/>
        </w:rPr>
        <w:t>sources</w:t>
      </w:r>
      <w:r w:rsidR="002C5D92"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our study</w:t>
      </w:r>
      <w:r w:rsidR="000B5F64" w:rsidRPr="0018685F">
        <w:rPr>
          <w:rFonts w:ascii="Times New Roman" w:hAnsi="Times New Roman" w:cs="Times New Roman"/>
          <w:bCs/>
          <w:sz w:val="24"/>
          <w:szCs w:val="24"/>
        </w:rPr>
        <w:t xml:space="preserve"> revealed </w:t>
      </w:r>
      <w:r w:rsidR="0078787E" w:rsidRPr="0018685F">
        <w:rPr>
          <w:rFonts w:ascii="Times New Roman" w:hAnsi="Times New Roman" w:cs="Times New Roman"/>
          <w:bCs/>
          <w:sz w:val="24"/>
          <w:szCs w:val="24"/>
        </w:rPr>
        <w:t xml:space="preserve">for the first time the </w:t>
      </w:r>
      <w:r w:rsidR="000B5F64" w:rsidRPr="0018685F">
        <w:rPr>
          <w:rFonts w:ascii="Times New Roman" w:hAnsi="Times New Roman" w:cs="Times New Roman"/>
          <w:bCs/>
          <w:sz w:val="24"/>
          <w:szCs w:val="24"/>
        </w:rPr>
        <w:t>quadratic relationship between breeding performance and carcass size</w:t>
      </w:r>
      <w:r w:rsidR="00FF66E8" w:rsidRPr="0018685F">
        <w:rPr>
          <w:rFonts w:ascii="Times New Roman" w:hAnsi="Times New Roman" w:cs="Times New Roman"/>
          <w:bCs/>
          <w:sz w:val="24"/>
          <w:szCs w:val="24"/>
        </w:rPr>
        <w:t xml:space="preserve"> in burying beetle</w:t>
      </w:r>
      <w:r w:rsidR="000B5F64" w:rsidRPr="0018685F">
        <w:rPr>
          <w:rFonts w:ascii="Times New Roman" w:hAnsi="Times New Roman" w:cs="Times New Roman"/>
          <w:bCs/>
          <w:sz w:val="24"/>
          <w:szCs w:val="24"/>
        </w:rPr>
        <w:t>, with optimal breeding outcomes</w:t>
      </w:r>
      <w:r w:rsidR="00740BED" w:rsidRPr="0018685F">
        <w:rPr>
          <w:rFonts w:ascii="Times New Roman" w:hAnsi="Times New Roman" w:cs="Times New Roman"/>
          <w:bCs/>
          <w:sz w:val="24"/>
          <w:szCs w:val="24"/>
        </w:rPr>
        <w:t xml:space="preserve"> occurring on medium-sized carcasses</w:t>
      </w:r>
      <w:r w:rsidR="00BE74DA"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B</w:t>
      </w:r>
      <w:r w:rsidR="005F0E52" w:rsidRPr="0018685F">
        <w:rPr>
          <w:rFonts w:ascii="Times New Roman" w:hAnsi="Times New Roman" w:cs="Times New Roman"/>
          <w:bCs/>
          <w:sz w:val="24"/>
          <w:szCs w:val="24"/>
        </w:rPr>
        <w:t xml:space="preserve">reeding outcomes </w:t>
      </w:r>
      <w:r w:rsidR="00BE74DA" w:rsidRPr="0018685F">
        <w:rPr>
          <w:rFonts w:ascii="Times New Roman" w:hAnsi="Times New Roman" w:cs="Times New Roman"/>
          <w:bCs/>
          <w:sz w:val="24"/>
          <w:szCs w:val="24"/>
        </w:rPr>
        <w:t xml:space="preserve">did not differ </w:t>
      </w:r>
      <w:r w:rsidR="005F0E52" w:rsidRPr="0018685F">
        <w:rPr>
          <w:rFonts w:ascii="Times New Roman" w:hAnsi="Times New Roman" w:cs="Times New Roman"/>
          <w:bCs/>
          <w:sz w:val="24"/>
          <w:szCs w:val="24"/>
        </w:rPr>
        <w:t xml:space="preserve">between lab and wild carcasses. </w:t>
      </w:r>
      <w:r w:rsidR="00BE74DA" w:rsidRPr="0018685F">
        <w:rPr>
          <w:rFonts w:ascii="Times New Roman" w:hAnsi="Times New Roman" w:cs="Times New Roman"/>
          <w:bCs/>
          <w:sz w:val="24"/>
          <w:szCs w:val="24"/>
        </w:rPr>
        <w:t>Furthermore, d</w:t>
      </w:r>
      <w:r w:rsidR="009B6DA8" w:rsidRPr="0018685F">
        <w:rPr>
          <w:rFonts w:ascii="Times New Roman" w:hAnsi="Times New Roman" w:cs="Times New Roman"/>
          <w:bCs/>
          <w:sz w:val="24"/>
          <w:szCs w:val="24"/>
        </w:rPr>
        <w:t>espite the variation in tissue nutritional composition</w:t>
      </w:r>
      <w:r w:rsidR="005F0E52" w:rsidRPr="0018685F">
        <w:rPr>
          <w:rFonts w:ascii="Times New Roman" w:hAnsi="Times New Roman" w:cs="Times New Roman"/>
          <w:bCs/>
          <w:sz w:val="24"/>
          <w:szCs w:val="24"/>
        </w:rPr>
        <w:t xml:space="preserve"> (particularly protein content)</w:t>
      </w:r>
      <w:r w:rsidR="009B6DA8" w:rsidRPr="0018685F">
        <w:rPr>
          <w:rFonts w:ascii="Times New Roman" w:hAnsi="Times New Roman" w:cs="Times New Roman"/>
          <w:bCs/>
          <w:sz w:val="24"/>
          <w:szCs w:val="24"/>
        </w:rPr>
        <w:t xml:space="preserve"> </w:t>
      </w:r>
      <w:r w:rsidR="00600A41" w:rsidRPr="0018685F">
        <w:rPr>
          <w:rFonts w:ascii="Times New Roman" w:hAnsi="Times New Roman" w:cs="Times New Roman"/>
          <w:bCs/>
          <w:sz w:val="24"/>
          <w:szCs w:val="24"/>
        </w:rPr>
        <w:t xml:space="preserve">among </w:t>
      </w:r>
      <w:r w:rsidR="009B6DA8" w:rsidRPr="0018685F">
        <w:rPr>
          <w:rFonts w:ascii="Times New Roman" w:hAnsi="Times New Roman" w:cs="Times New Roman"/>
          <w:bCs/>
          <w:sz w:val="24"/>
          <w:szCs w:val="24"/>
        </w:rPr>
        <w:t xml:space="preserve">wild mammal, bird, and reptile carcasses, </w:t>
      </w:r>
      <w:r w:rsidR="00600A41" w:rsidRPr="0018685F">
        <w:rPr>
          <w:rFonts w:ascii="Times New Roman" w:hAnsi="Times New Roman" w:cs="Times New Roman"/>
          <w:bCs/>
          <w:sz w:val="24"/>
          <w:szCs w:val="24"/>
        </w:rPr>
        <w:t xml:space="preserve">larval </w:t>
      </w:r>
      <w:r w:rsidR="005F0E52" w:rsidRPr="0018685F">
        <w:rPr>
          <w:rFonts w:ascii="Times New Roman" w:hAnsi="Times New Roman" w:cs="Times New Roman"/>
          <w:bCs/>
          <w:sz w:val="24"/>
          <w:szCs w:val="24"/>
        </w:rPr>
        <w:t xml:space="preserve">traits, </w:t>
      </w:r>
      <w:r w:rsidRPr="0018685F">
        <w:rPr>
          <w:rFonts w:ascii="Times New Roman" w:hAnsi="Times New Roman" w:cs="Times New Roman"/>
          <w:bCs/>
          <w:sz w:val="24"/>
          <w:szCs w:val="24"/>
        </w:rPr>
        <w:t>carcass use efficiency</w:t>
      </w:r>
      <w:r w:rsidR="005F0E52" w:rsidRPr="0018685F">
        <w:rPr>
          <w:rFonts w:ascii="Times New Roman" w:hAnsi="Times New Roman" w:cs="Times New Roman"/>
          <w:bCs/>
          <w:sz w:val="24"/>
          <w:szCs w:val="24"/>
        </w:rPr>
        <w:t>,</w:t>
      </w:r>
      <w:r w:rsidR="00600A41" w:rsidRPr="0018685F">
        <w:rPr>
          <w:rFonts w:ascii="Times New Roman" w:hAnsi="Times New Roman" w:cs="Times New Roman"/>
          <w:bCs/>
          <w:sz w:val="24"/>
          <w:szCs w:val="24"/>
        </w:rPr>
        <w:t xml:space="preserve"> and larval growth</w:t>
      </w:r>
      <w:r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 xml:space="preserve">were generally similar </w:t>
      </w:r>
      <w:r w:rsidR="009B6DA8" w:rsidRPr="0018685F">
        <w:rPr>
          <w:rFonts w:ascii="Times New Roman" w:hAnsi="Times New Roman" w:cs="Times New Roman"/>
          <w:bCs/>
          <w:sz w:val="24"/>
          <w:szCs w:val="24"/>
        </w:rPr>
        <w:t xml:space="preserve">among </w:t>
      </w:r>
      <w:r w:rsidR="005F0E52" w:rsidRPr="0018685F">
        <w:rPr>
          <w:rFonts w:ascii="Times New Roman" w:hAnsi="Times New Roman" w:cs="Times New Roman"/>
          <w:bCs/>
          <w:sz w:val="24"/>
          <w:szCs w:val="24"/>
        </w:rPr>
        <w:t xml:space="preserve">these wild </w:t>
      </w:r>
      <w:r w:rsidR="009B6DA8" w:rsidRPr="0018685F">
        <w:rPr>
          <w:rFonts w:ascii="Times New Roman" w:hAnsi="Times New Roman" w:cs="Times New Roman"/>
          <w:bCs/>
          <w:sz w:val="24"/>
          <w:szCs w:val="24"/>
        </w:rPr>
        <w:t>carcass taxa</w:t>
      </w:r>
      <w:r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4E6E54" w:rsidRPr="0018685F">
        <w:rPr>
          <w:rFonts w:ascii="Times New Roman" w:hAnsi="Times New Roman" w:cs="Times New Roman"/>
          <w:bCs/>
          <w:sz w:val="24"/>
          <w:szCs w:val="24"/>
        </w:rPr>
        <w:t>Finally, the larval quality-quantity trade</w:t>
      </w:r>
      <w:r w:rsidR="00A24D9B" w:rsidRPr="0018685F">
        <w:rPr>
          <w:rFonts w:ascii="Times New Roman" w:hAnsi="Times New Roman" w:cs="Times New Roman"/>
          <w:bCs/>
          <w:sz w:val="24"/>
          <w:szCs w:val="24"/>
        </w:rPr>
        <w:t>-</w:t>
      </w:r>
      <w:r w:rsidR="004E6E54" w:rsidRPr="0018685F">
        <w:rPr>
          <w:rFonts w:ascii="Times New Roman" w:hAnsi="Times New Roman" w:cs="Times New Roman"/>
          <w:bCs/>
          <w:sz w:val="24"/>
          <w:szCs w:val="24"/>
        </w:rPr>
        <w:t>off exist</w:t>
      </w:r>
      <w:r w:rsidR="00A24D9B" w:rsidRPr="0018685F">
        <w:rPr>
          <w:rFonts w:ascii="Times New Roman" w:hAnsi="Times New Roman" w:cs="Times New Roman"/>
          <w:bCs/>
          <w:sz w:val="24"/>
          <w:szCs w:val="24"/>
        </w:rPr>
        <w:t>ed</w:t>
      </w:r>
      <w:r w:rsidR="004E6E54" w:rsidRPr="0018685F">
        <w:rPr>
          <w:rFonts w:ascii="Times New Roman" w:hAnsi="Times New Roman" w:cs="Times New Roman"/>
          <w:bCs/>
          <w:sz w:val="24"/>
          <w:szCs w:val="24"/>
        </w:rPr>
        <w:t xml:space="preserve"> across </w:t>
      </w:r>
      <w:r w:rsidR="00A57AD6" w:rsidRPr="0018685F">
        <w:rPr>
          <w:rFonts w:ascii="Times New Roman" w:hAnsi="Times New Roman" w:cs="Times New Roman"/>
          <w:bCs/>
          <w:sz w:val="24"/>
          <w:szCs w:val="24"/>
        </w:rPr>
        <w:t xml:space="preserve">the range of </w:t>
      </w:r>
      <w:r w:rsidR="005F0E52" w:rsidRPr="0018685F">
        <w:rPr>
          <w:rFonts w:ascii="Times New Roman" w:hAnsi="Times New Roman" w:cs="Times New Roman"/>
          <w:bCs/>
          <w:sz w:val="24"/>
          <w:szCs w:val="24"/>
        </w:rPr>
        <w:t xml:space="preserve">lab and wild </w:t>
      </w:r>
      <w:r w:rsidR="004E6E54" w:rsidRPr="0018685F">
        <w:rPr>
          <w:rFonts w:ascii="Times New Roman" w:hAnsi="Times New Roman" w:cs="Times New Roman"/>
          <w:bCs/>
          <w:sz w:val="24"/>
          <w:szCs w:val="24"/>
        </w:rPr>
        <w:t>carcas</w:t>
      </w:r>
      <w:r w:rsidR="00AE0DFE" w:rsidRPr="0018685F">
        <w:rPr>
          <w:rFonts w:ascii="Times New Roman" w:hAnsi="Times New Roman" w:cs="Times New Roman"/>
          <w:bCs/>
          <w:sz w:val="24"/>
          <w:szCs w:val="24"/>
        </w:rPr>
        <w:t>s</w:t>
      </w:r>
      <w:r w:rsidR="00A57AD6" w:rsidRPr="0018685F">
        <w:rPr>
          <w:rFonts w:ascii="Times New Roman" w:hAnsi="Times New Roman" w:cs="Times New Roman"/>
          <w:bCs/>
          <w:sz w:val="24"/>
          <w:szCs w:val="24"/>
        </w:rPr>
        <w:t xml:space="preserve"> sizes</w:t>
      </w:r>
      <w:r w:rsidR="004E6E54" w:rsidRPr="0018685F">
        <w:rPr>
          <w:rFonts w:ascii="Times New Roman" w:hAnsi="Times New Roman" w:cs="Times New Roman"/>
          <w:bCs/>
          <w:sz w:val="24"/>
          <w:szCs w:val="24"/>
        </w:rPr>
        <w:t>, and larval life history</w:t>
      </w:r>
      <w:r w:rsidR="00AE0DFE" w:rsidRPr="0018685F">
        <w:rPr>
          <w:rFonts w:ascii="Times New Roman" w:hAnsi="Times New Roman" w:cs="Times New Roman"/>
          <w:bCs/>
          <w:sz w:val="24"/>
          <w:szCs w:val="24"/>
        </w:rPr>
        <w:t xml:space="preserve"> traits</w:t>
      </w:r>
      <w:r w:rsidR="004E6E54" w:rsidRPr="0018685F">
        <w:rPr>
          <w:rFonts w:ascii="Times New Roman" w:hAnsi="Times New Roman" w:cs="Times New Roman"/>
          <w:bCs/>
          <w:sz w:val="24"/>
          <w:szCs w:val="24"/>
        </w:rPr>
        <w:t xml:space="preserve"> may shift depending on carcass size</w:t>
      </w:r>
      <w:r w:rsidR="0075685C" w:rsidRPr="0018685F">
        <w:rPr>
          <w:rFonts w:ascii="Times New Roman" w:hAnsi="Times New Roman" w:cs="Times New Roman"/>
          <w:bCs/>
          <w:sz w:val="24"/>
          <w:szCs w:val="24"/>
        </w:rPr>
        <w:t>, with smaller carcasses favoring larval qua</w:t>
      </w:r>
      <w:r w:rsidR="00AA3D9E" w:rsidRPr="0018685F">
        <w:rPr>
          <w:rFonts w:ascii="Times New Roman" w:hAnsi="Times New Roman" w:cs="Times New Roman"/>
          <w:bCs/>
          <w:sz w:val="24"/>
          <w:szCs w:val="24"/>
        </w:rPr>
        <w:t>ntity</w:t>
      </w:r>
      <w:r w:rsidR="0075685C" w:rsidRPr="0018685F">
        <w:rPr>
          <w:rFonts w:ascii="Times New Roman" w:hAnsi="Times New Roman" w:cs="Times New Roman"/>
          <w:bCs/>
          <w:sz w:val="24"/>
          <w:szCs w:val="24"/>
        </w:rPr>
        <w:t xml:space="preserve"> and larger carcasses favoring larval qua</w:t>
      </w:r>
      <w:r w:rsidR="00AA3D9E" w:rsidRPr="0018685F">
        <w:rPr>
          <w:rFonts w:ascii="Times New Roman" w:hAnsi="Times New Roman" w:cs="Times New Roman"/>
          <w:bCs/>
          <w:sz w:val="24"/>
          <w:szCs w:val="24"/>
        </w:rPr>
        <w:t>lity</w:t>
      </w:r>
      <w:r w:rsidR="002C5D92" w:rsidRPr="0018685F">
        <w:rPr>
          <w:rFonts w:ascii="Times New Roman" w:hAnsi="Times New Roman" w:cs="Times New Roman"/>
          <w:bCs/>
          <w:sz w:val="24"/>
          <w:szCs w:val="24"/>
        </w:rPr>
        <w:t>.</w:t>
      </w:r>
      <w:r w:rsidR="00706F58" w:rsidRPr="0018685F">
        <w:rPr>
          <w:rFonts w:ascii="Times New Roman" w:hAnsi="Times New Roman" w:cs="Times New Roman"/>
          <w:bCs/>
          <w:sz w:val="24"/>
          <w:szCs w:val="24"/>
        </w:rPr>
        <w:t xml:space="preserve"> </w:t>
      </w:r>
      <w:r w:rsidR="00A57AD6" w:rsidRPr="0018685F">
        <w:rPr>
          <w:rFonts w:ascii="Times New Roman" w:hAnsi="Times New Roman" w:cs="Times New Roman"/>
          <w:bCs/>
          <w:sz w:val="24"/>
          <w:szCs w:val="24"/>
        </w:rPr>
        <w:t>Taken together</w:t>
      </w:r>
      <w:r w:rsidR="002C5D92" w:rsidRPr="0018685F">
        <w:rPr>
          <w:rFonts w:ascii="Times New Roman" w:hAnsi="Times New Roman" w:cs="Times New Roman"/>
          <w:bCs/>
          <w:sz w:val="24"/>
          <w:szCs w:val="24"/>
        </w:rPr>
        <w:t xml:space="preserve">, our study </w:t>
      </w:r>
      <w:r w:rsidR="0045587C" w:rsidRPr="0018685F">
        <w:rPr>
          <w:rFonts w:ascii="Times New Roman" w:hAnsi="Times New Roman" w:cs="Times New Roman"/>
          <w:bCs/>
          <w:sz w:val="24"/>
          <w:szCs w:val="24"/>
        </w:rPr>
        <w:t xml:space="preserve">confirms </w:t>
      </w:r>
      <w:r w:rsidR="0093568E" w:rsidRPr="0018685F">
        <w:rPr>
          <w:rFonts w:ascii="Times New Roman" w:hAnsi="Times New Roman" w:cs="Times New Roman"/>
          <w:bCs/>
          <w:sz w:val="24"/>
          <w:szCs w:val="24"/>
        </w:rPr>
        <w:t xml:space="preserve">that </w:t>
      </w:r>
      <w:r w:rsidR="0045587C" w:rsidRPr="0018685F">
        <w:rPr>
          <w:rFonts w:ascii="Times New Roman" w:hAnsi="Times New Roman" w:cs="Times New Roman"/>
          <w:bCs/>
          <w:sz w:val="24"/>
          <w:szCs w:val="24"/>
        </w:rPr>
        <w:t xml:space="preserve">previous </w:t>
      </w:r>
      <w:r w:rsidR="0093568E" w:rsidRPr="0018685F">
        <w:rPr>
          <w:rFonts w:ascii="Times New Roman" w:hAnsi="Times New Roman" w:cs="Times New Roman"/>
          <w:bCs/>
          <w:sz w:val="24"/>
          <w:szCs w:val="24"/>
        </w:rPr>
        <w:t>results</w:t>
      </w:r>
      <w:r w:rsidR="0045587C" w:rsidRPr="0018685F">
        <w:rPr>
          <w:rFonts w:ascii="Times New Roman" w:hAnsi="Times New Roman" w:cs="Times New Roman"/>
          <w:bCs/>
          <w:sz w:val="24"/>
          <w:szCs w:val="24"/>
        </w:rPr>
        <w:t xml:space="preserve"> </w:t>
      </w:r>
      <w:r w:rsidR="0093568E" w:rsidRPr="0018685F">
        <w:rPr>
          <w:rFonts w:ascii="Times New Roman" w:hAnsi="Times New Roman" w:cs="Times New Roman"/>
          <w:bCs/>
          <w:sz w:val="24"/>
          <w:szCs w:val="24"/>
        </w:rPr>
        <w:t>from</w:t>
      </w:r>
      <w:r w:rsidR="0045587C" w:rsidRPr="0018685F">
        <w:rPr>
          <w:rFonts w:ascii="Times New Roman" w:hAnsi="Times New Roman" w:cs="Times New Roman"/>
          <w:bCs/>
          <w:sz w:val="24"/>
          <w:szCs w:val="24"/>
        </w:rPr>
        <w:t xml:space="preserve"> lab</w:t>
      </w:r>
      <w:r w:rsidR="00706F58" w:rsidRPr="0018685F">
        <w:rPr>
          <w:rFonts w:ascii="Times New Roman" w:hAnsi="Times New Roman" w:cs="Times New Roman"/>
          <w:bCs/>
          <w:sz w:val="24"/>
          <w:szCs w:val="24"/>
        </w:rPr>
        <w:t xml:space="preserve"> carcasses </w:t>
      </w:r>
      <w:r w:rsidR="0093568E" w:rsidRPr="0018685F">
        <w:rPr>
          <w:rFonts w:ascii="Times New Roman" w:hAnsi="Times New Roman" w:cs="Times New Roman"/>
          <w:bCs/>
          <w:sz w:val="24"/>
          <w:szCs w:val="24"/>
        </w:rPr>
        <w:t xml:space="preserve">are </w:t>
      </w:r>
      <w:r w:rsidR="0045587C" w:rsidRPr="0018685F">
        <w:rPr>
          <w:rFonts w:ascii="Times New Roman" w:hAnsi="Times New Roman" w:cs="Times New Roman"/>
          <w:bCs/>
          <w:sz w:val="24"/>
          <w:szCs w:val="24"/>
        </w:rPr>
        <w:t xml:space="preserve">fairly representative of natural patterns and </w:t>
      </w:r>
      <w:r w:rsidR="002C5D92" w:rsidRPr="0018685F">
        <w:rPr>
          <w:rFonts w:ascii="Times New Roman" w:hAnsi="Times New Roman" w:cs="Times New Roman"/>
          <w:bCs/>
          <w:sz w:val="24"/>
          <w:szCs w:val="24"/>
        </w:rPr>
        <w:t xml:space="preserve">provides a more </w:t>
      </w:r>
      <w:r w:rsidR="003449C3" w:rsidRPr="0018685F">
        <w:rPr>
          <w:rFonts w:ascii="Times New Roman" w:hAnsi="Times New Roman" w:cs="Times New Roman"/>
          <w:bCs/>
          <w:sz w:val="24"/>
          <w:szCs w:val="24"/>
        </w:rPr>
        <w:t>complete</w:t>
      </w:r>
      <w:r w:rsidR="002C5D92" w:rsidRPr="0018685F">
        <w:rPr>
          <w:rFonts w:ascii="Times New Roman" w:hAnsi="Times New Roman" w:cs="Times New Roman"/>
          <w:bCs/>
          <w:sz w:val="24"/>
          <w:szCs w:val="24"/>
        </w:rPr>
        <w:t xml:space="preserve"> picture of how </w:t>
      </w:r>
      <w:r w:rsidR="00062D48" w:rsidRPr="0018685F">
        <w:rPr>
          <w:rFonts w:ascii="Times New Roman" w:hAnsi="Times New Roman" w:cs="Times New Roman"/>
          <w:bCs/>
          <w:sz w:val="24"/>
          <w:szCs w:val="24"/>
        </w:rPr>
        <w:t>carcass resource</w:t>
      </w:r>
      <w:r w:rsidR="003A63AA">
        <w:rPr>
          <w:rFonts w:ascii="Times New Roman" w:hAnsi="Times New Roman" w:cs="Times New Roman"/>
          <w:bCs/>
          <w:sz w:val="24"/>
          <w:szCs w:val="24"/>
        </w:rPr>
        <w:t>s</w:t>
      </w:r>
      <w:r w:rsidR="0093568E" w:rsidRPr="0018685F">
        <w:rPr>
          <w:rFonts w:ascii="Times New Roman" w:hAnsi="Times New Roman" w:cs="Times New Roman"/>
          <w:bCs/>
          <w:sz w:val="24"/>
          <w:szCs w:val="24"/>
        </w:rPr>
        <w:t xml:space="preserve"> shape </w:t>
      </w:r>
      <w:r w:rsidR="002C5D92" w:rsidRPr="0018685F">
        <w:rPr>
          <w:rFonts w:ascii="Times New Roman" w:hAnsi="Times New Roman" w:cs="Times New Roman"/>
          <w:bCs/>
          <w:sz w:val="24"/>
          <w:szCs w:val="24"/>
        </w:rPr>
        <w:t xml:space="preserve">the </w:t>
      </w:r>
      <w:r w:rsidR="00706F58" w:rsidRPr="0018685F">
        <w:rPr>
          <w:rFonts w:ascii="Times New Roman" w:hAnsi="Times New Roman" w:cs="Times New Roman"/>
          <w:bCs/>
          <w:sz w:val="24"/>
          <w:szCs w:val="24"/>
        </w:rPr>
        <w:t>breeding</w:t>
      </w:r>
      <w:r w:rsidR="002C5D92" w:rsidRPr="0018685F">
        <w:rPr>
          <w:rFonts w:ascii="Times New Roman" w:hAnsi="Times New Roman" w:cs="Times New Roman"/>
          <w:bCs/>
          <w:sz w:val="24"/>
          <w:szCs w:val="24"/>
        </w:rPr>
        <w:t xml:space="preserve"> </w:t>
      </w:r>
      <w:r w:rsidR="00706F58" w:rsidRPr="0018685F">
        <w:rPr>
          <w:rFonts w:ascii="Times New Roman" w:hAnsi="Times New Roman" w:cs="Times New Roman"/>
          <w:bCs/>
          <w:sz w:val="24"/>
          <w:szCs w:val="24"/>
        </w:rPr>
        <w:t>performance</w:t>
      </w:r>
      <w:r w:rsidR="002C5D92" w:rsidRPr="0018685F">
        <w:rPr>
          <w:rFonts w:ascii="Times New Roman" w:hAnsi="Times New Roman" w:cs="Times New Roman"/>
          <w:bCs/>
          <w:sz w:val="24"/>
          <w:szCs w:val="24"/>
        </w:rPr>
        <w:t xml:space="preserve"> of burying beetles</w:t>
      </w:r>
      <w:r w:rsidR="0093568E" w:rsidRPr="0018685F">
        <w:rPr>
          <w:rFonts w:ascii="Times New Roman" w:hAnsi="Times New Roman" w:cs="Times New Roman"/>
          <w:bCs/>
          <w:sz w:val="24"/>
          <w:szCs w:val="24"/>
        </w:rPr>
        <w:t>.</w:t>
      </w:r>
    </w:p>
    <w:p w14:paraId="4138D07B" w14:textId="77777777" w:rsidR="00596054" w:rsidRDefault="00596054" w:rsidP="002C5D92">
      <w:pPr>
        <w:spacing w:line="480" w:lineRule="auto"/>
        <w:rPr>
          <w:rFonts w:ascii="Times New Roman" w:hAnsi="Times New Roman" w:cs="Times New Roman"/>
          <w:bCs/>
          <w:sz w:val="24"/>
          <w:szCs w:val="24"/>
        </w:rPr>
      </w:pPr>
    </w:p>
    <w:p w14:paraId="6B309D5D" w14:textId="77777777" w:rsidR="00B90EEF" w:rsidRPr="0027597E" w:rsidRDefault="00B90EEF" w:rsidP="00B90EEF">
      <w:pPr>
        <w:spacing w:before="100" w:beforeAutospacing="1" w:line="480" w:lineRule="auto"/>
        <w:rPr>
          <w:rFonts w:ascii="Times New Roman" w:eastAsia="PMingLiU" w:hAnsi="Times New Roman" w:cs="Times New Roman"/>
          <w:b/>
          <w:sz w:val="24"/>
          <w:szCs w:val="24"/>
        </w:rPr>
      </w:pPr>
      <w:r w:rsidRPr="0027597E">
        <w:rPr>
          <w:rFonts w:ascii="Times New Roman" w:eastAsia="PMingLiU" w:hAnsi="Times New Roman" w:cs="Times New Roman"/>
          <w:b/>
          <w:bCs/>
          <w:sz w:val="24"/>
          <w:szCs w:val="24"/>
        </w:rPr>
        <w:t>Acknowledgements</w:t>
      </w:r>
    </w:p>
    <w:p w14:paraId="4311DF36" w14:textId="77777777" w:rsidR="00B90EEF" w:rsidRPr="0027597E" w:rsidRDefault="00B90EEF" w:rsidP="00B90EEF">
      <w:pPr>
        <w:spacing w:line="480" w:lineRule="auto"/>
        <w:rPr>
          <w:rFonts w:ascii="Times New Roman" w:eastAsia="PMingLiU" w:hAnsi="Times New Roman" w:cs="Times New Roman"/>
          <w:color w:val="000000" w:themeColor="text1"/>
          <w:sz w:val="24"/>
          <w:szCs w:val="24"/>
        </w:rPr>
      </w:pPr>
      <w:r w:rsidRPr="0027597E">
        <w:rPr>
          <w:rFonts w:ascii="Times New Roman" w:eastAsia="PMingLiU" w:hAnsi="Times New Roman" w:cs="Times New Roman"/>
          <w:color w:val="000000" w:themeColor="text1"/>
          <w:sz w:val="24"/>
          <w:szCs w:val="24"/>
        </w:rPr>
        <w:t xml:space="preserve">We thank Mu-Tzu Tsai and Yi-Ta Wu for assisting with field sampling and laboratory experimental setup. We thank Te-En Lin and Yu-Kai Chen from the Taiwan Roadkill Observation Network, the Wild Bird Society of Taipei, and Yun Ho for providing wild carcasses. Last but not least, we extend our gratitude to the beetles as well as the lab and wild animals used in this study. This work was supported by National Taiwan University New Faculty Founding Research Grant, National Science and Technology Council 2030 Cross-Generation Young Scholars Program (111-2628-B-002-050-; 112-2628-B-002-013-), and </w:t>
      </w:r>
      <w:r w:rsidRPr="0027597E">
        <w:rPr>
          <w:rFonts w:ascii="Times New Roman" w:eastAsia="PMingLiU" w:hAnsi="Times New Roman" w:cs="Times New Roman"/>
          <w:color w:val="000000" w:themeColor="text1"/>
          <w:sz w:val="24"/>
          <w:szCs w:val="24"/>
        </w:rPr>
        <w:lastRenderedPageBreak/>
        <w:t>Yushan Fellow Program (112V1024-2) provided by the Ministry of Education, Taiwan (R.O.C.).</w:t>
      </w:r>
    </w:p>
    <w:p w14:paraId="1FAD0026" w14:textId="77777777" w:rsidR="00B90EEF" w:rsidRPr="0027597E" w:rsidRDefault="00B90EEF" w:rsidP="00B90EEF">
      <w:pPr>
        <w:spacing w:line="480" w:lineRule="auto"/>
        <w:rPr>
          <w:rFonts w:ascii="Times New Roman" w:hAnsi="Times New Roman" w:cs="Times New Roman"/>
          <w:bCs/>
          <w:sz w:val="24"/>
          <w:szCs w:val="24"/>
        </w:rPr>
      </w:pPr>
    </w:p>
    <w:p w14:paraId="4AEB6A00" w14:textId="77777777" w:rsidR="00B90EEF" w:rsidRPr="0027597E" w:rsidRDefault="00B90EEF" w:rsidP="00B90EEF">
      <w:pPr>
        <w:spacing w:before="100" w:beforeAutospacing="1" w:line="480" w:lineRule="auto"/>
        <w:rPr>
          <w:rFonts w:ascii="Times New Roman" w:hAnsi="Times New Roman" w:cs="Times New Roman"/>
          <w:b/>
          <w:sz w:val="24"/>
          <w:szCs w:val="24"/>
        </w:rPr>
      </w:pPr>
      <w:r w:rsidRPr="0027597E">
        <w:rPr>
          <w:rFonts w:ascii="Times New Roman" w:eastAsia="PMingLiU" w:hAnsi="Times New Roman" w:cs="Times New Roman"/>
          <w:b/>
          <w:iCs/>
          <w:sz w:val="24"/>
          <w:szCs w:val="24"/>
        </w:rPr>
        <w:t>Conflict of interest</w:t>
      </w:r>
    </w:p>
    <w:p w14:paraId="444E64AE" w14:textId="77777777" w:rsidR="00B90EEF" w:rsidRPr="0027597E" w:rsidRDefault="00B90EEF" w:rsidP="00B90EEF">
      <w:pPr>
        <w:spacing w:before="100" w:beforeAutospacing="1" w:line="480" w:lineRule="auto"/>
        <w:rPr>
          <w:rFonts w:ascii="Times New Roman" w:eastAsia="PMingLiU" w:hAnsi="Times New Roman" w:cs="Times New Roman"/>
          <w:sz w:val="24"/>
          <w:szCs w:val="24"/>
        </w:rPr>
      </w:pPr>
      <w:r w:rsidRPr="0027597E">
        <w:rPr>
          <w:rFonts w:ascii="Times New Roman" w:eastAsia="PMingLiU" w:hAnsi="Times New Roman" w:cs="Times New Roman"/>
          <w:sz w:val="24"/>
          <w:szCs w:val="24"/>
        </w:rPr>
        <w:t>The authors declare no conflict of interest regarding this manuscript.</w:t>
      </w:r>
    </w:p>
    <w:p w14:paraId="0E794985" w14:textId="77777777" w:rsidR="00B90EEF" w:rsidRPr="0027597E" w:rsidRDefault="00B90EEF" w:rsidP="00B90EEF">
      <w:pPr>
        <w:spacing w:line="480" w:lineRule="auto"/>
        <w:rPr>
          <w:rFonts w:ascii="Times New Roman" w:hAnsi="Times New Roman" w:cs="Times New Roman"/>
          <w:bCs/>
          <w:sz w:val="24"/>
          <w:szCs w:val="24"/>
        </w:rPr>
      </w:pPr>
    </w:p>
    <w:p w14:paraId="5E0632C7" w14:textId="77777777" w:rsidR="00B90EEF" w:rsidRPr="0027597E" w:rsidRDefault="00B90EEF" w:rsidP="00B90EEF">
      <w:pPr>
        <w:spacing w:line="480" w:lineRule="auto"/>
        <w:rPr>
          <w:rFonts w:ascii="Times New Roman" w:hAnsi="Times New Roman" w:cs="Times New Roman"/>
          <w:b/>
          <w:sz w:val="24"/>
          <w:szCs w:val="24"/>
        </w:rPr>
      </w:pPr>
      <w:r w:rsidRPr="0027597E">
        <w:rPr>
          <w:rFonts w:ascii="Times New Roman" w:hAnsi="Times New Roman" w:cs="Times New Roman"/>
          <w:b/>
          <w:sz w:val="24"/>
          <w:szCs w:val="24"/>
        </w:rPr>
        <w:t>Author contributions</w:t>
      </w:r>
    </w:p>
    <w:p w14:paraId="2ED6F6BA" w14:textId="77777777" w:rsidR="00B90EEF" w:rsidRPr="005425C8" w:rsidRDefault="00B90EEF" w:rsidP="00B90EEF">
      <w:pPr>
        <w:spacing w:line="480" w:lineRule="auto"/>
        <w:rPr>
          <w:rFonts w:ascii="Times New Roman" w:hAnsi="Times New Roman" w:cs="Times New Roman"/>
          <w:b/>
          <w:color w:val="000000" w:themeColor="text1"/>
          <w:sz w:val="24"/>
          <w:szCs w:val="24"/>
        </w:rPr>
      </w:pP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conceived the ideas;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Wei-Jiun Lin</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Yue-Jia Lee</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designed the experiments;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Wei-Jiun Lin</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Chi-Heng Hsieh</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Yue-Jia Lee</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collected the data;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analyzed the data;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wrote the first draft of the manuscript</w:t>
      </w:r>
      <w:r w:rsidRPr="0027597E">
        <w:rPr>
          <w:rFonts w:ascii="Times New Roman" w:eastAsia="PMingLiU" w:hAnsi="Times New Roman" w:cs="Times New Roman"/>
          <w:bCs/>
          <w:iCs/>
          <w:color w:val="000000" w:themeColor="text1"/>
          <w:sz w:val="24"/>
          <w:szCs w:val="24"/>
        </w:rPr>
        <w:t>; all authors revised the manuscript and approved the final version for publication.</w:t>
      </w:r>
    </w:p>
    <w:p w14:paraId="0328BB67" w14:textId="77777777" w:rsidR="00B90EEF" w:rsidRDefault="00B90EEF" w:rsidP="002C5D92">
      <w:pPr>
        <w:spacing w:line="480" w:lineRule="auto"/>
        <w:rPr>
          <w:rFonts w:ascii="Times New Roman" w:hAnsi="Times New Roman" w:cs="Times New Roman"/>
          <w:bCs/>
          <w:sz w:val="24"/>
          <w:szCs w:val="24"/>
        </w:rPr>
      </w:pPr>
    </w:p>
    <w:p w14:paraId="42960441" w14:textId="6FEAA331" w:rsidR="00596054" w:rsidRPr="0064548C" w:rsidRDefault="00596054" w:rsidP="00596054">
      <w:pPr>
        <w:spacing w:before="100" w:beforeAutospacing="1" w:line="480" w:lineRule="auto"/>
        <w:rPr>
          <w:rFonts w:ascii="Times New Roman" w:eastAsia="PMingLiU" w:hAnsi="Times New Roman" w:cs="Times New Roman"/>
          <w:b/>
          <w:iCs/>
          <w:sz w:val="24"/>
          <w:szCs w:val="24"/>
        </w:rPr>
      </w:pPr>
      <w:r w:rsidRPr="0064548C">
        <w:rPr>
          <w:rFonts w:ascii="Times New Roman" w:eastAsia="PMingLiU" w:hAnsi="Times New Roman" w:cs="Times New Roman"/>
          <w:b/>
          <w:iCs/>
          <w:sz w:val="24"/>
          <w:szCs w:val="24"/>
        </w:rPr>
        <w:t xml:space="preserve">Data </w:t>
      </w:r>
      <w:r w:rsidR="0064548C" w:rsidRPr="0064548C">
        <w:rPr>
          <w:rFonts w:ascii="Times New Roman" w:eastAsia="PMingLiU" w:hAnsi="Times New Roman" w:cs="Times New Roman"/>
          <w:b/>
          <w:iCs/>
          <w:sz w:val="24"/>
          <w:szCs w:val="24"/>
        </w:rPr>
        <w:t>accessibility</w:t>
      </w:r>
    </w:p>
    <w:p w14:paraId="3C21CA20" w14:textId="7382242D" w:rsidR="00596054" w:rsidRPr="004B164F" w:rsidRDefault="00596054" w:rsidP="005F4681">
      <w:pPr>
        <w:spacing w:line="480" w:lineRule="auto"/>
        <w:rPr>
          <w:rFonts w:ascii="Times New Roman" w:eastAsia="PMingLiU" w:hAnsi="Times New Roman" w:cs="Times New Roman"/>
          <w:bCs/>
          <w:iCs/>
          <w:sz w:val="24"/>
          <w:szCs w:val="24"/>
        </w:rPr>
      </w:pPr>
      <w:r w:rsidRPr="0064548C">
        <w:rPr>
          <w:rFonts w:ascii="Times New Roman" w:eastAsia="PMingLiU" w:hAnsi="Times New Roman" w:cs="Times New Roman"/>
          <w:bCs/>
          <w:iCs/>
          <w:sz w:val="24"/>
          <w:szCs w:val="24"/>
        </w:rPr>
        <w:t xml:space="preserve">Data and code used in this manuscript are </w:t>
      </w:r>
      <w:r w:rsidR="004B164F">
        <w:rPr>
          <w:rFonts w:ascii="Times New Roman" w:eastAsia="PMingLiU" w:hAnsi="Times New Roman" w:cs="Times New Roman"/>
          <w:bCs/>
          <w:iCs/>
          <w:sz w:val="24"/>
          <w:szCs w:val="24"/>
        </w:rPr>
        <w:t xml:space="preserve">publicly </w:t>
      </w:r>
      <w:r w:rsidRPr="0064548C">
        <w:rPr>
          <w:rFonts w:ascii="Times New Roman" w:eastAsia="PMingLiU" w:hAnsi="Times New Roman" w:cs="Times New Roman"/>
          <w:bCs/>
          <w:iCs/>
          <w:sz w:val="24"/>
          <w:szCs w:val="24"/>
        </w:rPr>
        <w:t>available on Zenodo</w:t>
      </w:r>
      <w:r w:rsidR="004B164F">
        <w:rPr>
          <w:rFonts w:ascii="Times New Roman" w:eastAsia="PMingLiU" w:hAnsi="Times New Roman" w:cs="Times New Roman"/>
          <w:bCs/>
          <w:iCs/>
          <w:sz w:val="24"/>
          <w:szCs w:val="24"/>
        </w:rPr>
        <w:t xml:space="preserve"> (DOI: </w:t>
      </w:r>
      <w:r w:rsidR="004B164F" w:rsidRPr="004B164F">
        <w:rPr>
          <w:rFonts w:ascii="Times New Roman" w:eastAsia="PMingLiU" w:hAnsi="Times New Roman" w:cs="Times New Roman"/>
          <w:bCs/>
          <w:iCs/>
          <w:sz w:val="24"/>
          <w:szCs w:val="24"/>
        </w:rPr>
        <w:t>https://doi.org/10.5281/zenodo.12747445</w:t>
      </w:r>
      <w:r w:rsidR="004B164F">
        <w:rPr>
          <w:rFonts w:ascii="Times New Roman" w:eastAsia="PMingLiU" w:hAnsi="Times New Roman" w:cs="Times New Roman"/>
          <w:bCs/>
          <w:iCs/>
          <w:sz w:val="24"/>
          <w:szCs w:val="24"/>
        </w:rPr>
        <w:t>)</w:t>
      </w:r>
      <w:r w:rsidR="00BA74CB">
        <w:rPr>
          <w:rFonts w:ascii="Times New Roman" w:eastAsia="PMingLiU" w:hAnsi="Times New Roman" w:cs="Times New Roman"/>
          <w:bCs/>
          <w:iCs/>
          <w:sz w:val="24"/>
          <w:szCs w:val="24"/>
        </w:rPr>
        <w:t>.</w:t>
      </w:r>
    </w:p>
    <w:p w14:paraId="04668CE1" w14:textId="498839C7" w:rsidR="00596054" w:rsidRDefault="00596054">
      <w:pPr>
        <w:spacing w:after="0" w:line="240" w:lineRule="auto"/>
        <w:jc w:val="left"/>
        <w:rPr>
          <w:rFonts w:ascii="Times New Roman" w:hAnsi="Times New Roman" w:cs="Times New Roman"/>
          <w:color w:val="FF0000"/>
        </w:rPr>
      </w:pPr>
      <w:r>
        <w:rPr>
          <w:rFonts w:ascii="Times New Roman" w:hAnsi="Times New Roman" w:cs="Times New Roman"/>
          <w:color w:val="FF0000"/>
        </w:rPr>
        <w:br w:type="page"/>
      </w:r>
    </w:p>
    <w:p w14:paraId="601A116F" w14:textId="77777777" w:rsidR="00EA7B99" w:rsidRPr="00EA7B99" w:rsidRDefault="00305466" w:rsidP="00EA7B99">
      <w:pPr>
        <w:pStyle w:val="EndNoteBibliographyTitle"/>
        <w:spacing w:line="480" w:lineRule="auto"/>
        <w:jc w:val="both"/>
        <w:rPr>
          <w:rFonts w:ascii="Times New Roman" w:hAnsi="Times New Roman" w:cs="Times New Roman"/>
          <w:b/>
          <w:noProof/>
          <w:sz w:val="24"/>
          <w:szCs w:val="24"/>
        </w:rPr>
      </w:pPr>
      <w:r w:rsidRPr="00EA7B99">
        <w:rPr>
          <w:rFonts w:ascii="Times New Roman" w:hAnsi="Times New Roman" w:cs="Times New Roman"/>
          <w:sz w:val="24"/>
          <w:szCs w:val="24"/>
        </w:rPr>
        <w:lastRenderedPageBreak/>
        <w:fldChar w:fldCharType="begin"/>
      </w:r>
      <w:r w:rsidRPr="00EA7B99">
        <w:rPr>
          <w:rFonts w:ascii="Times New Roman" w:hAnsi="Times New Roman" w:cs="Times New Roman"/>
          <w:sz w:val="24"/>
          <w:szCs w:val="24"/>
        </w:rPr>
        <w:instrText xml:space="preserve"> ADDIN EN.REFLIST </w:instrText>
      </w:r>
      <w:r w:rsidRPr="00EA7B99">
        <w:rPr>
          <w:rFonts w:ascii="Times New Roman" w:hAnsi="Times New Roman" w:cs="Times New Roman"/>
          <w:sz w:val="24"/>
          <w:szCs w:val="24"/>
        </w:rPr>
        <w:fldChar w:fldCharType="separate"/>
      </w:r>
      <w:r w:rsidR="00EA7B99" w:rsidRPr="00EA7B99">
        <w:rPr>
          <w:rFonts w:ascii="Times New Roman" w:hAnsi="Times New Roman" w:cs="Times New Roman"/>
          <w:b/>
          <w:noProof/>
          <w:sz w:val="24"/>
          <w:szCs w:val="24"/>
        </w:rPr>
        <w:t>References</w:t>
      </w:r>
    </w:p>
    <w:p w14:paraId="6AA56FC3"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 Rozen, D., Engelmoer, D. &amp; Smiseth, P.T. 2008 Antimicrobial strategies in burying beetles breeding on carrion. </w:t>
      </w:r>
      <w:r w:rsidRPr="00EA7B99">
        <w:rPr>
          <w:rFonts w:ascii="Times New Roman" w:hAnsi="Times New Roman" w:cs="Times New Roman"/>
          <w:i/>
          <w:noProof/>
          <w:sz w:val="24"/>
          <w:szCs w:val="24"/>
        </w:rPr>
        <w:t>Proceedings of the National Academy of Sciences</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105</w:t>
      </w:r>
      <w:r w:rsidRPr="00EA7B99">
        <w:rPr>
          <w:rFonts w:ascii="Times New Roman" w:hAnsi="Times New Roman" w:cs="Times New Roman"/>
          <w:noProof/>
          <w:sz w:val="24"/>
          <w:szCs w:val="24"/>
        </w:rPr>
        <w:t>, 17890-17895.</w:t>
      </w:r>
    </w:p>
    <w:p w14:paraId="3890529C"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 Stiegler, J., Von Hoermann, C., Müller, J., Benbow, M.E. &amp; Heurich, M. 2020 Carcass provisioning for scavenger conservation in a temperate forest ecosystem. </w:t>
      </w:r>
      <w:r w:rsidRPr="00EA7B99">
        <w:rPr>
          <w:rFonts w:ascii="Times New Roman" w:hAnsi="Times New Roman" w:cs="Times New Roman"/>
          <w:i/>
          <w:noProof/>
          <w:sz w:val="24"/>
          <w:szCs w:val="24"/>
        </w:rPr>
        <w:t>Ecosphere</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11</w:t>
      </w:r>
      <w:r w:rsidRPr="00EA7B99">
        <w:rPr>
          <w:rFonts w:ascii="Times New Roman" w:hAnsi="Times New Roman" w:cs="Times New Roman"/>
          <w:noProof/>
          <w:sz w:val="24"/>
          <w:szCs w:val="24"/>
        </w:rPr>
        <w:t>, e03063.</w:t>
      </w:r>
    </w:p>
    <w:p w14:paraId="667F843B"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 Barton, P.S., Cunningham, S.A., Lindenmayer, D.B. &amp; Manning, A.D. 2013 The role of carrion in maintaining biodiversity and ecological processes in terrestrial ecosystems. </w:t>
      </w:r>
      <w:r w:rsidRPr="00EA7B99">
        <w:rPr>
          <w:rFonts w:ascii="Times New Roman" w:hAnsi="Times New Roman" w:cs="Times New Roman"/>
          <w:i/>
          <w:noProof/>
          <w:sz w:val="24"/>
          <w:szCs w:val="24"/>
        </w:rPr>
        <w:t>Oecologia</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171</w:t>
      </w:r>
      <w:r w:rsidRPr="00EA7B99">
        <w:rPr>
          <w:rFonts w:ascii="Times New Roman" w:hAnsi="Times New Roman" w:cs="Times New Roman"/>
          <w:noProof/>
          <w:sz w:val="24"/>
          <w:szCs w:val="24"/>
        </w:rPr>
        <w:t>, 761-772.</w:t>
      </w:r>
    </w:p>
    <w:p w14:paraId="487A55F1"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[4] Tomberlin, J.K., Barton, B.T., Lashley, M.A. &amp; Jordan, H.R. 2017 Mass mortality events and the role of necrophagous invertebrates. </w:t>
      </w:r>
      <w:r w:rsidRPr="00EA7B99">
        <w:rPr>
          <w:rFonts w:ascii="Times New Roman" w:hAnsi="Times New Roman" w:cs="Times New Roman"/>
          <w:i/>
          <w:noProof/>
          <w:sz w:val="24"/>
          <w:szCs w:val="24"/>
        </w:rPr>
        <w:t>Current Opinion in Insect Science</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23</w:t>
      </w:r>
      <w:r w:rsidRPr="00EA7B99">
        <w:rPr>
          <w:rFonts w:ascii="Times New Roman" w:hAnsi="Times New Roman" w:cs="Times New Roman"/>
          <w:noProof/>
          <w:sz w:val="24"/>
          <w:szCs w:val="24"/>
        </w:rPr>
        <w:t>, 7-12.</w:t>
      </w:r>
    </w:p>
    <w:p w14:paraId="04ECA925"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[5] Scott, M.P. 1998 The ecology and behavior of burying beetles. </w:t>
      </w:r>
      <w:r w:rsidRPr="00EA7B99">
        <w:rPr>
          <w:rFonts w:ascii="Times New Roman" w:hAnsi="Times New Roman" w:cs="Times New Roman"/>
          <w:i/>
          <w:noProof/>
          <w:sz w:val="24"/>
          <w:szCs w:val="24"/>
        </w:rPr>
        <w:t>Annual Review of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43</w:t>
      </w:r>
      <w:r w:rsidRPr="00EA7B99">
        <w:rPr>
          <w:rFonts w:ascii="Times New Roman" w:hAnsi="Times New Roman" w:cs="Times New Roman"/>
          <w:noProof/>
          <w:sz w:val="24"/>
          <w:szCs w:val="24"/>
        </w:rPr>
        <w:t>, 595-618.</w:t>
      </w:r>
    </w:p>
    <w:p w14:paraId="50F6BE6F"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[6] Creighton, J.C. 2005 Population density, body size, and phenotypic plasticity of brood size in a burying beetle. </w:t>
      </w:r>
      <w:r w:rsidRPr="00EA7B99">
        <w:rPr>
          <w:rFonts w:ascii="Times New Roman" w:hAnsi="Times New Roman" w:cs="Times New Roman"/>
          <w:i/>
          <w:noProof/>
          <w:sz w:val="24"/>
          <w:szCs w:val="24"/>
        </w:rPr>
        <w:t>Behavioral Ecology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16</w:t>
      </w:r>
      <w:r w:rsidRPr="00EA7B99">
        <w:rPr>
          <w:rFonts w:ascii="Times New Roman" w:hAnsi="Times New Roman" w:cs="Times New Roman"/>
          <w:noProof/>
          <w:sz w:val="24"/>
          <w:szCs w:val="24"/>
        </w:rPr>
        <w:t>, 1031-1036.</w:t>
      </w:r>
    </w:p>
    <w:p w14:paraId="0FF8FAD8"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[7] Scott, M.P. &amp; Traniello, J.F. 1990 Behavioural and ecological correlates of male and female parental care and reproductive success in burying beetles (Nicrophorus spp.). </w:t>
      </w:r>
      <w:r w:rsidRPr="00EA7B99">
        <w:rPr>
          <w:rFonts w:ascii="Times New Roman" w:hAnsi="Times New Roman" w:cs="Times New Roman"/>
          <w:i/>
          <w:noProof/>
          <w:sz w:val="24"/>
          <w:szCs w:val="24"/>
        </w:rPr>
        <w:t>Animal Behaviour</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39</w:t>
      </w:r>
      <w:r w:rsidRPr="00EA7B99">
        <w:rPr>
          <w:rFonts w:ascii="Times New Roman" w:hAnsi="Times New Roman" w:cs="Times New Roman"/>
          <w:noProof/>
          <w:sz w:val="24"/>
          <w:szCs w:val="24"/>
        </w:rPr>
        <w:t>, 274-283.</w:t>
      </w:r>
    </w:p>
    <w:p w14:paraId="6D6467C0"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[8] Smiseth, P.T., Andrews, C.P., Mattey, S.N. &amp; Mooney, R. 2014 Phenotypic variation in resource acquisition influences trade‐off between number and mass of offspring in a burying beetle. </w:t>
      </w:r>
      <w:r w:rsidRPr="00EA7B99">
        <w:rPr>
          <w:rFonts w:ascii="Times New Roman" w:hAnsi="Times New Roman" w:cs="Times New Roman"/>
          <w:i/>
          <w:noProof/>
          <w:sz w:val="24"/>
          <w:szCs w:val="24"/>
        </w:rPr>
        <w:t>Journal of Zoology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293</w:t>
      </w:r>
      <w:r w:rsidRPr="00EA7B99">
        <w:rPr>
          <w:rFonts w:ascii="Times New Roman" w:hAnsi="Times New Roman" w:cs="Times New Roman"/>
          <w:noProof/>
          <w:sz w:val="24"/>
          <w:szCs w:val="24"/>
        </w:rPr>
        <w:t>, 80-83.</w:t>
      </w:r>
    </w:p>
    <w:p w14:paraId="236CE2C8"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[9] Trumbo, S.T. 1992 Monogamy to communal breeding: exploitation of a broad resource base by burying beetles (Nicrophorus). </w:t>
      </w:r>
      <w:r w:rsidRPr="00EA7B99">
        <w:rPr>
          <w:rFonts w:ascii="Times New Roman" w:hAnsi="Times New Roman" w:cs="Times New Roman"/>
          <w:i/>
          <w:noProof/>
          <w:sz w:val="24"/>
          <w:szCs w:val="24"/>
        </w:rPr>
        <w:t>Ecological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17</w:t>
      </w:r>
      <w:r w:rsidRPr="00EA7B99">
        <w:rPr>
          <w:rFonts w:ascii="Times New Roman" w:hAnsi="Times New Roman" w:cs="Times New Roman"/>
          <w:noProof/>
          <w:sz w:val="24"/>
          <w:szCs w:val="24"/>
        </w:rPr>
        <w:t>, 289-298.</w:t>
      </w:r>
    </w:p>
    <w:p w14:paraId="2448EBCC"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[10] Hopwood, P.E., Moore, A.J., Tregenza, T. &amp; Royle, N.J. 2016 Niche variation and the maintenance of variation in body size in a burying beetle. </w:t>
      </w:r>
      <w:r w:rsidRPr="00EA7B99">
        <w:rPr>
          <w:rFonts w:ascii="Times New Roman" w:hAnsi="Times New Roman" w:cs="Times New Roman"/>
          <w:i/>
          <w:noProof/>
          <w:sz w:val="24"/>
          <w:szCs w:val="24"/>
        </w:rPr>
        <w:t>Ecological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41</w:t>
      </w:r>
      <w:r w:rsidRPr="00EA7B99">
        <w:rPr>
          <w:rFonts w:ascii="Times New Roman" w:hAnsi="Times New Roman" w:cs="Times New Roman"/>
          <w:noProof/>
          <w:sz w:val="24"/>
          <w:szCs w:val="24"/>
        </w:rPr>
        <w:t>, 96-104.</w:t>
      </w:r>
    </w:p>
    <w:p w14:paraId="775176A6"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lastRenderedPageBreak/>
        <w:t xml:space="preserve">[11] Müller, J.K., Eggert, A.-K. &amp; Furlkröger, E. 1990 Clutch size regulation in the burying beetle Necrophorus vespilloides Herbst (Coleoptera: Silphidae). </w:t>
      </w:r>
      <w:r w:rsidRPr="00EA7B99">
        <w:rPr>
          <w:rFonts w:ascii="Times New Roman" w:hAnsi="Times New Roman" w:cs="Times New Roman"/>
          <w:i/>
          <w:noProof/>
          <w:sz w:val="24"/>
          <w:szCs w:val="24"/>
        </w:rPr>
        <w:t>Journal of Insect Behavior</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w:t>
      </w:r>
      <w:r w:rsidRPr="00EA7B99">
        <w:rPr>
          <w:rFonts w:ascii="Times New Roman" w:hAnsi="Times New Roman" w:cs="Times New Roman"/>
          <w:noProof/>
          <w:sz w:val="24"/>
          <w:szCs w:val="24"/>
        </w:rPr>
        <w:t>, 265–270.</w:t>
      </w:r>
    </w:p>
    <w:p w14:paraId="41A9EFE5"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[12] Bartlett, J. 1987 Filial cannibalism in burying beetles. </w:t>
      </w:r>
      <w:r w:rsidRPr="00EA7B99">
        <w:rPr>
          <w:rFonts w:ascii="Times New Roman" w:hAnsi="Times New Roman" w:cs="Times New Roman"/>
          <w:i/>
          <w:noProof/>
          <w:sz w:val="24"/>
          <w:szCs w:val="24"/>
        </w:rPr>
        <w:t>Behavioral Ecology and Sociobiology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21</w:t>
      </w:r>
      <w:r w:rsidRPr="00EA7B99">
        <w:rPr>
          <w:rFonts w:ascii="Times New Roman" w:hAnsi="Times New Roman" w:cs="Times New Roman"/>
          <w:noProof/>
          <w:sz w:val="24"/>
          <w:szCs w:val="24"/>
        </w:rPr>
        <w:t>, 179-183.</w:t>
      </w:r>
    </w:p>
    <w:p w14:paraId="52F62D9C"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[13] Weldon, L., Abolins, S., Lenzi, L., Bourne, C., Riley, E.M. &amp; Viney, M. 2015 The gut microbiota of wild mice. </w:t>
      </w:r>
      <w:r w:rsidRPr="00EA7B99">
        <w:rPr>
          <w:rFonts w:ascii="Times New Roman" w:hAnsi="Times New Roman" w:cs="Times New Roman"/>
          <w:i/>
          <w:noProof/>
          <w:sz w:val="24"/>
          <w:szCs w:val="24"/>
        </w:rPr>
        <w:t>PLoS One</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10</w:t>
      </w:r>
      <w:r w:rsidRPr="00EA7B99">
        <w:rPr>
          <w:rFonts w:ascii="Times New Roman" w:hAnsi="Times New Roman" w:cs="Times New Roman"/>
          <w:noProof/>
          <w:sz w:val="24"/>
          <w:szCs w:val="24"/>
        </w:rPr>
        <w:t>, e0134643.</w:t>
      </w:r>
    </w:p>
    <w:p w14:paraId="45B95DE2"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[14] Shukla, S.P., Plata, C., Reichelt, M., Steiger, S., Heckel, D.G., Kaltenpoth, M., Vilcinskas, A. &amp; Vogel, H. 2018 Microbiome-assisted carrion preservation aids larval development in a burying beetle. </w:t>
      </w:r>
      <w:r w:rsidRPr="00EA7B99">
        <w:rPr>
          <w:rFonts w:ascii="Times New Roman" w:hAnsi="Times New Roman" w:cs="Times New Roman"/>
          <w:i/>
          <w:noProof/>
          <w:sz w:val="24"/>
          <w:szCs w:val="24"/>
        </w:rPr>
        <w:t>Proceedings of the National Academy of Sciences</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115</w:t>
      </w:r>
      <w:r w:rsidRPr="00EA7B99">
        <w:rPr>
          <w:rFonts w:ascii="Times New Roman" w:hAnsi="Times New Roman" w:cs="Times New Roman"/>
          <w:noProof/>
          <w:sz w:val="24"/>
          <w:szCs w:val="24"/>
        </w:rPr>
        <w:t>, 11274-11279.</w:t>
      </w:r>
    </w:p>
    <w:p w14:paraId="6154CAE9"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[15] Hocking, M., Ring, R. &amp; Reimchen, T. 2006 Burying beetle Nicrophorus investigator reproduction on Pacific salmon carcasses. </w:t>
      </w:r>
      <w:r w:rsidRPr="00EA7B99">
        <w:rPr>
          <w:rFonts w:ascii="Times New Roman" w:hAnsi="Times New Roman" w:cs="Times New Roman"/>
          <w:i/>
          <w:noProof/>
          <w:sz w:val="24"/>
          <w:szCs w:val="24"/>
        </w:rPr>
        <w:t>Ecological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31</w:t>
      </w:r>
      <w:r w:rsidRPr="00EA7B99">
        <w:rPr>
          <w:rFonts w:ascii="Times New Roman" w:hAnsi="Times New Roman" w:cs="Times New Roman"/>
          <w:noProof/>
          <w:sz w:val="24"/>
          <w:szCs w:val="24"/>
        </w:rPr>
        <w:t>, 5-12.</w:t>
      </w:r>
    </w:p>
    <w:p w14:paraId="072B45B3"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[16] May, E.M. &amp; El‐Sabaawi, R.W. 2022 Life stage and taxonomy the most important factors determining vertebrate stoichiometry: A meta‐analysis. </w:t>
      </w:r>
      <w:r w:rsidRPr="00EA7B99">
        <w:rPr>
          <w:rFonts w:ascii="Times New Roman" w:hAnsi="Times New Roman" w:cs="Times New Roman"/>
          <w:i/>
          <w:noProof/>
          <w:sz w:val="24"/>
          <w:szCs w:val="24"/>
        </w:rPr>
        <w:t>Ecology and Evolution</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12</w:t>
      </w:r>
      <w:r w:rsidRPr="00EA7B99">
        <w:rPr>
          <w:rFonts w:ascii="Times New Roman" w:hAnsi="Times New Roman" w:cs="Times New Roman"/>
          <w:noProof/>
          <w:sz w:val="24"/>
          <w:szCs w:val="24"/>
        </w:rPr>
        <w:t>, e9354.</w:t>
      </w:r>
    </w:p>
    <w:p w14:paraId="65B4313D"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[17] Scriber, J. &amp; Slansky Jr, F. 1981 The nutritional ecology of immature insects. </w:t>
      </w:r>
      <w:r w:rsidRPr="00EA7B99">
        <w:rPr>
          <w:rFonts w:ascii="Times New Roman" w:hAnsi="Times New Roman" w:cs="Times New Roman"/>
          <w:i/>
          <w:noProof/>
          <w:sz w:val="24"/>
          <w:szCs w:val="24"/>
        </w:rPr>
        <w:t>Annual Review of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26</w:t>
      </w:r>
      <w:r w:rsidRPr="00EA7B99">
        <w:rPr>
          <w:rFonts w:ascii="Times New Roman" w:hAnsi="Times New Roman" w:cs="Times New Roman"/>
          <w:noProof/>
          <w:sz w:val="24"/>
          <w:szCs w:val="24"/>
        </w:rPr>
        <w:t>, 183-211.</w:t>
      </w:r>
    </w:p>
    <w:p w14:paraId="6E3BE681"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[18] Monteith, K.M., Andrews, C. &amp; Smiseth, P.T. 2012 Post‐hatching parental care masks the effects of egg size on offspring fitness: a removal experiment on burying beetles. </w:t>
      </w:r>
      <w:r w:rsidRPr="00EA7B99">
        <w:rPr>
          <w:rFonts w:ascii="Times New Roman" w:hAnsi="Times New Roman" w:cs="Times New Roman"/>
          <w:i/>
          <w:noProof/>
          <w:sz w:val="24"/>
          <w:szCs w:val="24"/>
        </w:rPr>
        <w:t>Journal of Evolutionary Biology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25</w:t>
      </w:r>
      <w:r w:rsidRPr="00EA7B99">
        <w:rPr>
          <w:rFonts w:ascii="Times New Roman" w:hAnsi="Times New Roman" w:cs="Times New Roman"/>
          <w:noProof/>
          <w:sz w:val="24"/>
          <w:szCs w:val="24"/>
        </w:rPr>
        <w:t>, 1815-1822.</w:t>
      </w:r>
    </w:p>
    <w:p w14:paraId="2355864D"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[19] Bartlett, J. &amp; Ashworth, C. 1988 Brood size and fitness in Nicrophorus vespilloides (Coleoptera: Silphidae). </w:t>
      </w:r>
      <w:r w:rsidRPr="00EA7B99">
        <w:rPr>
          <w:rFonts w:ascii="Times New Roman" w:hAnsi="Times New Roman" w:cs="Times New Roman"/>
          <w:i/>
          <w:noProof/>
          <w:sz w:val="24"/>
          <w:szCs w:val="24"/>
        </w:rPr>
        <w:t>Behavioral Ecology and Sociobiology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22</w:t>
      </w:r>
      <w:r w:rsidRPr="00EA7B99">
        <w:rPr>
          <w:rFonts w:ascii="Times New Roman" w:hAnsi="Times New Roman" w:cs="Times New Roman"/>
          <w:noProof/>
          <w:sz w:val="24"/>
          <w:szCs w:val="24"/>
        </w:rPr>
        <w:t>, 429-434.</w:t>
      </w:r>
    </w:p>
    <w:p w14:paraId="6AFF8A90"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[20] Richardson, J. &amp; Smiseth, P.T. 2020 Effects of variation in resource acquisition during different stages of the life cycle on life‐history traits and trade‐offs in a burying beetle. </w:t>
      </w:r>
      <w:r w:rsidRPr="00EA7B99">
        <w:rPr>
          <w:rFonts w:ascii="Times New Roman" w:hAnsi="Times New Roman" w:cs="Times New Roman"/>
          <w:i/>
          <w:noProof/>
          <w:sz w:val="24"/>
          <w:szCs w:val="24"/>
        </w:rPr>
        <w:t>Journal of Evolutionary Biology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32</w:t>
      </w:r>
      <w:r w:rsidRPr="00EA7B99">
        <w:rPr>
          <w:rFonts w:ascii="Times New Roman" w:hAnsi="Times New Roman" w:cs="Times New Roman"/>
          <w:noProof/>
          <w:sz w:val="24"/>
          <w:szCs w:val="24"/>
        </w:rPr>
        <w:t>, 19-30.</w:t>
      </w:r>
    </w:p>
    <w:p w14:paraId="10EC1723"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lastRenderedPageBreak/>
        <w:t xml:space="preserve">[21] Tessier, A.J. &amp; Consolatti, N.L. 1991 Resource quantity and offspring quality in Daphnia. </w:t>
      </w:r>
      <w:r w:rsidRPr="00EA7B99">
        <w:rPr>
          <w:rFonts w:ascii="Times New Roman" w:hAnsi="Times New Roman" w:cs="Times New Roman"/>
          <w:i/>
          <w:noProof/>
          <w:sz w:val="24"/>
          <w:szCs w:val="24"/>
        </w:rPr>
        <w:t>Ecology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72</w:t>
      </w:r>
      <w:r w:rsidRPr="00EA7B99">
        <w:rPr>
          <w:rFonts w:ascii="Times New Roman" w:hAnsi="Times New Roman" w:cs="Times New Roman"/>
          <w:noProof/>
          <w:sz w:val="24"/>
          <w:szCs w:val="24"/>
        </w:rPr>
        <w:t>, 468-478.</w:t>
      </w:r>
    </w:p>
    <w:p w14:paraId="58C46F25"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[22] Boggs, C.L. 2009 Understanding insect life histories and senescence through a resource allocation lens. </w:t>
      </w:r>
      <w:r w:rsidRPr="00EA7B99">
        <w:rPr>
          <w:rFonts w:ascii="Times New Roman" w:hAnsi="Times New Roman" w:cs="Times New Roman"/>
          <w:i/>
          <w:noProof/>
          <w:sz w:val="24"/>
          <w:szCs w:val="24"/>
        </w:rPr>
        <w:t>Functional Ecology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23</w:t>
      </w:r>
      <w:r w:rsidRPr="00EA7B99">
        <w:rPr>
          <w:rFonts w:ascii="Times New Roman" w:hAnsi="Times New Roman" w:cs="Times New Roman"/>
          <w:noProof/>
          <w:sz w:val="24"/>
          <w:szCs w:val="24"/>
        </w:rPr>
        <w:t>, 27-37.</w:t>
      </w:r>
    </w:p>
    <w:p w14:paraId="0CEF988C"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[23] Woelber, B.K., Hall, C.L. &amp; Howard, D.R. 2018 Environmental cues influence parental brood structure decisions in the burying beetle Nicrophorus marginatus. </w:t>
      </w:r>
      <w:r w:rsidRPr="00EA7B99">
        <w:rPr>
          <w:rFonts w:ascii="Times New Roman" w:hAnsi="Times New Roman" w:cs="Times New Roman"/>
          <w:i/>
          <w:noProof/>
          <w:sz w:val="24"/>
          <w:szCs w:val="24"/>
        </w:rPr>
        <w:t>Journal of Ethology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36</w:t>
      </w:r>
      <w:r w:rsidRPr="00EA7B99">
        <w:rPr>
          <w:rFonts w:ascii="Times New Roman" w:hAnsi="Times New Roman" w:cs="Times New Roman"/>
          <w:noProof/>
          <w:sz w:val="24"/>
          <w:szCs w:val="24"/>
        </w:rPr>
        <w:t>, 55-64.</w:t>
      </w:r>
    </w:p>
    <w:p w14:paraId="66F96B65"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[24] Sun, S.-J., Catherall, A.M., Pascoal, S., Jarrett, B.J., Miller, S.E., Sheehan, M.J. &amp; Kilner, R.M. 2020 Rapid local adaptation linked with phenotypic plasticity. </w:t>
      </w:r>
      <w:r w:rsidRPr="00EA7B99">
        <w:rPr>
          <w:rFonts w:ascii="Times New Roman" w:hAnsi="Times New Roman" w:cs="Times New Roman"/>
          <w:i/>
          <w:noProof/>
          <w:sz w:val="24"/>
          <w:szCs w:val="24"/>
        </w:rPr>
        <w:t>Evolution Letters</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4</w:t>
      </w:r>
      <w:r w:rsidRPr="00EA7B99">
        <w:rPr>
          <w:rFonts w:ascii="Times New Roman" w:hAnsi="Times New Roman" w:cs="Times New Roman"/>
          <w:noProof/>
          <w:sz w:val="24"/>
          <w:szCs w:val="24"/>
        </w:rPr>
        <w:t>, 345-359.</w:t>
      </w:r>
    </w:p>
    <w:p w14:paraId="595AA09C"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[25] Al Shareefi, E. &amp; Cotter, S.C. 2018 The nutritional ecology of maturation in a carnivorous insect. </w:t>
      </w:r>
      <w:r w:rsidRPr="00EA7B99">
        <w:rPr>
          <w:rFonts w:ascii="Times New Roman" w:hAnsi="Times New Roman" w:cs="Times New Roman"/>
          <w:i/>
          <w:noProof/>
          <w:sz w:val="24"/>
          <w:szCs w:val="24"/>
        </w:rPr>
        <w:t>Behavioral Ecology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30</w:t>
      </w:r>
      <w:r w:rsidRPr="00EA7B99">
        <w:rPr>
          <w:rFonts w:ascii="Times New Roman" w:hAnsi="Times New Roman" w:cs="Times New Roman"/>
          <w:noProof/>
          <w:sz w:val="24"/>
          <w:szCs w:val="24"/>
        </w:rPr>
        <w:t>, 256-266. (doi:10.1093/beheco/ary142).</w:t>
      </w:r>
    </w:p>
    <w:p w14:paraId="48892120"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[26] Saini, R.K., Prasad, P., Shang, X. &amp; Keum, Y.-S. 2021 Advances in lipid extraction methods—a review. </w:t>
      </w:r>
      <w:r w:rsidRPr="00EA7B99">
        <w:rPr>
          <w:rFonts w:ascii="Times New Roman" w:hAnsi="Times New Roman" w:cs="Times New Roman"/>
          <w:i/>
          <w:noProof/>
          <w:sz w:val="24"/>
          <w:szCs w:val="24"/>
        </w:rPr>
        <w:t>International Journal of Molecular Sciences</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22</w:t>
      </w:r>
      <w:r w:rsidRPr="00EA7B99">
        <w:rPr>
          <w:rFonts w:ascii="Times New Roman" w:hAnsi="Times New Roman" w:cs="Times New Roman"/>
          <w:noProof/>
          <w:sz w:val="24"/>
          <w:szCs w:val="24"/>
        </w:rPr>
        <w:t>, 13643.</w:t>
      </w:r>
    </w:p>
    <w:p w14:paraId="10D3D475"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[27] Brooks, M.E., Kristensen, K., van Benthem, K.J., Magnusson, A., Berg, C.W., Nielsen, A., Skaug, H.J., Maechler, M. &amp; Bolker, B.M. 2017 glmmTMB Balances Speed and Flexibility Among Packages for Zero-inflated Generalized Linear Mixed Modeling. </w:t>
      </w:r>
      <w:r w:rsidRPr="00EA7B99">
        <w:rPr>
          <w:rFonts w:ascii="Times New Roman" w:hAnsi="Times New Roman" w:cs="Times New Roman"/>
          <w:i/>
          <w:noProof/>
          <w:sz w:val="24"/>
          <w:szCs w:val="24"/>
        </w:rPr>
        <w:t>The R Journal</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9</w:t>
      </w:r>
      <w:r w:rsidRPr="00EA7B99">
        <w:rPr>
          <w:rFonts w:ascii="Times New Roman" w:hAnsi="Times New Roman" w:cs="Times New Roman"/>
          <w:noProof/>
          <w:sz w:val="24"/>
          <w:szCs w:val="24"/>
        </w:rPr>
        <w:t>, 378-400. (doi:10.32614/RJ-2017-066).</w:t>
      </w:r>
    </w:p>
    <w:p w14:paraId="296BA4B1" w14:textId="386AFFD8"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[28] Hartig, F. 2022 DHARMa: Residual Diagnostics for Hierarchical (Multi-Level / Mixed) Regression Models.</w:t>
      </w:r>
    </w:p>
    <w:p w14:paraId="29F2DDDB"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[29] Fox, J. &amp; Weisberg, S. 2019 </w:t>
      </w:r>
      <w:r w:rsidRPr="00EA7B99">
        <w:rPr>
          <w:rFonts w:ascii="Times New Roman" w:hAnsi="Times New Roman" w:cs="Times New Roman"/>
          <w:i/>
          <w:noProof/>
          <w:sz w:val="24"/>
          <w:szCs w:val="24"/>
        </w:rPr>
        <w:t>An R Companion to Applied Regression</w:t>
      </w:r>
      <w:r w:rsidRPr="00EA7B99">
        <w:rPr>
          <w:rFonts w:ascii="Times New Roman" w:hAnsi="Times New Roman" w:cs="Times New Roman"/>
          <w:noProof/>
          <w:sz w:val="24"/>
          <w:szCs w:val="24"/>
        </w:rPr>
        <w:t>. Third ed. Thousand Oaks CA, Sage.</w:t>
      </w:r>
    </w:p>
    <w:p w14:paraId="57AAEB3B"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[30] Lenth, R.V. 2024 emmeans: Estimated Marginal Means, aka Least-Squares Means.  (</w:t>
      </w:r>
    </w:p>
    <w:p w14:paraId="06FB1C0F"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[31] R Core Team. 2024 R: A Language and Environment for Statistical Computing.  (Vienna, Austria.</w:t>
      </w:r>
    </w:p>
    <w:p w14:paraId="3F30BED8"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lastRenderedPageBreak/>
        <w:t xml:space="preserve">[32] Eggert, A.-K. &amp; Müller, J.K. 1992 Joint breeding in female burying beetles. </w:t>
      </w:r>
      <w:r w:rsidRPr="00EA7B99">
        <w:rPr>
          <w:rFonts w:ascii="Times New Roman" w:hAnsi="Times New Roman" w:cs="Times New Roman"/>
          <w:i/>
          <w:noProof/>
          <w:sz w:val="24"/>
          <w:szCs w:val="24"/>
        </w:rPr>
        <w:t>Behavioral Ecology and Sociobiology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31</w:t>
      </w:r>
      <w:r w:rsidRPr="00EA7B99">
        <w:rPr>
          <w:rFonts w:ascii="Times New Roman" w:hAnsi="Times New Roman" w:cs="Times New Roman"/>
          <w:noProof/>
          <w:sz w:val="24"/>
          <w:szCs w:val="24"/>
        </w:rPr>
        <w:t>, 237-242.</w:t>
      </w:r>
    </w:p>
    <w:p w14:paraId="0CD9E8F1"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[33] Eggert, A.-K., Reinking, M. &amp; Müller, J.K. 1998 Parental care improves offspring survival and growth in burying beetles. </w:t>
      </w:r>
      <w:r w:rsidRPr="00EA7B99">
        <w:rPr>
          <w:rFonts w:ascii="Times New Roman" w:hAnsi="Times New Roman" w:cs="Times New Roman"/>
          <w:i/>
          <w:noProof/>
          <w:sz w:val="24"/>
          <w:szCs w:val="24"/>
        </w:rPr>
        <w:t>Animal Behaviour</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55</w:t>
      </w:r>
      <w:r w:rsidRPr="00EA7B99">
        <w:rPr>
          <w:rFonts w:ascii="Times New Roman" w:hAnsi="Times New Roman" w:cs="Times New Roman"/>
          <w:noProof/>
          <w:sz w:val="24"/>
          <w:szCs w:val="24"/>
        </w:rPr>
        <w:t>, 97-107.</w:t>
      </w:r>
    </w:p>
    <w:p w14:paraId="21524BB2"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[34] Trumbo, S.T. 1990 Regulation of brood size in a burying beetle, Nicrophorus tomentosus (Silphidae). </w:t>
      </w:r>
      <w:r w:rsidRPr="00EA7B99">
        <w:rPr>
          <w:rFonts w:ascii="Times New Roman" w:hAnsi="Times New Roman" w:cs="Times New Roman"/>
          <w:i/>
          <w:noProof/>
          <w:sz w:val="24"/>
          <w:szCs w:val="24"/>
        </w:rPr>
        <w:t>Journal of Insect Behavior</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w:t>
      </w:r>
      <w:r w:rsidRPr="00EA7B99">
        <w:rPr>
          <w:rFonts w:ascii="Times New Roman" w:hAnsi="Times New Roman" w:cs="Times New Roman"/>
          <w:noProof/>
          <w:sz w:val="24"/>
          <w:szCs w:val="24"/>
        </w:rPr>
        <w:t>, 491-500.</w:t>
      </w:r>
    </w:p>
    <w:p w14:paraId="3111D473"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[35] Trumbo, S.T. 2006 Infanticide, sexual selection and task specialization in a biparental burying beetle. </w:t>
      </w:r>
      <w:r w:rsidRPr="00EA7B99">
        <w:rPr>
          <w:rFonts w:ascii="Times New Roman" w:hAnsi="Times New Roman" w:cs="Times New Roman"/>
          <w:i/>
          <w:noProof/>
          <w:sz w:val="24"/>
          <w:szCs w:val="24"/>
        </w:rPr>
        <w:t>Animal Behaviour</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72</w:t>
      </w:r>
      <w:r w:rsidRPr="00EA7B99">
        <w:rPr>
          <w:rFonts w:ascii="Times New Roman" w:hAnsi="Times New Roman" w:cs="Times New Roman"/>
          <w:noProof/>
          <w:sz w:val="24"/>
          <w:szCs w:val="24"/>
        </w:rPr>
        <w:t>, 1159-1167.</w:t>
      </w:r>
    </w:p>
    <w:p w14:paraId="59F49F1B"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[36] Scott, M.P., LEE, W.J. &amp; Van Der Reijden, E. 2007 The frequency and fitness consequences of communal breeding in a natural population of burying beetles: a test of reproductive skew. </w:t>
      </w:r>
      <w:r w:rsidRPr="00EA7B99">
        <w:rPr>
          <w:rFonts w:ascii="Times New Roman" w:hAnsi="Times New Roman" w:cs="Times New Roman"/>
          <w:i/>
          <w:noProof/>
          <w:sz w:val="24"/>
          <w:szCs w:val="24"/>
        </w:rPr>
        <w:t>Ecological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32</w:t>
      </w:r>
      <w:r w:rsidRPr="00EA7B99">
        <w:rPr>
          <w:rFonts w:ascii="Times New Roman" w:hAnsi="Times New Roman" w:cs="Times New Roman"/>
          <w:noProof/>
          <w:sz w:val="24"/>
          <w:szCs w:val="24"/>
        </w:rPr>
        <w:t>, 651-661.</w:t>
      </w:r>
    </w:p>
    <w:p w14:paraId="55C84C1D"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[37] Müller, J.K., Braunisch, V., Hwang, W. &amp; Eggert, A.-K. 2007 Alternative tactics and individual reproductive success in natural associations of the burying beetle, Nicrophorus vespilloides. </w:t>
      </w:r>
      <w:r w:rsidRPr="00EA7B99">
        <w:rPr>
          <w:rFonts w:ascii="Times New Roman" w:hAnsi="Times New Roman" w:cs="Times New Roman"/>
          <w:i/>
          <w:noProof/>
          <w:sz w:val="24"/>
          <w:szCs w:val="24"/>
        </w:rPr>
        <w:t>Behavioral Ecology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18</w:t>
      </w:r>
      <w:r w:rsidRPr="00EA7B99">
        <w:rPr>
          <w:rFonts w:ascii="Times New Roman" w:hAnsi="Times New Roman" w:cs="Times New Roman"/>
          <w:noProof/>
          <w:sz w:val="24"/>
          <w:szCs w:val="24"/>
        </w:rPr>
        <w:t>, 196-203.</w:t>
      </w:r>
    </w:p>
    <w:p w14:paraId="7EC7E3A6"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[38] Eggert, A.K. &amp; Sakaluk, S.K. 2000 Benefits of communal breeding in burying beetles: a field experiment. </w:t>
      </w:r>
      <w:r w:rsidRPr="00EA7B99">
        <w:rPr>
          <w:rFonts w:ascii="Times New Roman" w:hAnsi="Times New Roman" w:cs="Times New Roman"/>
          <w:i/>
          <w:noProof/>
          <w:sz w:val="24"/>
          <w:szCs w:val="24"/>
        </w:rPr>
        <w:t>Ecological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25</w:t>
      </w:r>
      <w:r w:rsidRPr="00EA7B99">
        <w:rPr>
          <w:rFonts w:ascii="Times New Roman" w:hAnsi="Times New Roman" w:cs="Times New Roman"/>
          <w:noProof/>
          <w:sz w:val="24"/>
          <w:szCs w:val="24"/>
        </w:rPr>
        <w:t>, 262-266.</w:t>
      </w:r>
    </w:p>
    <w:p w14:paraId="1303D875"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[39] Komdeur, J., Schrama, M.J., Meijer, K., Moore, A.J. &amp; Beukeboom, L.W. 2013 Cobreeding in the burying beetle, Nicrophorus vespilloides: tolerance rather than cooperation. </w:t>
      </w:r>
      <w:r w:rsidRPr="00EA7B99">
        <w:rPr>
          <w:rFonts w:ascii="Times New Roman" w:hAnsi="Times New Roman" w:cs="Times New Roman"/>
          <w:i/>
          <w:noProof/>
          <w:sz w:val="24"/>
          <w:szCs w:val="24"/>
        </w:rPr>
        <w:t>Ethology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119</w:t>
      </w:r>
      <w:r w:rsidRPr="00EA7B99">
        <w:rPr>
          <w:rFonts w:ascii="Times New Roman" w:hAnsi="Times New Roman" w:cs="Times New Roman"/>
          <w:noProof/>
          <w:sz w:val="24"/>
          <w:szCs w:val="24"/>
        </w:rPr>
        <w:t>, 1138-1148.</w:t>
      </w:r>
    </w:p>
    <w:p w14:paraId="1B475251"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[40] DeVault, T.L., Rhodes, J., Olin E &amp; Shivik, J.A. 2003 Scavenging by vertebrates: behavioral, ecological, and evolutionary perspectives on an important energy transfer pathway in terrestrial ecosystems. </w:t>
      </w:r>
      <w:r w:rsidRPr="00EA7B99">
        <w:rPr>
          <w:rFonts w:ascii="Times New Roman" w:hAnsi="Times New Roman" w:cs="Times New Roman"/>
          <w:i/>
          <w:noProof/>
          <w:sz w:val="24"/>
          <w:szCs w:val="24"/>
        </w:rPr>
        <w:t>Oikos</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102</w:t>
      </w:r>
      <w:r w:rsidRPr="00EA7B99">
        <w:rPr>
          <w:rFonts w:ascii="Times New Roman" w:hAnsi="Times New Roman" w:cs="Times New Roman"/>
          <w:noProof/>
          <w:sz w:val="24"/>
          <w:szCs w:val="24"/>
        </w:rPr>
        <w:t>, 225-234.</w:t>
      </w:r>
    </w:p>
    <w:p w14:paraId="4FFF47FF"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[41] Chen, B.F., Liu, M., Rubenstein, D.R., Sun, S.J., Liu, J.N., Lin, Y.H. &amp; Shen, S.F. 2020 A chemically triggered transition from conflict to cooperation in burying beetles. </w:t>
      </w:r>
      <w:r w:rsidRPr="00EA7B99">
        <w:rPr>
          <w:rFonts w:ascii="Times New Roman" w:hAnsi="Times New Roman" w:cs="Times New Roman"/>
          <w:i/>
          <w:noProof/>
          <w:sz w:val="24"/>
          <w:szCs w:val="24"/>
        </w:rPr>
        <w:t>Ecology Letters</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23</w:t>
      </w:r>
      <w:r w:rsidRPr="00EA7B99">
        <w:rPr>
          <w:rFonts w:ascii="Times New Roman" w:hAnsi="Times New Roman" w:cs="Times New Roman"/>
          <w:noProof/>
          <w:sz w:val="24"/>
          <w:szCs w:val="24"/>
        </w:rPr>
        <w:t>, 467-475.</w:t>
      </w:r>
    </w:p>
    <w:p w14:paraId="32F21A5F" w14:textId="77777777" w:rsidR="00EA7B99" w:rsidRPr="00EA7B99" w:rsidRDefault="00EA7B99" w:rsidP="00EA7B99">
      <w:pPr>
        <w:pStyle w:val="EndNoteBibliography"/>
        <w:spacing w:line="480" w:lineRule="auto"/>
        <w:rPr>
          <w:rFonts w:ascii="Times New Roman" w:hAnsi="Times New Roman" w:cs="Times New Roman"/>
          <w:noProof/>
          <w:sz w:val="24"/>
          <w:szCs w:val="24"/>
        </w:rPr>
      </w:pPr>
      <w:r w:rsidRPr="00EA7B99">
        <w:rPr>
          <w:rFonts w:ascii="Times New Roman" w:hAnsi="Times New Roman" w:cs="Times New Roman"/>
          <w:noProof/>
          <w:sz w:val="24"/>
          <w:szCs w:val="24"/>
        </w:rPr>
        <w:lastRenderedPageBreak/>
        <w:t xml:space="preserve">[42] Scott, M.P. 1994 Competition with flies promotes communal breeding in the burying beetle, Nicrophorus tomentosus. </w:t>
      </w:r>
      <w:r w:rsidRPr="00EA7B99">
        <w:rPr>
          <w:rFonts w:ascii="Times New Roman" w:hAnsi="Times New Roman" w:cs="Times New Roman"/>
          <w:i/>
          <w:noProof/>
          <w:sz w:val="24"/>
          <w:szCs w:val="24"/>
        </w:rPr>
        <w:t>Behavioral Ecology and Sociobiology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34</w:t>
      </w:r>
      <w:r w:rsidRPr="00EA7B99">
        <w:rPr>
          <w:rFonts w:ascii="Times New Roman" w:hAnsi="Times New Roman" w:cs="Times New Roman"/>
          <w:noProof/>
          <w:sz w:val="24"/>
          <w:szCs w:val="24"/>
        </w:rPr>
        <w:t>, 367-373.</w:t>
      </w:r>
    </w:p>
    <w:p w14:paraId="4374446B" w14:textId="51D9FE00" w:rsidR="0077082A" w:rsidRPr="00EA7B99" w:rsidRDefault="00305466" w:rsidP="00EA7B99">
      <w:pPr>
        <w:spacing w:line="480" w:lineRule="auto"/>
        <w:rPr>
          <w:rFonts w:ascii="Times New Roman" w:hAnsi="Times New Roman" w:cs="Times New Roman"/>
          <w:color w:val="FF0000"/>
          <w:sz w:val="24"/>
          <w:szCs w:val="24"/>
        </w:rPr>
      </w:pPr>
      <w:r w:rsidRPr="00EA7B99">
        <w:rPr>
          <w:rFonts w:ascii="Times New Roman" w:hAnsi="Times New Roman" w:cs="Times New Roman"/>
          <w:color w:val="FF0000"/>
          <w:sz w:val="24"/>
          <w:szCs w:val="24"/>
        </w:rPr>
        <w:fldChar w:fldCharType="end"/>
      </w:r>
      <w:r w:rsidR="0077082A" w:rsidRPr="00EA7B99">
        <w:rPr>
          <w:rFonts w:ascii="Times New Roman" w:hAnsi="Times New Roman" w:cs="Times New Roman"/>
          <w:color w:val="FF0000"/>
          <w:sz w:val="24"/>
          <w:szCs w:val="24"/>
        </w:rPr>
        <w:br w:type="page"/>
      </w:r>
    </w:p>
    <w:p w14:paraId="0E3F021B" w14:textId="7C5EA9EE" w:rsidR="0077082A" w:rsidRPr="0018685F" w:rsidRDefault="0077082A" w:rsidP="00E442BE">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Figures</w:t>
      </w:r>
    </w:p>
    <w:p w14:paraId="537CA33F" w14:textId="53FEB8F8" w:rsidR="00602DE3" w:rsidRPr="0018685F" w:rsidRDefault="00602DE3" w:rsidP="00E442BE">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w:t>
      </w:r>
    </w:p>
    <w:p w14:paraId="7F1FF771" w14:textId="53902C2F" w:rsidR="00602DE3" w:rsidRPr="0018685F" w:rsidRDefault="0077082A"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75CB4EEE" wp14:editId="143FA66D">
            <wp:extent cx="5731509" cy="4826534"/>
            <wp:effectExtent l="0" t="0" r="0" b="0"/>
            <wp:docPr id="674176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7635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09" cy="4826534"/>
                    </a:xfrm>
                    <a:prstGeom prst="rect">
                      <a:avLst/>
                    </a:prstGeom>
                  </pic:spPr>
                </pic:pic>
              </a:graphicData>
            </a:graphic>
          </wp:inline>
        </w:drawing>
      </w:r>
    </w:p>
    <w:p w14:paraId="626CF126" w14:textId="77777777" w:rsidR="00602DE3" w:rsidRPr="0018685F" w:rsidRDefault="00602DE3">
      <w:pPr>
        <w:spacing w:after="0" w:line="240" w:lineRule="auto"/>
        <w:jc w:val="left"/>
        <w:rPr>
          <w:rFonts w:ascii="Times New Roman" w:hAnsi="Times New Roman" w:cs="Times New Roman"/>
          <w:color w:val="00B050"/>
          <w:sz w:val="24"/>
          <w:szCs w:val="24"/>
        </w:rPr>
      </w:pPr>
      <w:r w:rsidRPr="0018685F">
        <w:rPr>
          <w:rFonts w:ascii="Times New Roman" w:hAnsi="Times New Roman" w:cs="Times New Roman"/>
          <w:color w:val="00B050"/>
          <w:sz w:val="24"/>
          <w:szCs w:val="24"/>
        </w:rPr>
        <w:br w:type="page"/>
      </w:r>
    </w:p>
    <w:p w14:paraId="6A5180E4" w14:textId="0A86FC6E" w:rsidR="0077082A" w:rsidRPr="0018685F" w:rsidRDefault="00602DE3" w:rsidP="00E442BE">
      <w:pPr>
        <w:spacing w:after="0"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2</w:t>
      </w:r>
    </w:p>
    <w:p w14:paraId="53CA9BF8" w14:textId="77777777" w:rsidR="0077082A" w:rsidRPr="0018685F" w:rsidRDefault="0077082A" w:rsidP="00E442BE">
      <w:pPr>
        <w:spacing w:line="480" w:lineRule="auto"/>
        <w:jc w:val="center"/>
        <w:rPr>
          <w:rFonts w:ascii="Times New Roman" w:hAnsi="Times New Roman" w:cs="Times New Roman"/>
          <w:color w:val="00B050"/>
          <w:sz w:val="24"/>
          <w:szCs w:val="24"/>
        </w:rPr>
      </w:pPr>
      <w:r w:rsidRPr="0018685F">
        <w:rPr>
          <w:rFonts w:ascii="Times New Roman" w:hAnsi="Times New Roman" w:cs="Times New Roman"/>
          <w:noProof/>
          <w:color w:val="00B050"/>
          <w:sz w:val="24"/>
          <w:szCs w:val="24"/>
        </w:rPr>
        <w:drawing>
          <wp:inline distT="0" distB="0" distL="0" distR="0" wp14:anchorId="7874F779" wp14:editId="3C54975D">
            <wp:extent cx="4000500" cy="3200400"/>
            <wp:effectExtent l="0" t="0" r="0" b="0"/>
            <wp:docPr id="67596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60558"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642AD2A0"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D0085D5" w14:textId="63B956A9"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3</w:t>
      </w:r>
    </w:p>
    <w:p w14:paraId="640730F9" w14:textId="5A2BC86E" w:rsidR="00602DE3" w:rsidRPr="0018685F" w:rsidRDefault="00602DE3"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5CB51314" wp14:editId="54C3EADB">
            <wp:extent cx="5731510" cy="5372735"/>
            <wp:effectExtent l="0" t="0" r="2540" b="0"/>
            <wp:docPr id="87263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048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72735"/>
                    </a:xfrm>
                    <a:prstGeom prst="rect">
                      <a:avLst/>
                    </a:prstGeom>
                  </pic:spPr>
                </pic:pic>
              </a:graphicData>
            </a:graphic>
          </wp:inline>
        </w:drawing>
      </w:r>
    </w:p>
    <w:p w14:paraId="77B1A8E8"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3C0ACF22" w14:textId="16EF5C39"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4</w:t>
      </w:r>
    </w:p>
    <w:p w14:paraId="3C91AD32" w14:textId="7B1350B9" w:rsidR="00602DE3" w:rsidRPr="0018685F" w:rsidRDefault="00602DE3"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color w:val="FF0000"/>
          <w:sz w:val="24"/>
          <w:szCs w:val="24"/>
        </w:rPr>
        <w:drawing>
          <wp:inline distT="0" distB="0" distL="0" distR="0" wp14:anchorId="2F0CD27A" wp14:editId="7BA29993">
            <wp:extent cx="5733288" cy="7524941"/>
            <wp:effectExtent l="0" t="0" r="1270" b="0"/>
            <wp:docPr id="42328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8269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288" cy="7524941"/>
                    </a:xfrm>
                    <a:prstGeom prst="rect">
                      <a:avLst/>
                    </a:prstGeom>
                  </pic:spPr>
                </pic:pic>
              </a:graphicData>
            </a:graphic>
          </wp:inline>
        </w:drawing>
      </w:r>
    </w:p>
    <w:p w14:paraId="4B1704E7"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227AA4BD" w14:textId="73D19A3D"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5</w:t>
      </w:r>
    </w:p>
    <w:p w14:paraId="65AAF787" w14:textId="502FC569" w:rsidR="00602DE3" w:rsidRPr="0018685F" w:rsidRDefault="00602DE3" w:rsidP="00C56627">
      <w:pPr>
        <w:spacing w:after="0" w:line="480" w:lineRule="auto"/>
        <w:jc w:val="center"/>
        <w:rPr>
          <w:rFonts w:ascii="Times New Roman" w:hAnsi="Times New Roman" w:cs="Times New Roman"/>
          <w:b/>
          <w:bCs/>
          <w:sz w:val="24"/>
          <w:szCs w:val="24"/>
        </w:rPr>
      </w:pPr>
      <w:r w:rsidRPr="0018685F">
        <w:rPr>
          <w:rFonts w:ascii="Times New Roman" w:hAnsi="Times New Roman" w:cs="Times New Roman"/>
          <w:noProof/>
          <w:sz w:val="24"/>
          <w:szCs w:val="24"/>
        </w:rPr>
        <w:drawing>
          <wp:inline distT="0" distB="0" distL="0" distR="0" wp14:anchorId="2305A1A9" wp14:editId="2A17A00C">
            <wp:extent cx="4000500" cy="3200400"/>
            <wp:effectExtent l="0" t="0" r="0" b="0"/>
            <wp:docPr id="1787347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7225"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r w:rsidRPr="0018685F">
        <w:rPr>
          <w:rFonts w:ascii="Times New Roman" w:hAnsi="Times New Roman" w:cs="Times New Roman"/>
          <w:b/>
          <w:bCs/>
          <w:sz w:val="24"/>
          <w:szCs w:val="24"/>
        </w:rPr>
        <w:br w:type="page"/>
      </w:r>
    </w:p>
    <w:p w14:paraId="76B79345" w14:textId="360E8256" w:rsidR="00602DE3" w:rsidRPr="0018685F" w:rsidRDefault="00602DE3" w:rsidP="00602DE3">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 legends</w:t>
      </w:r>
    </w:p>
    <w:p w14:paraId="3B03C040" w14:textId="77777777" w:rsidR="00C13B3B" w:rsidRPr="0018685F" w:rsidRDefault="00602DE3"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 The relationship between carcass weight and clutch size (a), hatching success (b), brood size (c), and brood mass (d) on lab and wild carcasses. Note that the observations without any larva were excluded from the brood mass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03DEA395" w14:textId="77777777" w:rsidR="00602DE3" w:rsidRPr="0018685F" w:rsidRDefault="00602DE3" w:rsidP="00E442BE">
      <w:pPr>
        <w:spacing w:line="480" w:lineRule="auto"/>
        <w:rPr>
          <w:rFonts w:ascii="Times New Roman" w:hAnsi="Times New Roman" w:cs="Times New Roman"/>
          <w:sz w:val="24"/>
          <w:szCs w:val="24"/>
        </w:rPr>
      </w:pPr>
    </w:p>
    <w:p w14:paraId="3FD25461"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2. </w:t>
      </w:r>
      <w:bookmarkStart w:id="5" w:name="_Hlk166091273"/>
      <w:r w:rsidRPr="0018685F">
        <w:rPr>
          <w:rFonts w:ascii="Times New Roman" w:hAnsi="Times New Roman" w:cs="Times New Roman"/>
          <w:sz w:val="24"/>
          <w:szCs w:val="24"/>
        </w:rPr>
        <w:t xml:space="preserve">The relationship between carcass weight and </w:t>
      </w:r>
      <w:r w:rsidR="00FF05B2" w:rsidRPr="0018685F">
        <w:rPr>
          <w:rFonts w:ascii="Times New Roman" w:hAnsi="Times New Roman" w:cs="Times New Roman"/>
          <w:sz w:val="24"/>
          <w:szCs w:val="24"/>
        </w:rPr>
        <w:t>carcass use efficiency on</w:t>
      </w:r>
      <w:r w:rsidRPr="0018685F">
        <w:rPr>
          <w:rFonts w:ascii="Times New Roman" w:hAnsi="Times New Roman" w:cs="Times New Roman"/>
          <w:sz w:val="24"/>
          <w:szCs w:val="24"/>
        </w:rPr>
        <w:t xml:space="preserve"> lab and wild carcasses.</w:t>
      </w:r>
      <w:bookmarkEnd w:id="5"/>
      <w:r w:rsidRPr="0018685F">
        <w:rPr>
          <w:rFonts w:ascii="Times New Roman" w:hAnsi="Times New Roman" w:cs="Times New Roman"/>
          <w:sz w:val="24"/>
          <w:szCs w:val="24"/>
        </w:rPr>
        <w:t xml:space="preserve"> Note that the observations without any larva were excluded from the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259C9F61" w14:textId="77777777" w:rsidR="00602DE3" w:rsidRPr="0018685F" w:rsidRDefault="00602DE3" w:rsidP="00E442BE">
      <w:pPr>
        <w:spacing w:line="480" w:lineRule="auto"/>
        <w:rPr>
          <w:rFonts w:ascii="Times New Roman" w:hAnsi="Times New Roman" w:cs="Times New Roman"/>
          <w:sz w:val="24"/>
          <w:szCs w:val="24"/>
        </w:rPr>
      </w:pPr>
    </w:p>
    <w:p w14:paraId="2E087D1A" w14:textId="6D0347FA" w:rsidR="00A95F3D" w:rsidRPr="0018685F" w:rsidRDefault="0077082A" w:rsidP="00602DE3">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3. </w:t>
      </w:r>
      <w:r w:rsidR="00313E1C" w:rsidRPr="0018685F">
        <w:rPr>
          <w:rFonts w:ascii="Times New Roman" w:hAnsi="Times New Roman" w:cs="Times New Roman"/>
          <w:sz w:val="24"/>
          <w:szCs w:val="24"/>
        </w:rPr>
        <w:t>Brood size</w:t>
      </w:r>
      <w:r w:rsidR="00C82470" w:rsidRPr="0018685F">
        <w:rPr>
          <w:rFonts w:ascii="Times New Roman" w:hAnsi="Times New Roman" w:cs="Times New Roman"/>
          <w:sz w:val="24"/>
          <w:szCs w:val="24"/>
        </w:rPr>
        <w:t xml:space="preserve"> (a)</w:t>
      </w:r>
      <w:r w:rsidR="00313E1C" w:rsidRPr="0018685F">
        <w:rPr>
          <w:rFonts w:ascii="Times New Roman" w:hAnsi="Times New Roman" w:cs="Times New Roman"/>
          <w:sz w:val="24"/>
          <w:szCs w:val="24"/>
        </w:rPr>
        <w:t>, brood mass</w:t>
      </w:r>
      <w:r w:rsidR="00C82470" w:rsidRPr="0018685F">
        <w:rPr>
          <w:rFonts w:ascii="Times New Roman" w:hAnsi="Times New Roman" w:cs="Times New Roman"/>
          <w:sz w:val="24"/>
          <w:szCs w:val="24"/>
        </w:rPr>
        <w:t xml:space="preserve"> (b)</w:t>
      </w:r>
      <w:r w:rsidR="00313E1C" w:rsidRPr="0018685F">
        <w:rPr>
          <w:rFonts w:ascii="Times New Roman" w:hAnsi="Times New Roman" w:cs="Times New Roman"/>
          <w:sz w:val="24"/>
          <w:szCs w:val="24"/>
        </w:rPr>
        <w:t>, average larval mass</w:t>
      </w:r>
      <w:r w:rsidR="00C82470" w:rsidRPr="0018685F">
        <w:rPr>
          <w:rFonts w:ascii="Times New Roman" w:hAnsi="Times New Roman" w:cs="Times New Roman"/>
          <w:sz w:val="24"/>
          <w:szCs w:val="24"/>
        </w:rPr>
        <w:t xml:space="preserve"> (c)</w:t>
      </w:r>
      <w:r w:rsidR="00313E1C" w:rsidRPr="0018685F">
        <w:rPr>
          <w:rFonts w:ascii="Times New Roman" w:hAnsi="Times New Roman" w:cs="Times New Roman"/>
          <w:sz w:val="24"/>
          <w:szCs w:val="24"/>
        </w:rPr>
        <w:t>, and</w:t>
      </w:r>
      <w:r w:rsidR="00147718" w:rsidRPr="0018685F">
        <w:rPr>
          <w:rFonts w:ascii="Times New Roman" w:hAnsi="Times New Roman" w:cs="Times New Roman"/>
          <w:sz w:val="24"/>
          <w:szCs w:val="24"/>
        </w:rPr>
        <w:t xml:space="preserve"> </w:t>
      </w:r>
      <w:r w:rsidR="00313E1C" w:rsidRPr="0018685F">
        <w:rPr>
          <w:rFonts w:ascii="Times New Roman" w:hAnsi="Times New Roman" w:cs="Times New Roman"/>
          <w:sz w:val="24"/>
          <w:szCs w:val="24"/>
        </w:rPr>
        <w:t>carcass use efficiency</w:t>
      </w:r>
      <w:r w:rsidR="00C82470" w:rsidRPr="0018685F">
        <w:rPr>
          <w:rFonts w:ascii="Times New Roman" w:hAnsi="Times New Roman" w:cs="Times New Roman"/>
          <w:sz w:val="24"/>
          <w:szCs w:val="24"/>
        </w:rPr>
        <w:t xml:space="preserve"> (d)</w:t>
      </w:r>
      <w:r w:rsidR="00313E1C" w:rsidRPr="0018685F">
        <w:rPr>
          <w:rFonts w:ascii="Times New Roman" w:hAnsi="Times New Roman" w:cs="Times New Roman"/>
          <w:sz w:val="24"/>
          <w:szCs w:val="24"/>
        </w:rPr>
        <w:t xml:space="preserve"> on wild </w:t>
      </w:r>
      <w:r w:rsidR="00147718" w:rsidRPr="0018685F">
        <w:rPr>
          <w:rFonts w:ascii="Times New Roman" w:hAnsi="Times New Roman" w:cs="Times New Roman"/>
          <w:sz w:val="24"/>
          <w:szCs w:val="24"/>
        </w:rPr>
        <w:t xml:space="preserve">mammal, bird, and reptile </w:t>
      </w:r>
      <w:r w:rsidR="00313E1C" w:rsidRPr="0018685F">
        <w:rPr>
          <w:rFonts w:ascii="Times New Roman" w:hAnsi="Times New Roman" w:cs="Times New Roman"/>
          <w:sz w:val="24"/>
          <w:szCs w:val="24"/>
        </w:rPr>
        <w:t>carcass</w:t>
      </w:r>
      <w:r w:rsidR="00147718" w:rsidRPr="0018685F">
        <w:rPr>
          <w:rFonts w:ascii="Times New Roman" w:hAnsi="Times New Roman" w:cs="Times New Roman"/>
          <w:sz w:val="24"/>
          <w:szCs w:val="24"/>
        </w:rPr>
        <w:t>es</w:t>
      </w:r>
      <w:r w:rsidR="00313E1C" w:rsidRPr="0018685F">
        <w:rPr>
          <w:rFonts w:ascii="Times New Roman" w:hAnsi="Times New Roman" w:cs="Times New Roman"/>
          <w:sz w:val="24"/>
          <w:szCs w:val="24"/>
        </w:rPr>
        <w:t>.</w:t>
      </w:r>
      <w:r w:rsidR="00147718" w:rsidRPr="0018685F">
        <w:rPr>
          <w:rFonts w:ascii="Times New Roman" w:hAnsi="Times New Roman" w:cs="Times New Roman"/>
          <w:sz w:val="24"/>
          <w:szCs w:val="24"/>
        </w:rPr>
        <w:t xml:space="preserve"> </w:t>
      </w:r>
      <w:r w:rsidR="00D55825" w:rsidRPr="0018685F">
        <w:rPr>
          <w:rFonts w:ascii="Times New Roman" w:hAnsi="Times New Roman" w:cs="Times New Roman"/>
          <w:sz w:val="24"/>
          <w:szCs w:val="24"/>
        </w:rPr>
        <w:t xml:space="preserve">Points represent the means and error bars represent the standard errors. </w:t>
      </w:r>
      <w:r w:rsidR="00147718" w:rsidRPr="0018685F">
        <w:rPr>
          <w:rFonts w:ascii="Times New Roman" w:hAnsi="Times New Roman" w:cs="Times New Roman"/>
          <w:sz w:val="24"/>
          <w:szCs w:val="24"/>
        </w:rPr>
        <w:t>Note that the observations without any larva were excluded from the brood mass analysis.</w:t>
      </w:r>
    </w:p>
    <w:p w14:paraId="3028FCA6" w14:textId="77777777" w:rsidR="00602DE3" w:rsidRPr="0018685F" w:rsidRDefault="00602DE3" w:rsidP="00602DE3">
      <w:pPr>
        <w:spacing w:line="480" w:lineRule="auto"/>
        <w:rPr>
          <w:rFonts w:ascii="Times New Roman" w:hAnsi="Times New Roman" w:cs="Times New Roman"/>
          <w:sz w:val="24"/>
          <w:szCs w:val="24"/>
        </w:rPr>
      </w:pPr>
    </w:p>
    <w:p w14:paraId="245537B9" w14:textId="0B57DF9A" w:rsidR="0077082A" w:rsidRPr="0018685F" w:rsidRDefault="00313E1C" w:rsidP="00274F7F">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 xml:space="preserve">Figure 4. </w:t>
      </w:r>
      <w:r w:rsidR="00671EE8" w:rsidRPr="0018685F">
        <w:rPr>
          <w:rFonts w:ascii="Times New Roman" w:hAnsi="Times New Roman" w:cs="Times New Roman"/>
          <w:sz w:val="24"/>
          <w:szCs w:val="24"/>
        </w:rPr>
        <w:t>Tissue protein and fat content (a</w:t>
      </w:r>
      <w:r w:rsidR="00FE6CC2" w:rsidRPr="0018685F">
        <w:rPr>
          <w:rFonts w:ascii="Times New Roman" w:hAnsi="Times New Roman" w:cs="Times New Roman"/>
          <w:bCs/>
          <w:sz w:val="24"/>
          <w:szCs w:val="24"/>
        </w:rPr>
        <w:t>–</w:t>
      </w:r>
      <w:r w:rsidR="00671EE8" w:rsidRPr="0018685F">
        <w:rPr>
          <w:rFonts w:ascii="Times New Roman" w:hAnsi="Times New Roman" w:cs="Times New Roman"/>
          <w:sz w:val="24"/>
          <w:szCs w:val="24"/>
        </w:rPr>
        <w:t>d)</w:t>
      </w:r>
      <w:r w:rsidR="007558D3"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and larval growth (e and f) on </w:t>
      </w:r>
      <w:r w:rsidR="00CF2FD0" w:rsidRPr="0018685F">
        <w:rPr>
          <w:rFonts w:ascii="Times New Roman" w:hAnsi="Times New Roman" w:cs="Times New Roman"/>
          <w:sz w:val="24"/>
          <w:szCs w:val="24"/>
        </w:rPr>
        <w:t xml:space="preserve">lab </w:t>
      </w:r>
      <w:r w:rsidR="003B6447" w:rsidRPr="0018685F">
        <w:rPr>
          <w:rFonts w:ascii="Times New Roman" w:hAnsi="Times New Roman" w:cs="Times New Roman"/>
          <w:sz w:val="24"/>
          <w:szCs w:val="24"/>
        </w:rPr>
        <w:t>and</w:t>
      </w:r>
      <w:r w:rsidR="008C5199" w:rsidRPr="0018685F">
        <w:rPr>
          <w:rFonts w:ascii="Times New Roman" w:hAnsi="Times New Roman" w:cs="Times New Roman"/>
          <w:sz w:val="24"/>
          <w:szCs w:val="24"/>
        </w:rPr>
        <w:t xml:space="preserve"> </w:t>
      </w:r>
      <w:r w:rsidR="00CF2FD0" w:rsidRPr="0018685F">
        <w:rPr>
          <w:rFonts w:ascii="Times New Roman" w:hAnsi="Times New Roman" w:cs="Times New Roman"/>
          <w:sz w:val="24"/>
          <w:szCs w:val="24"/>
        </w:rPr>
        <w:t>wild carcass</w:t>
      </w:r>
      <w:r w:rsidR="007558D3" w:rsidRPr="0018685F">
        <w:rPr>
          <w:rFonts w:ascii="Times New Roman" w:hAnsi="Times New Roman" w:cs="Times New Roman"/>
          <w:sz w:val="24"/>
          <w:szCs w:val="24"/>
        </w:rPr>
        <w:t xml:space="preserve">es </w:t>
      </w:r>
      <w:r w:rsidR="00CF2FD0" w:rsidRPr="0018685F">
        <w:rPr>
          <w:rFonts w:ascii="Times New Roman" w:hAnsi="Times New Roman" w:cs="Times New Roman"/>
          <w:sz w:val="24"/>
          <w:szCs w:val="24"/>
        </w:rPr>
        <w:t>a</w:t>
      </w:r>
      <w:r w:rsidR="003B6447" w:rsidRPr="0018685F">
        <w:rPr>
          <w:rFonts w:ascii="Times New Roman" w:hAnsi="Times New Roman" w:cs="Times New Roman"/>
          <w:sz w:val="24"/>
          <w:szCs w:val="24"/>
        </w:rPr>
        <w:t>s well as</w:t>
      </w:r>
      <w:r w:rsidR="007557F6"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on </w:t>
      </w:r>
      <w:r w:rsidR="00767F2D" w:rsidRPr="0018685F">
        <w:rPr>
          <w:rFonts w:ascii="Times New Roman" w:hAnsi="Times New Roman" w:cs="Times New Roman"/>
          <w:sz w:val="24"/>
          <w:szCs w:val="24"/>
        </w:rPr>
        <w:t>wild mammal, bird, and reptile carcasses</w:t>
      </w:r>
      <w:r w:rsidR="00671EE8" w:rsidRPr="0018685F">
        <w:rPr>
          <w:rFonts w:ascii="Times New Roman" w:hAnsi="Times New Roman" w:cs="Times New Roman"/>
          <w:sz w:val="24"/>
          <w:szCs w:val="24"/>
        </w:rPr>
        <w:t xml:space="preserve">. </w:t>
      </w:r>
      <w:r w:rsidR="00DC0F83" w:rsidRPr="0018685F">
        <w:rPr>
          <w:rFonts w:ascii="Times New Roman" w:hAnsi="Times New Roman" w:cs="Times New Roman"/>
          <w:sz w:val="24"/>
          <w:szCs w:val="24"/>
        </w:rPr>
        <w:t>Points represent the means and error bars represent the standard errors</w:t>
      </w:r>
      <w:r w:rsidR="007558D3" w:rsidRPr="0018685F">
        <w:rPr>
          <w:rFonts w:ascii="Times New Roman" w:hAnsi="Times New Roman" w:cs="Times New Roman"/>
          <w:sz w:val="24"/>
          <w:szCs w:val="24"/>
        </w:rPr>
        <w:t>.</w:t>
      </w:r>
      <w:r w:rsidR="00C750D7" w:rsidRPr="0018685F">
        <w:rPr>
          <w:rFonts w:ascii="Times New Roman" w:hAnsi="Times New Roman" w:cs="Times New Roman"/>
          <w:sz w:val="24"/>
          <w:szCs w:val="24"/>
        </w:rPr>
        <w:t xml:space="preserve"> Letters denote significant difference</w:t>
      </w:r>
      <w:r w:rsidR="00A46E5C" w:rsidRPr="0018685F">
        <w:rPr>
          <w:rFonts w:ascii="Times New Roman" w:hAnsi="Times New Roman" w:cs="Times New Roman"/>
          <w:sz w:val="24"/>
          <w:szCs w:val="24"/>
        </w:rPr>
        <w:t xml:space="preserve"> with Tukey multiplicity adjustment</w:t>
      </w:r>
      <w:r w:rsidR="00C750D7" w:rsidRPr="0018685F">
        <w:rPr>
          <w:rFonts w:ascii="Times New Roman" w:hAnsi="Times New Roman" w:cs="Times New Roman"/>
          <w:sz w:val="24"/>
          <w:szCs w:val="24"/>
        </w:rPr>
        <w:t xml:space="preserve"> (</w:t>
      </w:r>
      <w:r w:rsidR="00C750D7" w:rsidRPr="0018685F">
        <w:rPr>
          <w:rFonts w:ascii="Times New Roman" w:hAnsi="Times New Roman" w:cs="Times New Roman"/>
          <w:i/>
          <w:iCs/>
          <w:sz w:val="24"/>
          <w:szCs w:val="24"/>
        </w:rPr>
        <w:t>α</w:t>
      </w:r>
      <w:r w:rsidR="00C750D7" w:rsidRPr="0018685F">
        <w:rPr>
          <w:rFonts w:ascii="Times New Roman" w:hAnsi="Times New Roman" w:cs="Times New Roman"/>
          <w:sz w:val="24"/>
          <w:szCs w:val="24"/>
        </w:rPr>
        <w:t xml:space="preserve"> = 0.05).</w:t>
      </w:r>
    </w:p>
    <w:p w14:paraId="7275BE2A" w14:textId="77777777" w:rsidR="00274F7F" w:rsidRPr="0018685F" w:rsidRDefault="00274F7F" w:rsidP="00274F7F">
      <w:pPr>
        <w:spacing w:line="480" w:lineRule="auto"/>
        <w:rPr>
          <w:rFonts w:ascii="Times New Roman" w:hAnsi="Times New Roman" w:cs="Times New Roman"/>
          <w:color w:val="FF0000"/>
          <w:sz w:val="24"/>
          <w:szCs w:val="24"/>
        </w:rPr>
      </w:pPr>
    </w:p>
    <w:p w14:paraId="46CFAEF5"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 xml:space="preserve">Figure </w:t>
      </w:r>
      <w:r w:rsidR="00827E05" w:rsidRPr="0018685F">
        <w:rPr>
          <w:rFonts w:ascii="Times New Roman" w:hAnsi="Times New Roman" w:cs="Times New Roman"/>
          <w:sz w:val="24"/>
          <w:szCs w:val="24"/>
        </w:rPr>
        <w:t>5</w:t>
      </w:r>
      <w:r w:rsidRPr="0018685F">
        <w:rPr>
          <w:rFonts w:ascii="Times New Roman" w:hAnsi="Times New Roman" w:cs="Times New Roman"/>
          <w:sz w:val="24"/>
          <w:szCs w:val="24"/>
        </w:rPr>
        <w:t xml:space="preserve">. The relationship between larval density and average larval mass </w:t>
      </w:r>
      <w:r w:rsidR="000A0EA4"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7265391E" w14:textId="77777777" w:rsidR="007B6816" w:rsidRPr="0018685F" w:rsidRDefault="007B6816">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526E5F8" w14:textId="31BE8CDF" w:rsidR="007B6816" w:rsidRPr="00342156" w:rsidRDefault="007B6816" w:rsidP="007B6816">
      <w:pPr>
        <w:spacing w:line="480" w:lineRule="auto"/>
        <w:rPr>
          <w:rFonts w:ascii="Times New Roman" w:hAnsi="Times New Roman" w:cs="Times New Roman"/>
          <w:b/>
          <w:bCs/>
          <w:sz w:val="24"/>
          <w:szCs w:val="24"/>
        </w:rPr>
      </w:pPr>
      <w:r w:rsidRPr="00342156">
        <w:rPr>
          <w:rFonts w:ascii="Times New Roman" w:hAnsi="Times New Roman" w:cs="Times New Roman"/>
          <w:b/>
          <w:bCs/>
          <w:sz w:val="24"/>
          <w:szCs w:val="24"/>
        </w:rPr>
        <w:lastRenderedPageBreak/>
        <w:t>Tables</w:t>
      </w:r>
    </w:p>
    <w:p w14:paraId="304D3A3F" w14:textId="556B7490" w:rsidR="007B6816" w:rsidRPr="0018685F" w:rsidRDefault="007B6816" w:rsidP="00687E6A">
      <w:pPr>
        <w:spacing w:line="480" w:lineRule="auto"/>
        <w:rPr>
          <w:rFonts w:ascii="Times New Roman" w:hAnsi="Times New Roman" w:cs="Times New Roman"/>
          <w:sz w:val="24"/>
          <w:szCs w:val="24"/>
        </w:rPr>
      </w:pPr>
      <w:r w:rsidRPr="00342156">
        <w:rPr>
          <w:rFonts w:ascii="Times New Roman" w:hAnsi="Times New Roman" w:cs="Times New Roman"/>
          <w:sz w:val="24"/>
          <w:szCs w:val="24"/>
        </w:rPr>
        <w:t xml:space="preserve">Table </w:t>
      </w:r>
      <w:r w:rsidR="00342156" w:rsidRPr="00342156">
        <w:rPr>
          <w:rFonts w:ascii="Times New Roman" w:hAnsi="Times New Roman" w:cs="Times New Roman"/>
          <w:sz w:val="24"/>
          <w:szCs w:val="24"/>
        </w:rPr>
        <w:t>1</w:t>
      </w:r>
      <w:r w:rsidRPr="00342156">
        <w:rPr>
          <w:rFonts w:ascii="Times New Roman" w:hAnsi="Times New Roman" w:cs="Times New Roman"/>
          <w:sz w:val="24"/>
          <w:szCs w:val="24"/>
        </w:rPr>
        <w:t xml:space="preserve">. A summary of the GLMM results for the breeding outcomes and carcass use efficiency of </w:t>
      </w:r>
      <w:r w:rsidR="005320EC" w:rsidRPr="00342156">
        <w:rPr>
          <w:rFonts w:ascii="Times New Roman" w:hAnsi="Times New Roman" w:cs="Times New Roman"/>
          <w:bCs/>
          <w:i/>
          <w:iCs/>
          <w:sz w:val="24"/>
          <w:szCs w:val="24"/>
        </w:rPr>
        <w:t>Nicrophorus nepalensis</w:t>
      </w:r>
      <w:r w:rsidRPr="0018685F">
        <w:rPr>
          <w:rFonts w:ascii="Times New Roman" w:hAnsi="Times New Roman" w:cs="Times New Roman"/>
          <w:sz w:val="24"/>
          <w:szCs w:val="24"/>
        </w:rPr>
        <w:t>. The pronotum widths of the parents and parent generation were included as the covariates in all models.</w:t>
      </w:r>
    </w:p>
    <w:tbl>
      <w:tblPr>
        <w:tblStyle w:val="TableGrid"/>
        <w:tblW w:w="90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810"/>
        <w:gridCol w:w="1800"/>
        <w:gridCol w:w="1800"/>
        <w:gridCol w:w="1890"/>
      </w:tblGrid>
      <w:tr w:rsidR="00646157" w:rsidRPr="0018685F" w14:paraId="42639A76" w14:textId="77777777" w:rsidTr="00A92A1F">
        <w:trPr>
          <w:trHeight w:val="575"/>
        </w:trPr>
        <w:tc>
          <w:tcPr>
            <w:tcW w:w="2700" w:type="dxa"/>
            <w:vMerge w:val="restart"/>
            <w:tcBorders>
              <w:top w:val="single" w:sz="4" w:space="0" w:color="auto"/>
            </w:tcBorders>
            <w:vAlign w:val="center"/>
          </w:tcPr>
          <w:p w14:paraId="1DC05097" w14:textId="77777777"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Model response</w:t>
            </w:r>
          </w:p>
        </w:tc>
        <w:tc>
          <w:tcPr>
            <w:tcW w:w="810" w:type="dxa"/>
            <w:vMerge w:val="restart"/>
            <w:tcBorders>
              <w:top w:val="single" w:sz="4" w:space="0" w:color="auto"/>
            </w:tcBorders>
            <w:vAlign w:val="center"/>
          </w:tcPr>
          <w:p w14:paraId="75E07231" w14:textId="77777777" w:rsidR="00646157" w:rsidRPr="0018685F" w:rsidRDefault="00646157" w:rsidP="002C48FD">
            <w:pPr>
              <w:spacing w:before="240"/>
              <w:jc w:val="center"/>
              <w:rPr>
                <w:rFonts w:ascii="Times New Roman" w:hAnsi="Times New Roman" w:cs="Times New Roman"/>
                <w:i/>
                <w:iCs/>
                <w:sz w:val="24"/>
                <w:szCs w:val="24"/>
              </w:rPr>
            </w:pPr>
            <w:r w:rsidRPr="0018685F">
              <w:rPr>
                <w:rFonts w:ascii="Times New Roman" w:hAnsi="Times New Roman" w:cs="Times New Roman"/>
                <w:i/>
                <w:iCs/>
                <w:sz w:val="24"/>
                <w:szCs w:val="24"/>
              </w:rPr>
              <w:t>n</w:t>
            </w:r>
          </w:p>
        </w:tc>
        <w:tc>
          <w:tcPr>
            <w:tcW w:w="5490" w:type="dxa"/>
            <w:gridSpan w:val="3"/>
            <w:tcBorders>
              <w:top w:val="single" w:sz="4" w:space="0" w:color="auto"/>
              <w:bottom w:val="single" w:sz="4" w:space="0" w:color="auto"/>
            </w:tcBorders>
            <w:vAlign w:val="center"/>
          </w:tcPr>
          <w:p w14:paraId="3E89AAA0" w14:textId="5AF29A8E"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Predictor</w:t>
            </w:r>
          </w:p>
        </w:tc>
      </w:tr>
      <w:tr w:rsidR="007B6816" w:rsidRPr="0018685F" w14:paraId="583C81E1" w14:textId="77777777" w:rsidTr="00A92A1F">
        <w:trPr>
          <w:trHeight w:val="721"/>
        </w:trPr>
        <w:tc>
          <w:tcPr>
            <w:tcW w:w="2700" w:type="dxa"/>
            <w:vMerge/>
            <w:tcBorders>
              <w:bottom w:val="single" w:sz="4" w:space="0" w:color="auto"/>
            </w:tcBorders>
            <w:vAlign w:val="center"/>
          </w:tcPr>
          <w:p w14:paraId="02296EA6" w14:textId="77777777" w:rsidR="007B6816" w:rsidRPr="0018685F" w:rsidRDefault="007B6816" w:rsidP="002C48FD">
            <w:pPr>
              <w:spacing w:before="240"/>
              <w:jc w:val="center"/>
              <w:rPr>
                <w:rFonts w:ascii="Times New Roman" w:hAnsi="Times New Roman" w:cs="Times New Roman"/>
                <w:sz w:val="24"/>
                <w:szCs w:val="24"/>
              </w:rPr>
            </w:pPr>
          </w:p>
        </w:tc>
        <w:tc>
          <w:tcPr>
            <w:tcW w:w="810" w:type="dxa"/>
            <w:vMerge/>
            <w:tcBorders>
              <w:bottom w:val="single" w:sz="4" w:space="0" w:color="auto"/>
            </w:tcBorders>
            <w:vAlign w:val="center"/>
          </w:tcPr>
          <w:p w14:paraId="0A867840" w14:textId="77777777" w:rsidR="007B6816" w:rsidRPr="0018685F" w:rsidRDefault="007B6816" w:rsidP="002C48FD">
            <w:pPr>
              <w:spacing w:before="240"/>
              <w:jc w:val="center"/>
              <w:rPr>
                <w:rFonts w:ascii="Times New Roman" w:hAnsi="Times New Roman" w:cs="Times New Roman"/>
                <w:i/>
                <w:iCs/>
                <w:sz w:val="24"/>
                <w:szCs w:val="24"/>
              </w:rPr>
            </w:pPr>
          </w:p>
        </w:tc>
        <w:tc>
          <w:tcPr>
            <w:tcW w:w="1800" w:type="dxa"/>
            <w:tcBorders>
              <w:top w:val="single" w:sz="4" w:space="0" w:color="auto"/>
              <w:bottom w:val="single" w:sz="4" w:space="0" w:color="auto"/>
            </w:tcBorders>
            <w:vAlign w:val="center"/>
          </w:tcPr>
          <w:p w14:paraId="63BFED97"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weight</w:t>
            </w:r>
          </w:p>
        </w:tc>
        <w:tc>
          <w:tcPr>
            <w:tcW w:w="1800" w:type="dxa"/>
            <w:tcBorders>
              <w:top w:val="single" w:sz="4" w:space="0" w:color="auto"/>
              <w:bottom w:val="single" w:sz="4" w:space="0" w:color="auto"/>
            </w:tcBorders>
            <w:vAlign w:val="center"/>
          </w:tcPr>
          <w:p w14:paraId="550AAF7C"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source</w:t>
            </w:r>
          </w:p>
        </w:tc>
        <w:tc>
          <w:tcPr>
            <w:tcW w:w="1890" w:type="dxa"/>
            <w:tcBorders>
              <w:top w:val="single" w:sz="4" w:space="0" w:color="auto"/>
              <w:bottom w:val="single" w:sz="4" w:space="0" w:color="auto"/>
            </w:tcBorders>
            <w:vAlign w:val="center"/>
          </w:tcPr>
          <w:p w14:paraId="15FAF959"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Weight × Source</w:t>
            </w:r>
          </w:p>
        </w:tc>
      </w:tr>
      <w:tr w:rsidR="007B6816" w:rsidRPr="0018685F" w14:paraId="7CA160CA" w14:textId="77777777" w:rsidTr="00A92A1F">
        <w:trPr>
          <w:trHeight w:val="893"/>
        </w:trPr>
        <w:tc>
          <w:tcPr>
            <w:tcW w:w="2700" w:type="dxa"/>
            <w:tcBorders>
              <w:top w:val="single" w:sz="4" w:space="0" w:color="auto"/>
            </w:tcBorders>
            <w:vAlign w:val="center"/>
          </w:tcPr>
          <w:p w14:paraId="244F7792"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Clutch size</w:t>
            </w:r>
          </w:p>
        </w:tc>
        <w:tc>
          <w:tcPr>
            <w:tcW w:w="810" w:type="dxa"/>
            <w:tcBorders>
              <w:top w:val="single" w:sz="4" w:space="0" w:color="auto"/>
            </w:tcBorders>
            <w:vAlign w:val="center"/>
          </w:tcPr>
          <w:p w14:paraId="17AAE5EC" w14:textId="30FFE16A"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210</w:t>
            </w:r>
            <w:r w:rsidR="00CE1785" w:rsidRPr="0018685F">
              <w:rPr>
                <w:rFonts w:ascii="Times New Roman" w:hAnsi="Times New Roman" w:cs="Times New Roman"/>
                <w:sz w:val="24"/>
                <w:szCs w:val="24"/>
              </w:rPr>
              <w:t>*</w:t>
            </w:r>
          </w:p>
        </w:tc>
        <w:tc>
          <w:tcPr>
            <w:tcW w:w="1800" w:type="dxa"/>
            <w:tcBorders>
              <w:top w:val="single" w:sz="4" w:space="0" w:color="auto"/>
            </w:tcBorders>
            <w:vAlign w:val="center"/>
          </w:tcPr>
          <w:p w14:paraId="460DD031" w14:textId="0CA8EBFA" w:rsidR="00646157" w:rsidRPr="0018685F" w:rsidRDefault="00DB3E82"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44.6,</w:t>
            </w:r>
          </w:p>
          <w:p w14:paraId="124345F6" w14:textId="7320A2AE"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tcBorders>
              <w:top w:val="single" w:sz="4" w:space="0" w:color="auto"/>
            </w:tcBorders>
            <w:vAlign w:val="center"/>
          </w:tcPr>
          <w:p w14:paraId="3701B471" w14:textId="408F0945"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1.4,</w:t>
            </w:r>
          </w:p>
          <w:p w14:paraId="39DF9CD3" w14:textId="699FEAD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0.39</w:t>
            </w:r>
          </w:p>
        </w:tc>
        <w:tc>
          <w:tcPr>
            <w:tcW w:w="1890" w:type="dxa"/>
            <w:tcBorders>
              <w:top w:val="single" w:sz="4" w:space="0" w:color="auto"/>
            </w:tcBorders>
            <w:vAlign w:val="center"/>
          </w:tcPr>
          <w:p w14:paraId="6D36FAB7" w14:textId="5381A174"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1.9,</w:t>
            </w:r>
          </w:p>
          <w:p w14:paraId="529015CE" w14:textId="257AA5CA"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0.24</w:t>
            </w:r>
          </w:p>
        </w:tc>
      </w:tr>
      <w:tr w:rsidR="007B6816" w:rsidRPr="0018685F" w14:paraId="16A68056" w14:textId="77777777" w:rsidTr="00A92A1F">
        <w:trPr>
          <w:trHeight w:val="893"/>
        </w:trPr>
        <w:tc>
          <w:tcPr>
            <w:tcW w:w="2700" w:type="dxa"/>
            <w:vAlign w:val="center"/>
          </w:tcPr>
          <w:p w14:paraId="560B273C"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Hatching success</w:t>
            </w:r>
          </w:p>
        </w:tc>
        <w:tc>
          <w:tcPr>
            <w:tcW w:w="810" w:type="dxa"/>
            <w:vAlign w:val="center"/>
          </w:tcPr>
          <w:p w14:paraId="04ECFA66" w14:textId="3BB2AD54"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176</w:t>
            </w:r>
            <w:r w:rsidR="00CE1785" w:rsidRPr="0018685F">
              <w:rPr>
                <w:rFonts w:ascii="Times New Roman" w:hAnsi="Times New Roman" w:cs="Times New Roman"/>
                <w:sz w:val="24"/>
                <w:szCs w:val="24"/>
                <w:vertAlign w:val="superscript"/>
              </w:rPr>
              <w:t>†</w:t>
            </w:r>
          </w:p>
        </w:tc>
        <w:tc>
          <w:tcPr>
            <w:tcW w:w="1800" w:type="dxa"/>
            <w:vAlign w:val="center"/>
          </w:tcPr>
          <w:p w14:paraId="43CB3F07" w14:textId="77777777" w:rsidR="00DB3E82" w:rsidRPr="0018685F" w:rsidRDefault="00DB3E82"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32.1,</w:t>
            </w:r>
          </w:p>
          <w:p w14:paraId="124EC71E" w14:textId="0681FC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2F8DFEBC" w14:textId="452E51F1"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0.8,</w:t>
            </w:r>
          </w:p>
          <w:p w14:paraId="733975E1" w14:textId="3AE2F2E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0.37</w:t>
            </w:r>
          </w:p>
        </w:tc>
        <w:tc>
          <w:tcPr>
            <w:tcW w:w="1890" w:type="dxa"/>
            <w:vAlign w:val="center"/>
          </w:tcPr>
          <w:p w14:paraId="3A7C3D36" w14:textId="39F2D731"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0.3,</w:t>
            </w:r>
          </w:p>
          <w:p w14:paraId="7E6C2A7A" w14:textId="2864B4E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0.88</w:t>
            </w:r>
          </w:p>
        </w:tc>
      </w:tr>
      <w:tr w:rsidR="007B6816" w:rsidRPr="0018685F" w14:paraId="45E8071F" w14:textId="77777777" w:rsidTr="00A92A1F">
        <w:trPr>
          <w:trHeight w:val="893"/>
        </w:trPr>
        <w:tc>
          <w:tcPr>
            <w:tcW w:w="2700" w:type="dxa"/>
            <w:vAlign w:val="center"/>
          </w:tcPr>
          <w:p w14:paraId="0C961A05"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size</w:t>
            </w:r>
          </w:p>
        </w:tc>
        <w:tc>
          <w:tcPr>
            <w:tcW w:w="810" w:type="dxa"/>
            <w:vAlign w:val="center"/>
          </w:tcPr>
          <w:p w14:paraId="7570DCD3"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238</w:t>
            </w:r>
          </w:p>
        </w:tc>
        <w:tc>
          <w:tcPr>
            <w:tcW w:w="1800" w:type="dxa"/>
            <w:vAlign w:val="center"/>
          </w:tcPr>
          <w:p w14:paraId="59C631EA" w14:textId="2DDF8EEB"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63.3,</w:t>
            </w:r>
          </w:p>
          <w:p w14:paraId="05D46E89" w14:textId="426C8F67"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B412813" w14:textId="77777777" w:rsidR="00797061" w:rsidRPr="0018685F" w:rsidRDefault="0079706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0.009,</w:t>
            </w:r>
          </w:p>
          <w:p w14:paraId="41A13631" w14:textId="6EFA8159"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0.93</w:t>
            </w:r>
          </w:p>
        </w:tc>
        <w:tc>
          <w:tcPr>
            <w:tcW w:w="1890" w:type="dxa"/>
            <w:vAlign w:val="center"/>
          </w:tcPr>
          <w:p w14:paraId="01D16391" w14:textId="731A184C"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3.5,</w:t>
            </w:r>
          </w:p>
          <w:p w14:paraId="60A8C705" w14:textId="1C4E459D"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0.17</w:t>
            </w:r>
          </w:p>
        </w:tc>
      </w:tr>
      <w:tr w:rsidR="007B6816" w:rsidRPr="0018685F" w14:paraId="2F64DDCC" w14:textId="77777777" w:rsidTr="00A92A1F">
        <w:trPr>
          <w:trHeight w:val="893"/>
        </w:trPr>
        <w:tc>
          <w:tcPr>
            <w:tcW w:w="2700" w:type="dxa"/>
            <w:vAlign w:val="center"/>
          </w:tcPr>
          <w:p w14:paraId="7166173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mass</w:t>
            </w:r>
          </w:p>
        </w:tc>
        <w:tc>
          <w:tcPr>
            <w:tcW w:w="810" w:type="dxa"/>
            <w:vAlign w:val="center"/>
          </w:tcPr>
          <w:p w14:paraId="7495627B" w14:textId="40FF4CB2"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129</w:t>
            </w:r>
            <w:r w:rsidR="00CE1785" w:rsidRPr="0018685F">
              <w:rPr>
                <w:rFonts w:ascii="Times New Roman" w:hAnsi="Times New Roman" w:cs="Times New Roman"/>
                <w:sz w:val="24"/>
                <w:szCs w:val="24"/>
                <w:vertAlign w:val="superscript"/>
              </w:rPr>
              <w:t>‡</w:t>
            </w:r>
          </w:p>
        </w:tc>
        <w:tc>
          <w:tcPr>
            <w:tcW w:w="1800" w:type="dxa"/>
            <w:vAlign w:val="center"/>
          </w:tcPr>
          <w:p w14:paraId="4D0181C0" w14:textId="6EAAA3A4"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91.9,</w:t>
            </w:r>
          </w:p>
          <w:p w14:paraId="21F0103B" w14:textId="7CEA8B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C6D7687" w14:textId="77777777" w:rsidR="00067429" w:rsidRPr="0018685F" w:rsidRDefault="00067429"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0.001,</w:t>
            </w:r>
          </w:p>
          <w:p w14:paraId="11AB718A" w14:textId="747A8C8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0.99</w:t>
            </w:r>
          </w:p>
        </w:tc>
        <w:tc>
          <w:tcPr>
            <w:tcW w:w="1890" w:type="dxa"/>
            <w:vAlign w:val="center"/>
          </w:tcPr>
          <w:p w14:paraId="2908F122" w14:textId="03D05FC2"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11.0,</w:t>
            </w:r>
          </w:p>
          <w:p w14:paraId="792F8742" w14:textId="187DB156"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0.004</w:t>
            </w:r>
          </w:p>
        </w:tc>
      </w:tr>
      <w:tr w:rsidR="007B6816" w:rsidRPr="0018685F" w14:paraId="65C84CB3" w14:textId="77777777" w:rsidTr="00A92A1F">
        <w:trPr>
          <w:trHeight w:val="893"/>
        </w:trPr>
        <w:tc>
          <w:tcPr>
            <w:tcW w:w="2700" w:type="dxa"/>
            <w:vAlign w:val="center"/>
          </w:tcPr>
          <w:p w14:paraId="4B9DA77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Carcass use efficiency</w:t>
            </w:r>
          </w:p>
        </w:tc>
        <w:tc>
          <w:tcPr>
            <w:tcW w:w="810" w:type="dxa"/>
            <w:vAlign w:val="center"/>
          </w:tcPr>
          <w:p w14:paraId="7A2E373A" w14:textId="39F8A15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95</w:t>
            </w:r>
            <w:r w:rsidR="00CE1785" w:rsidRPr="0018685F">
              <w:rPr>
                <w:rFonts w:ascii="Times New Roman" w:hAnsi="Times New Roman" w:cs="Times New Roman"/>
                <w:sz w:val="24"/>
                <w:szCs w:val="24"/>
                <w:vertAlign w:val="superscript"/>
              </w:rPr>
              <w:t>§</w:t>
            </w:r>
          </w:p>
        </w:tc>
        <w:tc>
          <w:tcPr>
            <w:tcW w:w="1800" w:type="dxa"/>
            <w:vAlign w:val="center"/>
          </w:tcPr>
          <w:p w14:paraId="5FC872A6" w14:textId="19357E42"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64.5,</w:t>
            </w:r>
          </w:p>
          <w:p w14:paraId="5A099259" w14:textId="295C94E2"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3C8FDD28" w14:textId="77777777" w:rsidR="00575D93" w:rsidRPr="0018685F" w:rsidRDefault="00575D93"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0.003,</w:t>
            </w:r>
          </w:p>
          <w:p w14:paraId="3C4037EC" w14:textId="2C6BBF1F"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0.96</w:t>
            </w:r>
          </w:p>
        </w:tc>
        <w:tc>
          <w:tcPr>
            <w:tcW w:w="1890" w:type="dxa"/>
            <w:vAlign w:val="center"/>
          </w:tcPr>
          <w:p w14:paraId="35B8E287" w14:textId="77777777"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0.3,</w:t>
            </w:r>
          </w:p>
          <w:p w14:paraId="06AE3F8A" w14:textId="7C49C935"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0.57</w:t>
            </w:r>
          </w:p>
        </w:tc>
      </w:tr>
    </w:tbl>
    <w:p w14:paraId="50335860" w14:textId="02C9F4CF"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rPr>
        <w:t>*</w:t>
      </w:r>
      <w:r w:rsidR="007B6816" w:rsidRPr="0018685F">
        <w:rPr>
          <w:rFonts w:ascii="Times New Roman" w:hAnsi="Times New Roman" w:cs="Times New Roman"/>
          <w:sz w:val="20"/>
          <w:szCs w:val="20"/>
        </w:rPr>
        <w:t>Clutch size was not recorded in the first round of breeding experiments.</w:t>
      </w:r>
    </w:p>
    <w:p w14:paraId="5CD2438C" w14:textId="393B91D6"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clutch size were excluded from the analysis.</w:t>
      </w:r>
    </w:p>
    <w:p w14:paraId="0976488D" w14:textId="6F1FA794"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brood size were excluded from the analysis.</w:t>
      </w:r>
    </w:p>
    <w:p w14:paraId="19C9F1E9" w14:textId="091514A0"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Carcass use was not measured in the first and second round of the breeding experiments</w:t>
      </w:r>
      <w:r w:rsidR="00BE3232" w:rsidRPr="0018685F">
        <w:rPr>
          <w:rFonts w:ascii="Times New Roman" w:hAnsi="Times New Roman" w:cs="Times New Roman"/>
          <w:sz w:val="20"/>
          <w:szCs w:val="20"/>
        </w:rPr>
        <w:t>; o</w:t>
      </w:r>
      <w:r w:rsidR="007B6816" w:rsidRPr="0018685F">
        <w:rPr>
          <w:rFonts w:ascii="Times New Roman" w:hAnsi="Times New Roman" w:cs="Times New Roman"/>
          <w:sz w:val="20"/>
          <w:szCs w:val="20"/>
        </w:rPr>
        <w:t>bservations with a zero brood size were excluded from the analysis.</w:t>
      </w:r>
    </w:p>
    <w:p w14:paraId="329CAA41" w14:textId="77D32897" w:rsidR="00D64A6D" w:rsidRPr="0018685F" w:rsidRDefault="007B6816" w:rsidP="00BA6FB4">
      <w:pPr>
        <w:spacing w:before="100" w:after="0" w:line="480" w:lineRule="auto"/>
        <w:ind w:left="-86"/>
        <w:jc w:val="left"/>
        <w:rPr>
          <w:rFonts w:ascii="Times New Roman" w:hAnsi="Times New Roman" w:cs="Times New Roman"/>
          <w:color w:val="FF0000"/>
          <w:sz w:val="24"/>
          <w:szCs w:val="24"/>
        </w:rPr>
      </w:pPr>
      <w:r w:rsidRPr="0018685F">
        <w:rPr>
          <w:rFonts w:ascii="Times New Roman" w:hAnsi="Times New Roman" w:cs="Times New Roman"/>
          <w:color w:val="00B050"/>
          <w:sz w:val="24"/>
          <w:szCs w:val="24"/>
        </w:rPr>
        <w:t xml:space="preserve"> </w:t>
      </w:r>
    </w:p>
    <w:sectPr w:rsidR="00D64A6D" w:rsidRPr="0018685F" w:rsidSect="00F01873">
      <w:footerReference w:type="default" r:id="rId13"/>
      <w:pgSz w:w="11906" w:h="16838"/>
      <w:pgMar w:top="1440" w:right="1440" w:bottom="1440" w:left="1440" w:header="720" w:footer="360" w:gutter="0"/>
      <w:lnNumType w:countBy="1" w:restart="continuou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6E37FD" w14:textId="77777777" w:rsidR="00914B77" w:rsidRDefault="00914B77">
      <w:pPr>
        <w:spacing w:line="240" w:lineRule="auto"/>
      </w:pPr>
      <w:r>
        <w:separator/>
      </w:r>
    </w:p>
  </w:endnote>
  <w:endnote w:type="continuationSeparator" w:id="0">
    <w:p w14:paraId="27BBF165" w14:textId="77777777" w:rsidR="00914B77" w:rsidRDefault="00914B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8208"/>
    </w:sdtPr>
    <w:sdtEndPr>
      <w:rPr>
        <w:rFonts w:ascii="Arial" w:hAnsi="Arial" w:cs="Arial"/>
      </w:rPr>
    </w:sdtEndPr>
    <w:sdtContent>
      <w:p w14:paraId="27B44F28" w14:textId="77777777" w:rsidR="00FB6CEB" w:rsidRPr="00DC5066" w:rsidRDefault="00FB6CEB">
        <w:pPr>
          <w:pStyle w:val="Footer"/>
          <w:jc w:val="center"/>
          <w:rPr>
            <w:rFonts w:ascii="Arial" w:hAnsi="Arial" w:cs="Arial"/>
          </w:rPr>
        </w:pPr>
        <w:r w:rsidRPr="0018685F">
          <w:rPr>
            <w:rFonts w:cs="Times New Roman"/>
          </w:rPr>
          <w:fldChar w:fldCharType="begin"/>
        </w:r>
        <w:r w:rsidRPr="0018685F">
          <w:rPr>
            <w:rFonts w:cs="Times New Roman"/>
          </w:rPr>
          <w:instrText xml:space="preserve"> PAGE   \* MERGEFORMAT </w:instrText>
        </w:r>
        <w:r w:rsidRPr="0018685F">
          <w:rPr>
            <w:rFonts w:cs="Times New Roman"/>
          </w:rPr>
          <w:fldChar w:fldCharType="separate"/>
        </w:r>
        <w:r w:rsidRPr="0018685F">
          <w:rPr>
            <w:rFonts w:cs="Times New Roman"/>
            <w:lang w:val="zh-TW"/>
          </w:rPr>
          <w:t>5</w:t>
        </w:r>
        <w:r w:rsidRPr="0018685F">
          <w:rPr>
            <w:rFonts w:cs="Times New Roman"/>
            <w:lang w:val="zh-TW"/>
          </w:rPr>
          <w:fldChar w:fldCharType="end"/>
        </w:r>
      </w:p>
    </w:sdtContent>
  </w:sdt>
  <w:p w14:paraId="4B4D86CD" w14:textId="77777777" w:rsidR="00FB6CEB" w:rsidRDefault="00FB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30DE3F" w14:textId="77777777" w:rsidR="00914B77" w:rsidRDefault="00914B77">
      <w:pPr>
        <w:spacing w:after="0"/>
      </w:pPr>
      <w:r>
        <w:separator/>
      </w:r>
    </w:p>
  </w:footnote>
  <w:footnote w:type="continuationSeparator" w:id="0">
    <w:p w14:paraId="4BC3A73F" w14:textId="77777777" w:rsidR="00914B77" w:rsidRDefault="00914B7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40D2"/>
    <w:multiLevelType w:val="hybridMultilevel"/>
    <w:tmpl w:val="9D36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415C"/>
    <w:multiLevelType w:val="hybridMultilevel"/>
    <w:tmpl w:val="334A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C19A9"/>
    <w:multiLevelType w:val="hybridMultilevel"/>
    <w:tmpl w:val="5A247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A4A18"/>
    <w:multiLevelType w:val="hybridMultilevel"/>
    <w:tmpl w:val="75DE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E0A64"/>
    <w:multiLevelType w:val="hybridMultilevel"/>
    <w:tmpl w:val="BC56E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B5745"/>
    <w:multiLevelType w:val="hybridMultilevel"/>
    <w:tmpl w:val="7098F362"/>
    <w:lvl w:ilvl="0" w:tplc="AA16B2A8">
      <w:start w:val="1"/>
      <w:numFmt w:val="decimal"/>
      <w:lvlText w:val="%1."/>
      <w:lvlJc w:val="left"/>
      <w:pPr>
        <w:ind w:left="1020" w:hanging="360"/>
      </w:pPr>
    </w:lvl>
    <w:lvl w:ilvl="1" w:tplc="63985E58">
      <w:start w:val="1"/>
      <w:numFmt w:val="decimal"/>
      <w:lvlText w:val="%2."/>
      <w:lvlJc w:val="left"/>
      <w:pPr>
        <w:ind w:left="1020" w:hanging="360"/>
      </w:pPr>
    </w:lvl>
    <w:lvl w:ilvl="2" w:tplc="ECECD260">
      <w:start w:val="1"/>
      <w:numFmt w:val="decimal"/>
      <w:lvlText w:val="%3."/>
      <w:lvlJc w:val="left"/>
      <w:pPr>
        <w:ind w:left="1020" w:hanging="360"/>
      </w:pPr>
    </w:lvl>
    <w:lvl w:ilvl="3" w:tplc="270C7480">
      <w:start w:val="1"/>
      <w:numFmt w:val="decimal"/>
      <w:lvlText w:val="%4."/>
      <w:lvlJc w:val="left"/>
      <w:pPr>
        <w:ind w:left="1020" w:hanging="360"/>
      </w:pPr>
    </w:lvl>
    <w:lvl w:ilvl="4" w:tplc="F558CC0A">
      <w:start w:val="1"/>
      <w:numFmt w:val="decimal"/>
      <w:lvlText w:val="%5."/>
      <w:lvlJc w:val="left"/>
      <w:pPr>
        <w:ind w:left="1020" w:hanging="360"/>
      </w:pPr>
    </w:lvl>
    <w:lvl w:ilvl="5" w:tplc="1B96AAC8">
      <w:start w:val="1"/>
      <w:numFmt w:val="decimal"/>
      <w:lvlText w:val="%6."/>
      <w:lvlJc w:val="left"/>
      <w:pPr>
        <w:ind w:left="1020" w:hanging="360"/>
      </w:pPr>
    </w:lvl>
    <w:lvl w:ilvl="6" w:tplc="5510D760">
      <w:start w:val="1"/>
      <w:numFmt w:val="decimal"/>
      <w:lvlText w:val="%7."/>
      <w:lvlJc w:val="left"/>
      <w:pPr>
        <w:ind w:left="1020" w:hanging="360"/>
      </w:pPr>
    </w:lvl>
    <w:lvl w:ilvl="7" w:tplc="3C10BE58">
      <w:start w:val="1"/>
      <w:numFmt w:val="decimal"/>
      <w:lvlText w:val="%8."/>
      <w:lvlJc w:val="left"/>
      <w:pPr>
        <w:ind w:left="1020" w:hanging="360"/>
      </w:pPr>
    </w:lvl>
    <w:lvl w:ilvl="8" w:tplc="E376E184">
      <w:start w:val="1"/>
      <w:numFmt w:val="decimal"/>
      <w:lvlText w:val="%9."/>
      <w:lvlJc w:val="left"/>
      <w:pPr>
        <w:ind w:left="1020" w:hanging="360"/>
      </w:pPr>
    </w:lvl>
  </w:abstractNum>
  <w:abstractNum w:abstractNumId="6" w15:restartNumberingAfterBreak="0">
    <w:nsid w:val="1C07704C"/>
    <w:multiLevelType w:val="hybridMultilevel"/>
    <w:tmpl w:val="B868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B2C15"/>
    <w:multiLevelType w:val="hybridMultilevel"/>
    <w:tmpl w:val="B88449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5B6F9F"/>
    <w:multiLevelType w:val="hybridMultilevel"/>
    <w:tmpl w:val="013A8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1E87A9D"/>
    <w:multiLevelType w:val="hybridMultilevel"/>
    <w:tmpl w:val="5B5E8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FC36B9"/>
    <w:multiLevelType w:val="hybridMultilevel"/>
    <w:tmpl w:val="013A89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8CA7584"/>
    <w:multiLevelType w:val="hybridMultilevel"/>
    <w:tmpl w:val="1C0EA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3548F"/>
    <w:multiLevelType w:val="hybridMultilevel"/>
    <w:tmpl w:val="D616C35E"/>
    <w:lvl w:ilvl="0" w:tplc="91608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C5F44"/>
    <w:multiLevelType w:val="hybridMultilevel"/>
    <w:tmpl w:val="12AE2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2510F"/>
    <w:multiLevelType w:val="hybridMultilevel"/>
    <w:tmpl w:val="F8D0E2F8"/>
    <w:lvl w:ilvl="0" w:tplc="CF9AE694">
      <w:start w:val="1"/>
      <w:numFmt w:val="decimal"/>
      <w:lvlText w:val="%1."/>
      <w:lvlJc w:val="left"/>
      <w:pPr>
        <w:ind w:left="1020" w:hanging="360"/>
      </w:pPr>
    </w:lvl>
    <w:lvl w:ilvl="1" w:tplc="4ABA3A5A">
      <w:start w:val="1"/>
      <w:numFmt w:val="decimal"/>
      <w:lvlText w:val="%2."/>
      <w:lvlJc w:val="left"/>
      <w:pPr>
        <w:ind w:left="1020" w:hanging="360"/>
      </w:pPr>
    </w:lvl>
    <w:lvl w:ilvl="2" w:tplc="D95403E2">
      <w:start w:val="1"/>
      <w:numFmt w:val="decimal"/>
      <w:lvlText w:val="%3."/>
      <w:lvlJc w:val="left"/>
      <w:pPr>
        <w:ind w:left="1020" w:hanging="360"/>
      </w:pPr>
    </w:lvl>
    <w:lvl w:ilvl="3" w:tplc="5A1EC604">
      <w:start w:val="1"/>
      <w:numFmt w:val="decimal"/>
      <w:lvlText w:val="%4."/>
      <w:lvlJc w:val="left"/>
      <w:pPr>
        <w:ind w:left="1020" w:hanging="360"/>
      </w:pPr>
    </w:lvl>
    <w:lvl w:ilvl="4" w:tplc="3A1A64DA">
      <w:start w:val="1"/>
      <w:numFmt w:val="decimal"/>
      <w:lvlText w:val="%5."/>
      <w:lvlJc w:val="left"/>
      <w:pPr>
        <w:ind w:left="1020" w:hanging="360"/>
      </w:pPr>
    </w:lvl>
    <w:lvl w:ilvl="5" w:tplc="692EA948">
      <w:start w:val="1"/>
      <w:numFmt w:val="decimal"/>
      <w:lvlText w:val="%6."/>
      <w:lvlJc w:val="left"/>
      <w:pPr>
        <w:ind w:left="1020" w:hanging="360"/>
      </w:pPr>
    </w:lvl>
    <w:lvl w:ilvl="6" w:tplc="A11E97FC">
      <w:start w:val="1"/>
      <w:numFmt w:val="decimal"/>
      <w:lvlText w:val="%7."/>
      <w:lvlJc w:val="left"/>
      <w:pPr>
        <w:ind w:left="1020" w:hanging="360"/>
      </w:pPr>
    </w:lvl>
    <w:lvl w:ilvl="7" w:tplc="3D8EE8A8">
      <w:start w:val="1"/>
      <w:numFmt w:val="decimal"/>
      <w:lvlText w:val="%8."/>
      <w:lvlJc w:val="left"/>
      <w:pPr>
        <w:ind w:left="1020" w:hanging="360"/>
      </w:pPr>
    </w:lvl>
    <w:lvl w:ilvl="8" w:tplc="3830F044">
      <w:start w:val="1"/>
      <w:numFmt w:val="decimal"/>
      <w:lvlText w:val="%9."/>
      <w:lvlJc w:val="left"/>
      <w:pPr>
        <w:ind w:left="1020" w:hanging="360"/>
      </w:pPr>
    </w:lvl>
  </w:abstractNum>
  <w:abstractNum w:abstractNumId="15" w15:restartNumberingAfterBreak="0">
    <w:nsid w:val="34462564"/>
    <w:multiLevelType w:val="hybridMultilevel"/>
    <w:tmpl w:val="4E56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614A43"/>
    <w:multiLevelType w:val="hybridMultilevel"/>
    <w:tmpl w:val="5554043E"/>
    <w:lvl w:ilvl="0" w:tplc="155813CA">
      <w:start w:val="1"/>
      <w:numFmt w:val="decimal"/>
      <w:lvlText w:val="%1."/>
      <w:lvlJc w:val="left"/>
      <w:pPr>
        <w:ind w:left="1020" w:hanging="360"/>
      </w:pPr>
    </w:lvl>
    <w:lvl w:ilvl="1" w:tplc="6ACC6E4A">
      <w:start w:val="1"/>
      <w:numFmt w:val="decimal"/>
      <w:lvlText w:val="%2."/>
      <w:lvlJc w:val="left"/>
      <w:pPr>
        <w:ind w:left="1020" w:hanging="360"/>
      </w:pPr>
    </w:lvl>
    <w:lvl w:ilvl="2" w:tplc="719C0358">
      <w:start w:val="1"/>
      <w:numFmt w:val="decimal"/>
      <w:lvlText w:val="%3."/>
      <w:lvlJc w:val="left"/>
      <w:pPr>
        <w:ind w:left="1020" w:hanging="360"/>
      </w:pPr>
    </w:lvl>
    <w:lvl w:ilvl="3" w:tplc="8E2A7772">
      <w:start w:val="1"/>
      <w:numFmt w:val="decimal"/>
      <w:lvlText w:val="%4."/>
      <w:lvlJc w:val="left"/>
      <w:pPr>
        <w:ind w:left="1020" w:hanging="360"/>
      </w:pPr>
    </w:lvl>
    <w:lvl w:ilvl="4" w:tplc="E460DC32">
      <w:start w:val="1"/>
      <w:numFmt w:val="decimal"/>
      <w:lvlText w:val="%5."/>
      <w:lvlJc w:val="left"/>
      <w:pPr>
        <w:ind w:left="1020" w:hanging="360"/>
      </w:pPr>
    </w:lvl>
    <w:lvl w:ilvl="5" w:tplc="1D2C6CDE">
      <w:start w:val="1"/>
      <w:numFmt w:val="decimal"/>
      <w:lvlText w:val="%6."/>
      <w:lvlJc w:val="left"/>
      <w:pPr>
        <w:ind w:left="1020" w:hanging="360"/>
      </w:pPr>
    </w:lvl>
    <w:lvl w:ilvl="6" w:tplc="0FBE3810">
      <w:start w:val="1"/>
      <w:numFmt w:val="decimal"/>
      <w:lvlText w:val="%7."/>
      <w:lvlJc w:val="left"/>
      <w:pPr>
        <w:ind w:left="1020" w:hanging="360"/>
      </w:pPr>
    </w:lvl>
    <w:lvl w:ilvl="7" w:tplc="2836EFEA">
      <w:start w:val="1"/>
      <w:numFmt w:val="decimal"/>
      <w:lvlText w:val="%8."/>
      <w:lvlJc w:val="left"/>
      <w:pPr>
        <w:ind w:left="1020" w:hanging="360"/>
      </w:pPr>
    </w:lvl>
    <w:lvl w:ilvl="8" w:tplc="809693F4">
      <w:start w:val="1"/>
      <w:numFmt w:val="decimal"/>
      <w:lvlText w:val="%9."/>
      <w:lvlJc w:val="left"/>
      <w:pPr>
        <w:ind w:left="1020" w:hanging="360"/>
      </w:pPr>
    </w:lvl>
  </w:abstractNum>
  <w:abstractNum w:abstractNumId="17" w15:restartNumberingAfterBreak="0">
    <w:nsid w:val="3F277BF8"/>
    <w:multiLevelType w:val="hybridMultilevel"/>
    <w:tmpl w:val="5AE6B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A2733B"/>
    <w:multiLevelType w:val="hybridMultilevel"/>
    <w:tmpl w:val="D0A4AC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6CF24D1"/>
    <w:multiLevelType w:val="hybridMultilevel"/>
    <w:tmpl w:val="1E8662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497140BD"/>
    <w:multiLevelType w:val="hybridMultilevel"/>
    <w:tmpl w:val="93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FE66E4"/>
    <w:multiLevelType w:val="hybridMultilevel"/>
    <w:tmpl w:val="E7BC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876920"/>
    <w:multiLevelType w:val="hybridMultilevel"/>
    <w:tmpl w:val="69E4B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7557FA"/>
    <w:multiLevelType w:val="hybridMultilevel"/>
    <w:tmpl w:val="CC6A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E0261"/>
    <w:multiLevelType w:val="hybridMultilevel"/>
    <w:tmpl w:val="D46C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3729FB"/>
    <w:multiLevelType w:val="hybridMultilevel"/>
    <w:tmpl w:val="8BB06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EC1314"/>
    <w:multiLevelType w:val="hybridMultilevel"/>
    <w:tmpl w:val="0F8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895446"/>
    <w:multiLevelType w:val="hybridMultilevel"/>
    <w:tmpl w:val="CD1E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5D7440"/>
    <w:multiLevelType w:val="hybridMultilevel"/>
    <w:tmpl w:val="435EC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7A70E2"/>
    <w:multiLevelType w:val="hybridMultilevel"/>
    <w:tmpl w:val="CA7A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DF2F9C"/>
    <w:multiLevelType w:val="hybridMultilevel"/>
    <w:tmpl w:val="CE204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A96443"/>
    <w:multiLevelType w:val="hybridMultilevel"/>
    <w:tmpl w:val="1B76CBA6"/>
    <w:lvl w:ilvl="0" w:tplc="4274BBE4">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0B7DC8"/>
    <w:multiLevelType w:val="hybridMultilevel"/>
    <w:tmpl w:val="6DD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4D6D43"/>
    <w:multiLevelType w:val="hybridMultilevel"/>
    <w:tmpl w:val="0A106B3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4" w15:restartNumberingAfterBreak="0">
    <w:nsid w:val="717447FA"/>
    <w:multiLevelType w:val="hybridMultilevel"/>
    <w:tmpl w:val="215A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F47F47"/>
    <w:multiLevelType w:val="hybridMultilevel"/>
    <w:tmpl w:val="41E0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04329F"/>
    <w:multiLevelType w:val="hybridMultilevel"/>
    <w:tmpl w:val="9BAA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024E07"/>
    <w:multiLevelType w:val="hybridMultilevel"/>
    <w:tmpl w:val="5AA6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651BDE"/>
    <w:multiLevelType w:val="hybridMultilevel"/>
    <w:tmpl w:val="6BE24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4094139">
    <w:abstractNumId w:val="18"/>
  </w:num>
  <w:num w:numId="2" w16cid:durableId="37627695">
    <w:abstractNumId w:val="19"/>
  </w:num>
  <w:num w:numId="3" w16cid:durableId="12533479">
    <w:abstractNumId w:val="20"/>
  </w:num>
  <w:num w:numId="4" w16cid:durableId="1387726475">
    <w:abstractNumId w:val="34"/>
  </w:num>
  <w:num w:numId="5" w16cid:durableId="2001999482">
    <w:abstractNumId w:val="3"/>
  </w:num>
  <w:num w:numId="6" w16cid:durableId="945884840">
    <w:abstractNumId w:val="1"/>
  </w:num>
  <w:num w:numId="7" w16cid:durableId="1296371211">
    <w:abstractNumId w:val="31"/>
  </w:num>
  <w:num w:numId="8" w16cid:durableId="2042316618">
    <w:abstractNumId w:val="38"/>
  </w:num>
  <w:num w:numId="9" w16cid:durableId="705327407">
    <w:abstractNumId w:val="17"/>
  </w:num>
  <w:num w:numId="10" w16cid:durableId="1065103947">
    <w:abstractNumId w:val="9"/>
  </w:num>
  <w:num w:numId="11" w16cid:durableId="755596225">
    <w:abstractNumId w:val="15"/>
  </w:num>
  <w:num w:numId="12" w16cid:durableId="134564448">
    <w:abstractNumId w:val="21"/>
  </w:num>
  <w:num w:numId="13" w16cid:durableId="1326393024">
    <w:abstractNumId w:val="6"/>
  </w:num>
  <w:num w:numId="14" w16cid:durableId="653993179">
    <w:abstractNumId w:val="26"/>
  </w:num>
  <w:num w:numId="15" w16cid:durableId="1512451628">
    <w:abstractNumId w:val="27"/>
  </w:num>
  <w:num w:numId="16" w16cid:durableId="1597521233">
    <w:abstractNumId w:val="0"/>
  </w:num>
  <w:num w:numId="17" w16cid:durableId="1986272975">
    <w:abstractNumId w:val="25"/>
  </w:num>
  <w:num w:numId="18" w16cid:durableId="1330869431">
    <w:abstractNumId w:val="32"/>
  </w:num>
  <w:num w:numId="19" w16cid:durableId="952908143">
    <w:abstractNumId w:val="8"/>
  </w:num>
  <w:num w:numId="20" w16cid:durableId="767654599">
    <w:abstractNumId w:val="10"/>
  </w:num>
  <w:num w:numId="21" w16cid:durableId="1367636164">
    <w:abstractNumId w:val="24"/>
  </w:num>
  <w:num w:numId="22" w16cid:durableId="257951804">
    <w:abstractNumId w:val="22"/>
  </w:num>
  <w:num w:numId="23" w16cid:durableId="832575224">
    <w:abstractNumId w:val="12"/>
  </w:num>
  <w:num w:numId="24" w16cid:durableId="1811046402">
    <w:abstractNumId w:val="33"/>
  </w:num>
  <w:num w:numId="25" w16cid:durableId="458843554">
    <w:abstractNumId w:val="2"/>
  </w:num>
  <w:num w:numId="26" w16cid:durableId="989016706">
    <w:abstractNumId w:val="35"/>
  </w:num>
  <w:num w:numId="27" w16cid:durableId="562256378">
    <w:abstractNumId w:val="11"/>
  </w:num>
  <w:num w:numId="28" w16cid:durableId="124086025">
    <w:abstractNumId w:val="37"/>
  </w:num>
  <w:num w:numId="29" w16cid:durableId="1514225185">
    <w:abstractNumId w:val="23"/>
  </w:num>
  <w:num w:numId="30" w16cid:durableId="298728459">
    <w:abstractNumId w:val="29"/>
  </w:num>
  <w:num w:numId="31" w16cid:durableId="1821340824">
    <w:abstractNumId w:val="13"/>
  </w:num>
  <w:num w:numId="32" w16cid:durableId="1256329624">
    <w:abstractNumId w:val="16"/>
  </w:num>
  <w:num w:numId="33" w16cid:durableId="38555712">
    <w:abstractNumId w:val="5"/>
  </w:num>
  <w:num w:numId="34" w16cid:durableId="443619015">
    <w:abstractNumId w:val="14"/>
  </w:num>
  <w:num w:numId="35" w16cid:durableId="496387235">
    <w:abstractNumId w:val="36"/>
  </w:num>
  <w:num w:numId="36" w16cid:durableId="238564228">
    <w:abstractNumId w:val="7"/>
  </w:num>
  <w:num w:numId="37" w16cid:durableId="2034185157">
    <w:abstractNumId w:val="30"/>
  </w:num>
  <w:num w:numId="38" w16cid:durableId="559246482">
    <w:abstractNumId w:val="28"/>
  </w:num>
  <w:num w:numId="39" w16cid:durableId="48158613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en-Chang Hsu">
    <w15:presenceInfo w15:providerId="Windows Live" w15:userId="a7788e04cdabcc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trackRevisions/>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roc R Soc B&lt;/Style&gt;&lt;LeftDelim&gt;{&lt;/LeftDelim&gt;&lt;RightDelim&gt;}&lt;/RightDelim&gt;&lt;FontName&gt;Arial&lt;/FontName&gt;&lt;FontSize&gt;14&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9xx2w0pverrspedt95pdps0rswpfe0ave99&quot;&gt;References&lt;record-ids&gt;&lt;item&gt;1&lt;/item&gt;&lt;item&gt;2&lt;/item&gt;&lt;item&gt;3&lt;/item&gt;&lt;item&gt;4&lt;/item&gt;&lt;item&gt;5&lt;/item&gt;&lt;item&gt;7&lt;/item&gt;&lt;item&gt;8&lt;/item&gt;&lt;item&gt;9&lt;/item&gt;&lt;item&gt;10&lt;/item&gt;&lt;item&gt;11&lt;/item&gt;&lt;item&gt;12&lt;/item&gt;&lt;item&gt;14&lt;/item&gt;&lt;item&gt;15&lt;/item&gt;&lt;item&gt;16&lt;/item&gt;&lt;item&gt;17&lt;/item&gt;&lt;item&gt;20&lt;/item&gt;&lt;item&gt;21&lt;/item&gt;&lt;item&gt;22&lt;/item&gt;&lt;item&gt;24&lt;/item&gt;&lt;item&gt;25&lt;/item&gt;&lt;item&gt;26&lt;/item&gt;&lt;item&gt;27&lt;/item&gt;&lt;item&gt;28&lt;/item&gt;&lt;item&gt;29&lt;/item&gt;&lt;item&gt;32&lt;/item&gt;&lt;item&gt;33&lt;/item&gt;&lt;item&gt;34&lt;/item&gt;&lt;item&gt;35&lt;/item&gt;&lt;item&gt;36&lt;/item&gt;&lt;item&gt;37&lt;/item&gt;&lt;item&gt;38&lt;/item&gt;&lt;item&gt;39&lt;/item&gt;&lt;item&gt;40&lt;/item&gt;&lt;item&gt;41&lt;/item&gt;&lt;item&gt;42&lt;/item&gt;&lt;item&gt;43&lt;/item&gt;&lt;item&gt;44&lt;/item&gt;&lt;item&gt;45&lt;/item&gt;&lt;item&gt;47&lt;/item&gt;&lt;item&gt;48&lt;/item&gt;&lt;item&gt;49&lt;/item&gt;&lt;item&gt;50&lt;/item&gt;&lt;/record-ids&gt;&lt;/item&gt;&lt;/Libraries&gt;"/>
  </w:docVars>
  <w:rsids>
    <w:rsidRoot w:val="000F09C9"/>
    <w:rsid w:val="00000B5C"/>
    <w:rsid w:val="000011C1"/>
    <w:rsid w:val="0000386E"/>
    <w:rsid w:val="00007DAC"/>
    <w:rsid w:val="0001352B"/>
    <w:rsid w:val="00014558"/>
    <w:rsid w:val="000145CA"/>
    <w:rsid w:val="00014B0B"/>
    <w:rsid w:val="00015A78"/>
    <w:rsid w:val="00015BEA"/>
    <w:rsid w:val="0001678E"/>
    <w:rsid w:val="00017EB6"/>
    <w:rsid w:val="0002102E"/>
    <w:rsid w:val="0002131A"/>
    <w:rsid w:val="00022DCC"/>
    <w:rsid w:val="000236C8"/>
    <w:rsid w:val="000267C0"/>
    <w:rsid w:val="00026AD6"/>
    <w:rsid w:val="00026C78"/>
    <w:rsid w:val="000277E5"/>
    <w:rsid w:val="0003131C"/>
    <w:rsid w:val="000321C7"/>
    <w:rsid w:val="000329A5"/>
    <w:rsid w:val="000329CE"/>
    <w:rsid w:val="00033750"/>
    <w:rsid w:val="00035734"/>
    <w:rsid w:val="000401FF"/>
    <w:rsid w:val="000427D7"/>
    <w:rsid w:val="00042E18"/>
    <w:rsid w:val="000443EA"/>
    <w:rsid w:val="0004473B"/>
    <w:rsid w:val="00044E55"/>
    <w:rsid w:val="00045417"/>
    <w:rsid w:val="00046AD7"/>
    <w:rsid w:val="00050FEB"/>
    <w:rsid w:val="0005191C"/>
    <w:rsid w:val="0005317B"/>
    <w:rsid w:val="00054536"/>
    <w:rsid w:val="000548EF"/>
    <w:rsid w:val="00054BD7"/>
    <w:rsid w:val="0005504C"/>
    <w:rsid w:val="00055E06"/>
    <w:rsid w:val="00055FD6"/>
    <w:rsid w:val="0005614C"/>
    <w:rsid w:val="000565CE"/>
    <w:rsid w:val="00061627"/>
    <w:rsid w:val="00061918"/>
    <w:rsid w:val="000624C3"/>
    <w:rsid w:val="0006289A"/>
    <w:rsid w:val="00062C33"/>
    <w:rsid w:val="00062D48"/>
    <w:rsid w:val="000653A4"/>
    <w:rsid w:val="0006601E"/>
    <w:rsid w:val="0006616A"/>
    <w:rsid w:val="00067429"/>
    <w:rsid w:val="00067971"/>
    <w:rsid w:val="00067EB0"/>
    <w:rsid w:val="00070488"/>
    <w:rsid w:val="000721AD"/>
    <w:rsid w:val="0007249C"/>
    <w:rsid w:val="000728DA"/>
    <w:rsid w:val="00073623"/>
    <w:rsid w:val="00073B31"/>
    <w:rsid w:val="00074CA3"/>
    <w:rsid w:val="0007508D"/>
    <w:rsid w:val="00075718"/>
    <w:rsid w:val="00075D62"/>
    <w:rsid w:val="00080050"/>
    <w:rsid w:val="00080083"/>
    <w:rsid w:val="00080BB2"/>
    <w:rsid w:val="000810AF"/>
    <w:rsid w:val="00081ADE"/>
    <w:rsid w:val="000826A4"/>
    <w:rsid w:val="00082A41"/>
    <w:rsid w:val="00082FB0"/>
    <w:rsid w:val="000831EB"/>
    <w:rsid w:val="000835E4"/>
    <w:rsid w:val="00083662"/>
    <w:rsid w:val="000838DA"/>
    <w:rsid w:val="000843E3"/>
    <w:rsid w:val="000851BE"/>
    <w:rsid w:val="00087AC2"/>
    <w:rsid w:val="00090C22"/>
    <w:rsid w:val="000911EB"/>
    <w:rsid w:val="000920EC"/>
    <w:rsid w:val="0009279E"/>
    <w:rsid w:val="00092F29"/>
    <w:rsid w:val="00092F9A"/>
    <w:rsid w:val="00093D21"/>
    <w:rsid w:val="0009500C"/>
    <w:rsid w:val="00095E80"/>
    <w:rsid w:val="00097600"/>
    <w:rsid w:val="000A06E0"/>
    <w:rsid w:val="000A0EA4"/>
    <w:rsid w:val="000A2533"/>
    <w:rsid w:val="000A31F2"/>
    <w:rsid w:val="000A6ECC"/>
    <w:rsid w:val="000A7F6A"/>
    <w:rsid w:val="000B1C0E"/>
    <w:rsid w:val="000B543B"/>
    <w:rsid w:val="000B5F64"/>
    <w:rsid w:val="000B69DF"/>
    <w:rsid w:val="000B6C4E"/>
    <w:rsid w:val="000B71C9"/>
    <w:rsid w:val="000C022E"/>
    <w:rsid w:val="000C08B9"/>
    <w:rsid w:val="000C0FA0"/>
    <w:rsid w:val="000C1A61"/>
    <w:rsid w:val="000C2A83"/>
    <w:rsid w:val="000C39ED"/>
    <w:rsid w:val="000C3C9D"/>
    <w:rsid w:val="000C618E"/>
    <w:rsid w:val="000C67AF"/>
    <w:rsid w:val="000C6D37"/>
    <w:rsid w:val="000C72CC"/>
    <w:rsid w:val="000C7DD4"/>
    <w:rsid w:val="000C7E20"/>
    <w:rsid w:val="000D06E4"/>
    <w:rsid w:val="000D34E1"/>
    <w:rsid w:val="000D350F"/>
    <w:rsid w:val="000D3C96"/>
    <w:rsid w:val="000D5D4E"/>
    <w:rsid w:val="000E057F"/>
    <w:rsid w:val="000E2880"/>
    <w:rsid w:val="000E4B41"/>
    <w:rsid w:val="000E72FB"/>
    <w:rsid w:val="000E79D9"/>
    <w:rsid w:val="000E7BF9"/>
    <w:rsid w:val="000F09C9"/>
    <w:rsid w:val="000F2A25"/>
    <w:rsid w:val="000F322A"/>
    <w:rsid w:val="000F4593"/>
    <w:rsid w:val="000F5E1A"/>
    <w:rsid w:val="000F6679"/>
    <w:rsid w:val="000F739E"/>
    <w:rsid w:val="000F7F6C"/>
    <w:rsid w:val="00100E93"/>
    <w:rsid w:val="001014C6"/>
    <w:rsid w:val="00102475"/>
    <w:rsid w:val="00102DD1"/>
    <w:rsid w:val="0010328D"/>
    <w:rsid w:val="00104008"/>
    <w:rsid w:val="0010449C"/>
    <w:rsid w:val="001045CD"/>
    <w:rsid w:val="0010486D"/>
    <w:rsid w:val="001059CE"/>
    <w:rsid w:val="00107757"/>
    <w:rsid w:val="00110384"/>
    <w:rsid w:val="001118C7"/>
    <w:rsid w:val="00115F5D"/>
    <w:rsid w:val="00120031"/>
    <w:rsid w:val="0012031C"/>
    <w:rsid w:val="0012174D"/>
    <w:rsid w:val="00121DC9"/>
    <w:rsid w:val="00122150"/>
    <w:rsid w:val="001227C5"/>
    <w:rsid w:val="001229F9"/>
    <w:rsid w:val="0012553A"/>
    <w:rsid w:val="001261B3"/>
    <w:rsid w:val="00127423"/>
    <w:rsid w:val="00127BF7"/>
    <w:rsid w:val="00130EA0"/>
    <w:rsid w:val="00131D61"/>
    <w:rsid w:val="001335C3"/>
    <w:rsid w:val="00134066"/>
    <w:rsid w:val="00135A0F"/>
    <w:rsid w:val="001369DF"/>
    <w:rsid w:val="00137FEA"/>
    <w:rsid w:val="001403A8"/>
    <w:rsid w:val="0014094C"/>
    <w:rsid w:val="00141CD9"/>
    <w:rsid w:val="00147718"/>
    <w:rsid w:val="00150651"/>
    <w:rsid w:val="00150E8A"/>
    <w:rsid w:val="001521CB"/>
    <w:rsid w:val="001522F8"/>
    <w:rsid w:val="00153FD2"/>
    <w:rsid w:val="001555D4"/>
    <w:rsid w:val="001568E0"/>
    <w:rsid w:val="00156D5C"/>
    <w:rsid w:val="001619AA"/>
    <w:rsid w:val="00161EB7"/>
    <w:rsid w:val="00164AAF"/>
    <w:rsid w:val="00165E52"/>
    <w:rsid w:val="0016615C"/>
    <w:rsid w:val="00166B78"/>
    <w:rsid w:val="00166CC8"/>
    <w:rsid w:val="0017219F"/>
    <w:rsid w:val="001730DD"/>
    <w:rsid w:val="00173CA1"/>
    <w:rsid w:val="001774FB"/>
    <w:rsid w:val="0018015B"/>
    <w:rsid w:val="001809EE"/>
    <w:rsid w:val="00180C9F"/>
    <w:rsid w:val="00184ADA"/>
    <w:rsid w:val="00184B7E"/>
    <w:rsid w:val="0018685F"/>
    <w:rsid w:val="00186930"/>
    <w:rsid w:val="00186943"/>
    <w:rsid w:val="00186B6C"/>
    <w:rsid w:val="0018777D"/>
    <w:rsid w:val="001878DE"/>
    <w:rsid w:val="00187A37"/>
    <w:rsid w:val="001901CF"/>
    <w:rsid w:val="0019028E"/>
    <w:rsid w:val="0019183B"/>
    <w:rsid w:val="00191872"/>
    <w:rsid w:val="001918E0"/>
    <w:rsid w:val="001930B4"/>
    <w:rsid w:val="001930EA"/>
    <w:rsid w:val="00193519"/>
    <w:rsid w:val="00193D2F"/>
    <w:rsid w:val="001959EE"/>
    <w:rsid w:val="001A181C"/>
    <w:rsid w:val="001A1C57"/>
    <w:rsid w:val="001A2430"/>
    <w:rsid w:val="001A323E"/>
    <w:rsid w:val="001A3A97"/>
    <w:rsid w:val="001A433C"/>
    <w:rsid w:val="001A4C34"/>
    <w:rsid w:val="001A65F0"/>
    <w:rsid w:val="001A6D75"/>
    <w:rsid w:val="001A7239"/>
    <w:rsid w:val="001B1911"/>
    <w:rsid w:val="001B1950"/>
    <w:rsid w:val="001B306E"/>
    <w:rsid w:val="001B38A6"/>
    <w:rsid w:val="001B3B84"/>
    <w:rsid w:val="001B41C1"/>
    <w:rsid w:val="001B4C44"/>
    <w:rsid w:val="001B5A7D"/>
    <w:rsid w:val="001B6A34"/>
    <w:rsid w:val="001B75A9"/>
    <w:rsid w:val="001B7CC4"/>
    <w:rsid w:val="001B7E0F"/>
    <w:rsid w:val="001C09EF"/>
    <w:rsid w:val="001C16DD"/>
    <w:rsid w:val="001C1DF0"/>
    <w:rsid w:val="001C22F0"/>
    <w:rsid w:val="001C388D"/>
    <w:rsid w:val="001C4096"/>
    <w:rsid w:val="001C53AC"/>
    <w:rsid w:val="001C5B3C"/>
    <w:rsid w:val="001C5F45"/>
    <w:rsid w:val="001C672F"/>
    <w:rsid w:val="001C732A"/>
    <w:rsid w:val="001D0275"/>
    <w:rsid w:val="001D045C"/>
    <w:rsid w:val="001D27CC"/>
    <w:rsid w:val="001D3567"/>
    <w:rsid w:val="001D3BCF"/>
    <w:rsid w:val="001D4253"/>
    <w:rsid w:val="001D4B37"/>
    <w:rsid w:val="001D4EC5"/>
    <w:rsid w:val="001D6A87"/>
    <w:rsid w:val="001D7A7F"/>
    <w:rsid w:val="001D7CDC"/>
    <w:rsid w:val="001D7CE4"/>
    <w:rsid w:val="001E15EE"/>
    <w:rsid w:val="001E1E73"/>
    <w:rsid w:val="001E2029"/>
    <w:rsid w:val="001E2060"/>
    <w:rsid w:val="001E2928"/>
    <w:rsid w:val="001E39DA"/>
    <w:rsid w:val="001E3BA2"/>
    <w:rsid w:val="001E5659"/>
    <w:rsid w:val="001E577B"/>
    <w:rsid w:val="001E5FF3"/>
    <w:rsid w:val="001E60E6"/>
    <w:rsid w:val="001E6DE2"/>
    <w:rsid w:val="001F0AA7"/>
    <w:rsid w:val="001F0B4C"/>
    <w:rsid w:val="001F1C14"/>
    <w:rsid w:val="001F1DCF"/>
    <w:rsid w:val="001F2FAA"/>
    <w:rsid w:val="001F3E2E"/>
    <w:rsid w:val="001F43E5"/>
    <w:rsid w:val="001F488D"/>
    <w:rsid w:val="001F7199"/>
    <w:rsid w:val="001F74F4"/>
    <w:rsid w:val="00200105"/>
    <w:rsid w:val="00200E34"/>
    <w:rsid w:val="002017D3"/>
    <w:rsid w:val="00201A69"/>
    <w:rsid w:val="00201E2D"/>
    <w:rsid w:val="00201F65"/>
    <w:rsid w:val="00202ABC"/>
    <w:rsid w:val="00205893"/>
    <w:rsid w:val="00206F50"/>
    <w:rsid w:val="00211B64"/>
    <w:rsid w:val="00213704"/>
    <w:rsid w:val="002148AA"/>
    <w:rsid w:val="00215DAA"/>
    <w:rsid w:val="0021621F"/>
    <w:rsid w:val="002162B6"/>
    <w:rsid w:val="00216FF2"/>
    <w:rsid w:val="0021771F"/>
    <w:rsid w:val="00217E88"/>
    <w:rsid w:val="00221652"/>
    <w:rsid w:val="002231AC"/>
    <w:rsid w:val="00223238"/>
    <w:rsid w:val="00224D23"/>
    <w:rsid w:val="00225C1E"/>
    <w:rsid w:val="00225CD7"/>
    <w:rsid w:val="00225E85"/>
    <w:rsid w:val="002260B6"/>
    <w:rsid w:val="00226495"/>
    <w:rsid w:val="00227557"/>
    <w:rsid w:val="00230534"/>
    <w:rsid w:val="00231459"/>
    <w:rsid w:val="00232202"/>
    <w:rsid w:val="00233646"/>
    <w:rsid w:val="00234E81"/>
    <w:rsid w:val="00234FAA"/>
    <w:rsid w:val="00237A87"/>
    <w:rsid w:val="00240972"/>
    <w:rsid w:val="00241AF0"/>
    <w:rsid w:val="00242289"/>
    <w:rsid w:val="00242411"/>
    <w:rsid w:val="00242699"/>
    <w:rsid w:val="00242DC4"/>
    <w:rsid w:val="0024312C"/>
    <w:rsid w:val="00243914"/>
    <w:rsid w:val="0024398D"/>
    <w:rsid w:val="00244ABB"/>
    <w:rsid w:val="00244D81"/>
    <w:rsid w:val="00244E5D"/>
    <w:rsid w:val="00245146"/>
    <w:rsid w:val="00245461"/>
    <w:rsid w:val="00245F38"/>
    <w:rsid w:val="00251B2A"/>
    <w:rsid w:val="002523C4"/>
    <w:rsid w:val="002536E2"/>
    <w:rsid w:val="002541C2"/>
    <w:rsid w:val="00255926"/>
    <w:rsid w:val="00255C04"/>
    <w:rsid w:val="00256406"/>
    <w:rsid w:val="00256AC4"/>
    <w:rsid w:val="00260F22"/>
    <w:rsid w:val="00261208"/>
    <w:rsid w:val="00261DDD"/>
    <w:rsid w:val="00261F7C"/>
    <w:rsid w:val="0026284F"/>
    <w:rsid w:val="002638AA"/>
    <w:rsid w:val="00264273"/>
    <w:rsid w:val="00264F93"/>
    <w:rsid w:val="00265662"/>
    <w:rsid w:val="00265CA8"/>
    <w:rsid w:val="00265D92"/>
    <w:rsid w:val="00266006"/>
    <w:rsid w:val="002667F1"/>
    <w:rsid w:val="002669CC"/>
    <w:rsid w:val="00270DE1"/>
    <w:rsid w:val="00274DDC"/>
    <w:rsid w:val="00274F7F"/>
    <w:rsid w:val="00275A5F"/>
    <w:rsid w:val="0028030B"/>
    <w:rsid w:val="002815B1"/>
    <w:rsid w:val="00281910"/>
    <w:rsid w:val="0028227E"/>
    <w:rsid w:val="00282E02"/>
    <w:rsid w:val="002836ED"/>
    <w:rsid w:val="0028404F"/>
    <w:rsid w:val="0028504B"/>
    <w:rsid w:val="00285BD7"/>
    <w:rsid w:val="00285F95"/>
    <w:rsid w:val="0028793F"/>
    <w:rsid w:val="00290B93"/>
    <w:rsid w:val="00290F5F"/>
    <w:rsid w:val="00291248"/>
    <w:rsid w:val="00291D23"/>
    <w:rsid w:val="00292824"/>
    <w:rsid w:val="00294265"/>
    <w:rsid w:val="00294919"/>
    <w:rsid w:val="00294D4A"/>
    <w:rsid w:val="00297615"/>
    <w:rsid w:val="002A13C7"/>
    <w:rsid w:val="002A19AF"/>
    <w:rsid w:val="002A4CCB"/>
    <w:rsid w:val="002A6AFF"/>
    <w:rsid w:val="002A7C07"/>
    <w:rsid w:val="002B038F"/>
    <w:rsid w:val="002B04D0"/>
    <w:rsid w:val="002B0525"/>
    <w:rsid w:val="002B0778"/>
    <w:rsid w:val="002B1865"/>
    <w:rsid w:val="002B3DF7"/>
    <w:rsid w:val="002B552A"/>
    <w:rsid w:val="002C1485"/>
    <w:rsid w:val="002C2DCF"/>
    <w:rsid w:val="002C3599"/>
    <w:rsid w:val="002C42F3"/>
    <w:rsid w:val="002C457A"/>
    <w:rsid w:val="002C48FD"/>
    <w:rsid w:val="002C4EFD"/>
    <w:rsid w:val="002C4F62"/>
    <w:rsid w:val="002C5D92"/>
    <w:rsid w:val="002C7F41"/>
    <w:rsid w:val="002D0CDF"/>
    <w:rsid w:val="002D1553"/>
    <w:rsid w:val="002D23B2"/>
    <w:rsid w:val="002D26D9"/>
    <w:rsid w:val="002D6285"/>
    <w:rsid w:val="002D6DFF"/>
    <w:rsid w:val="002D70AA"/>
    <w:rsid w:val="002D7742"/>
    <w:rsid w:val="002E1BB7"/>
    <w:rsid w:val="002E2C6E"/>
    <w:rsid w:val="002E3290"/>
    <w:rsid w:val="002E5542"/>
    <w:rsid w:val="002E684E"/>
    <w:rsid w:val="002E6DD5"/>
    <w:rsid w:val="002E7A61"/>
    <w:rsid w:val="002F07C1"/>
    <w:rsid w:val="002F132F"/>
    <w:rsid w:val="002F1FC8"/>
    <w:rsid w:val="002F30FF"/>
    <w:rsid w:val="002F35E1"/>
    <w:rsid w:val="002F3BE8"/>
    <w:rsid w:val="002F4859"/>
    <w:rsid w:val="002F5473"/>
    <w:rsid w:val="002F62E8"/>
    <w:rsid w:val="002F680F"/>
    <w:rsid w:val="002F6866"/>
    <w:rsid w:val="002F727C"/>
    <w:rsid w:val="0030058C"/>
    <w:rsid w:val="00301783"/>
    <w:rsid w:val="00302391"/>
    <w:rsid w:val="00302535"/>
    <w:rsid w:val="00303ECC"/>
    <w:rsid w:val="00304A92"/>
    <w:rsid w:val="00305466"/>
    <w:rsid w:val="00305715"/>
    <w:rsid w:val="003068AA"/>
    <w:rsid w:val="003071AF"/>
    <w:rsid w:val="003102F2"/>
    <w:rsid w:val="0031087A"/>
    <w:rsid w:val="00312847"/>
    <w:rsid w:val="00313E1C"/>
    <w:rsid w:val="003147DA"/>
    <w:rsid w:val="00321336"/>
    <w:rsid w:val="00321A40"/>
    <w:rsid w:val="00322AD5"/>
    <w:rsid w:val="003244AB"/>
    <w:rsid w:val="003246D8"/>
    <w:rsid w:val="00325BC3"/>
    <w:rsid w:val="0032719D"/>
    <w:rsid w:val="00327B89"/>
    <w:rsid w:val="003317A4"/>
    <w:rsid w:val="00332DB7"/>
    <w:rsid w:val="00332F85"/>
    <w:rsid w:val="00333180"/>
    <w:rsid w:val="0033363A"/>
    <w:rsid w:val="00333B5D"/>
    <w:rsid w:val="00334BB0"/>
    <w:rsid w:val="0033502E"/>
    <w:rsid w:val="00336DCB"/>
    <w:rsid w:val="00337398"/>
    <w:rsid w:val="00337400"/>
    <w:rsid w:val="0033760E"/>
    <w:rsid w:val="003401EB"/>
    <w:rsid w:val="00340C8D"/>
    <w:rsid w:val="00341288"/>
    <w:rsid w:val="00341DDF"/>
    <w:rsid w:val="00342156"/>
    <w:rsid w:val="00342AFA"/>
    <w:rsid w:val="00343A3C"/>
    <w:rsid w:val="00343FEC"/>
    <w:rsid w:val="003449C3"/>
    <w:rsid w:val="00345F1A"/>
    <w:rsid w:val="00347092"/>
    <w:rsid w:val="0035059B"/>
    <w:rsid w:val="003528D3"/>
    <w:rsid w:val="00352EEB"/>
    <w:rsid w:val="003536CB"/>
    <w:rsid w:val="00353EDB"/>
    <w:rsid w:val="00353F58"/>
    <w:rsid w:val="00354199"/>
    <w:rsid w:val="00354C43"/>
    <w:rsid w:val="003561AD"/>
    <w:rsid w:val="003572E2"/>
    <w:rsid w:val="0035762D"/>
    <w:rsid w:val="00357E9D"/>
    <w:rsid w:val="00360072"/>
    <w:rsid w:val="00360809"/>
    <w:rsid w:val="00360B26"/>
    <w:rsid w:val="003615CB"/>
    <w:rsid w:val="003615D3"/>
    <w:rsid w:val="00361B41"/>
    <w:rsid w:val="003626F8"/>
    <w:rsid w:val="003639A4"/>
    <w:rsid w:val="003640CE"/>
    <w:rsid w:val="00364EB2"/>
    <w:rsid w:val="003701B0"/>
    <w:rsid w:val="00370F58"/>
    <w:rsid w:val="00371011"/>
    <w:rsid w:val="0037264E"/>
    <w:rsid w:val="00372CB1"/>
    <w:rsid w:val="003731B6"/>
    <w:rsid w:val="003746E1"/>
    <w:rsid w:val="003756CE"/>
    <w:rsid w:val="00377DAE"/>
    <w:rsid w:val="003803CE"/>
    <w:rsid w:val="00381085"/>
    <w:rsid w:val="00383370"/>
    <w:rsid w:val="00383B6B"/>
    <w:rsid w:val="00383BFD"/>
    <w:rsid w:val="00384DE0"/>
    <w:rsid w:val="00384EB3"/>
    <w:rsid w:val="003851A0"/>
    <w:rsid w:val="00386B57"/>
    <w:rsid w:val="00390075"/>
    <w:rsid w:val="00390F3B"/>
    <w:rsid w:val="00392159"/>
    <w:rsid w:val="00392B93"/>
    <w:rsid w:val="00392C76"/>
    <w:rsid w:val="00393724"/>
    <w:rsid w:val="00393EB4"/>
    <w:rsid w:val="003940EC"/>
    <w:rsid w:val="00394CC1"/>
    <w:rsid w:val="00395DFB"/>
    <w:rsid w:val="00396147"/>
    <w:rsid w:val="00397ED0"/>
    <w:rsid w:val="003A1180"/>
    <w:rsid w:val="003A2083"/>
    <w:rsid w:val="003A2DAC"/>
    <w:rsid w:val="003A3FDE"/>
    <w:rsid w:val="003A44F3"/>
    <w:rsid w:val="003A4CC9"/>
    <w:rsid w:val="003A5029"/>
    <w:rsid w:val="003A57E8"/>
    <w:rsid w:val="003A5815"/>
    <w:rsid w:val="003A5BDE"/>
    <w:rsid w:val="003A63AA"/>
    <w:rsid w:val="003A783F"/>
    <w:rsid w:val="003A78DD"/>
    <w:rsid w:val="003B34C1"/>
    <w:rsid w:val="003B3617"/>
    <w:rsid w:val="003B410E"/>
    <w:rsid w:val="003B4131"/>
    <w:rsid w:val="003B4C79"/>
    <w:rsid w:val="003B5067"/>
    <w:rsid w:val="003B5C27"/>
    <w:rsid w:val="003B616F"/>
    <w:rsid w:val="003B6447"/>
    <w:rsid w:val="003C14E7"/>
    <w:rsid w:val="003C1719"/>
    <w:rsid w:val="003C212E"/>
    <w:rsid w:val="003C256F"/>
    <w:rsid w:val="003C2E0B"/>
    <w:rsid w:val="003C30E8"/>
    <w:rsid w:val="003C4102"/>
    <w:rsid w:val="003C41D8"/>
    <w:rsid w:val="003C44B5"/>
    <w:rsid w:val="003C463F"/>
    <w:rsid w:val="003C5D65"/>
    <w:rsid w:val="003C5F2C"/>
    <w:rsid w:val="003C6956"/>
    <w:rsid w:val="003C7DF5"/>
    <w:rsid w:val="003D02F6"/>
    <w:rsid w:val="003D0947"/>
    <w:rsid w:val="003D0B38"/>
    <w:rsid w:val="003D168C"/>
    <w:rsid w:val="003D36F3"/>
    <w:rsid w:val="003D4101"/>
    <w:rsid w:val="003D55BE"/>
    <w:rsid w:val="003D58B2"/>
    <w:rsid w:val="003D58F1"/>
    <w:rsid w:val="003D6AB2"/>
    <w:rsid w:val="003D6BC1"/>
    <w:rsid w:val="003D6BCA"/>
    <w:rsid w:val="003D6E37"/>
    <w:rsid w:val="003D7331"/>
    <w:rsid w:val="003E4526"/>
    <w:rsid w:val="003E4DE1"/>
    <w:rsid w:val="003E5F3C"/>
    <w:rsid w:val="003E5FA8"/>
    <w:rsid w:val="003E66FD"/>
    <w:rsid w:val="003E6FE1"/>
    <w:rsid w:val="003E78AA"/>
    <w:rsid w:val="003F06F6"/>
    <w:rsid w:val="003F11C3"/>
    <w:rsid w:val="003F192C"/>
    <w:rsid w:val="003F2F4F"/>
    <w:rsid w:val="003F3030"/>
    <w:rsid w:val="003F43A1"/>
    <w:rsid w:val="003F4592"/>
    <w:rsid w:val="003F488E"/>
    <w:rsid w:val="003F5640"/>
    <w:rsid w:val="003F740A"/>
    <w:rsid w:val="003F7E7B"/>
    <w:rsid w:val="00400C51"/>
    <w:rsid w:val="00400C88"/>
    <w:rsid w:val="004017FD"/>
    <w:rsid w:val="00401C17"/>
    <w:rsid w:val="004034C4"/>
    <w:rsid w:val="0040767C"/>
    <w:rsid w:val="00410D1F"/>
    <w:rsid w:val="00411797"/>
    <w:rsid w:val="0041256E"/>
    <w:rsid w:val="00413C6E"/>
    <w:rsid w:val="004148F8"/>
    <w:rsid w:val="00414F6D"/>
    <w:rsid w:val="004167E5"/>
    <w:rsid w:val="00417DC1"/>
    <w:rsid w:val="004206A2"/>
    <w:rsid w:val="00420EDD"/>
    <w:rsid w:val="004213CC"/>
    <w:rsid w:val="00421560"/>
    <w:rsid w:val="00421D78"/>
    <w:rsid w:val="004233D1"/>
    <w:rsid w:val="00423B72"/>
    <w:rsid w:val="00424C27"/>
    <w:rsid w:val="00427053"/>
    <w:rsid w:val="0042758C"/>
    <w:rsid w:val="004275B9"/>
    <w:rsid w:val="00430453"/>
    <w:rsid w:val="00430F0F"/>
    <w:rsid w:val="00431B15"/>
    <w:rsid w:val="00431D31"/>
    <w:rsid w:val="00431E01"/>
    <w:rsid w:val="00431F0A"/>
    <w:rsid w:val="0043203B"/>
    <w:rsid w:val="004326F9"/>
    <w:rsid w:val="004336A6"/>
    <w:rsid w:val="00435839"/>
    <w:rsid w:val="004367EA"/>
    <w:rsid w:val="00436FD2"/>
    <w:rsid w:val="0043750C"/>
    <w:rsid w:val="004413E8"/>
    <w:rsid w:val="00444745"/>
    <w:rsid w:val="00446A06"/>
    <w:rsid w:val="00446C60"/>
    <w:rsid w:val="00446F77"/>
    <w:rsid w:val="00447F83"/>
    <w:rsid w:val="004512E0"/>
    <w:rsid w:val="004516C9"/>
    <w:rsid w:val="00452060"/>
    <w:rsid w:val="004521A8"/>
    <w:rsid w:val="00453036"/>
    <w:rsid w:val="0045401E"/>
    <w:rsid w:val="00454845"/>
    <w:rsid w:val="00454E04"/>
    <w:rsid w:val="00455842"/>
    <w:rsid w:val="0045587C"/>
    <w:rsid w:val="00455BEA"/>
    <w:rsid w:val="004604D5"/>
    <w:rsid w:val="004608AB"/>
    <w:rsid w:val="004612D5"/>
    <w:rsid w:val="0046246C"/>
    <w:rsid w:val="004628BD"/>
    <w:rsid w:val="00462D3C"/>
    <w:rsid w:val="004642BE"/>
    <w:rsid w:val="00465E83"/>
    <w:rsid w:val="004709B9"/>
    <w:rsid w:val="004718DA"/>
    <w:rsid w:val="00471D75"/>
    <w:rsid w:val="00472224"/>
    <w:rsid w:val="00473A13"/>
    <w:rsid w:val="00473C29"/>
    <w:rsid w:val="00473C72"/>
    <w:rsid w:val="00473C7E"/>
    <w:rsid w:val="004741D3"/>
    <w:rsid w:val="00474B0F"/>
    <w:rsid w:val="004759D3"/>
    <w:rsid w:val="00476B27"/>
    <w:rsid w:val="00481582"/>
    <w:rsid w:val="004823A0"/>
    <w:rsid w:val="00485427"/>
    <w:rsid w:val="00485CD8"/>
    <w:rsid w:val="00487024"/>
    <w:rsid w:val="00487283"/>
    <w:rsid w:val="0048773E"/>
    <w:rsid w:val="00487A63"/>
    <w:rsid w:val="00487B0E"/>
    <w:rsid w:val="004904FA"/>
    <w:rsid w:val="0049059A"/>
    <w:rsid w:val="00491592"/>
    <w:rsid w:val="004915F0"/>
    <w:rsid w:val="0049196A"/>
    <w:rsid w:val="00491DBF"/>
    <w:rsid w:val="00492D49"/>
    <w:rsid w:val="00493C83"/>
    <w:rsid w:val="00494732"/>
    <w:rsid w:val="00494A3F"/>
    <w:rsid w:val="00494C25"/>
    <w:rsid w:val="00495AB7"/>
    <w:rsid w:val="00495B7C"/>
    <w:rsid w:val="00495CF7"/>
    <w:rsid w:val="00495DCC"/>
    <w:rsid w:val="00497FF9"/>
    <w:rsid w:val="004A0933"/>
    <w:rsid w:val="004A19E6"/>
    <w:rsid w:val="004A300C"/>
    <w:rsid w:val="004A33D4"/>
    <w:rsid w:val="004A3EAD"/>
    <w:rsid w:val="004A5A2D"/>
    <w:rsid w:val="004A680C"/>
    <w:rsid w:val="004A77F0"/>
    <w:rsid w:val="004B164F"/>
    <w:rsid w:val="004B2245"/>
    <w:rsid w:val="004B29E6"/>
    <w:rsid w:val="004B3186"/>
    <w:rsid w:val="004B4999"/>
    <w:rsid w:val="004B4F17"/>
    <w:rsid w:val="004B6245"/>
    <w:rsid w:val="004B6443"/>
    <w:rsid w:val="004B7F2D"/>
    <w:rsid w:val="004C09F7"/>
    <w:rsid w:val="004C0D11"/>
    <w:rsid w:val="004C1272"/>
    <w:rsid w:val="004C4EDD"/>
    <w:rsid w:val="004C5E7B"/>
    <w:rsid w:val="004C63CF"/>
    <w:rsid w:val="004C6C7B"/>
    <w:rsid w:val="004C7399"/>
    <w:rsid w:val="004C73BE"/>
    <w:rsid w:val="004C75CE"/>
    <w:rsid w:val="004C7F04"/>
    <w:rsid w:val="004D0B07"/>
    <w:rsid w:val="004D0E5B"/>
    <w:rsid w:val="004D2047"/>
    <w:rsid w:val="004D485B"/>
    <w:rsid w:val="004D5765"/>
    <w:rsid w:val="004D7FB0"/>
    <w:rsid w:val="004E00B5"/>
    <w:rsid w:val="004E14D1"/>
    <w:rsid w:val="004E1694"/>
    <w:rsid w:val="004E1920"/>
    <w:rsid w:val="004E3733"/>
    <w:rsid w:val="004E405F"/>
    <w:rsid w:val="004E43EA"/>
    <w:rsid w:val="004E4A5B"/>
    <w:rsid w:val="004E59DC"/>
    <w:rsid w:val="004E5C8B"/>
    <w:rsid w:val="004E65A8"/>
    <w:rsid w:val="004E6E54"/>
    <w:rsid w:val="004E78AB"/>
    <w:rsid w:val="004E7CBE"/>
    <w:rsid w:val="004F284B"/>
    <w:rsid w:val="004F2F39"/>
    <w:rsid w:val="004F56F8"/>
    <w:rsid w:val="004F57A9"/>
    <w:rsid w:val="004F5870"/>
    <w:rsid w:val="004F6BC3"/>
    <w:rsid w:val="00501190"/>
    <w:rsid w:val="00501B34"/>
    <w:rsid w:val="00505C68"/>
    <w:rsid w:val="005064D8"/>
    <w:rsid w:val="00507FF4"/>
    <w:rsid w:val="005109AE"/>
    <w:rsid w:val="00510B56"/>
    <w:rsid w:val="00511B5D"/>
    <w:rsid w:val="00512C1D"/>
    <w:rsid w:val="005146A3"/>
    <w:rsid w:val="00515313"/>
    <w:rsid w:val="00515643"/>
    <w:rsid w:val="00515793"/>
    <w:rsid w:val="00515FDD"/>
    <w:rsid w:val="00517530"/>
    <w:rsid w:val="00521617"/>
    <w:rsid w:val="005229E2"/>
    <w:rsid w:val="00522F31"/>
    <w:rsid w:val="00524AB1"/>
    <w:rsid w:val="00527655"/>
    <w:rsid w:val="005276FF"/>
    <w:rsid w:val="00531A47"/>
    <w:rsid w:val="005320EC"/>
    <w:rsid w:val="005322F4"/>
    <w:rsid w:val="00532ED2"/>
    <w:rsid w:val="00533266"/>
    <w:rsid w:val="0053361F"/>
    <w:rsid w:val="00533EB9"/>
    <w:rsid w:val="0053456D"/>
    <w:rsid w:val="00534DFC"/>
    <w:rsid w:val="00535466"/>
    <w:rsid w:val="00535E18"/>
    <w:rsid w:val="00536D74"/>
    <w:rsid w:val="005374A1"/>
    <w:rsid w:val="00540010"/>
    <w:rsid w:val="005410B5"/>
    <w:rsid w:val="0054252E"/>
    <w:rsid w:val="00545556"/>
    <w:rsid w:val="00547366"/>
    <w:rsid w:val="005505F8"/>
    <w:rsid w:val="0055125F"/>
    <w:rsid w:val="0055261F"/>
    <w:rsid w:val="00552F54"/>
    <w:rsid w:val="00554C15"/>
    <w:rsid w:val="00557FED"/>
    <w:rsid w:val="00560269"/>
    <w:rsid w:val="005607B5"/>
    <w:rsid w:val="005610DF"/>
    <w:rsid w:val="00561880"/>
    <w:rsid w:val="00562E13"/>
    <w:rsid w:val="005648AD"/>
    <w:rsid w:val="005650E2"/>
    <w:rsid w:val="0056543B"/>
    <w:rsid w:val="0056548A"/>
    <w:rsid w:val="005655BA"/>
    <w:rsid w:val="00566231"/>
    <w:rsid w:val="005677D3"/>
    <w:rsid w:val="00571D14"/>
    <w:rsid w:val="00571E24"/>
    <w:rsid w:val="005725FE"/>
    <w:rsid w:val="005729C0"/>
    <w:rsid w:val="00573BF1"/>
    <w:rsid w:val="00575D93"/>
    <w:rsid w:val="00576A46"/>
    <w:rsid w:val="005803B1"/>
    <w:rsid w:val="00580897"/>
    <w:rsid w:val="00581768"/>
    <w:rsid w:val="0058187B"/>
    <w:rsid w:val="005826C6"/>
    <w:rsid w:val="005834BF"/>
    <w:rsid w:val="00583A95"/>
    <w:rsid w:val="00583ABB"/>
    <w:rsid w:val="005853C0"/>
    <w:rsid w:val="00587C1B"/>
    <w:rsid w:val="00587C9B"/>
    <w:rsid w:val="00591A3E"/>
    <w:rsid w:val="00591BCB"/>
    <w:rsid w:val="00592A5E"/>
    <w:rsid w:val="00594151"/>
    <w:rsid w:val="005944E1"/>
    <w:rsid w:val="00595922"/>
    <w:rsid w:val="00595DC2"/>
    <w:rsid w:val="00596054"/>
    <w:rsid w:val="0059607B"/>
    <w:rsid w:val="005A0C46"/>
    <w:rsid w:val="005A0C7F"/>
    <w:rsid w:val="005A0EDC"/>
    <w:rsid w:val="005A1139"/>
    <w:rsid w:val="005A2721"/>
    <w:rsid w:val="005A2AEE"/>
    <w:rsid w:val="005A3E58"/>
    <w:rsid w:val="005A3EA8"/>
    <w:rsid w:val="005A59B3"/>
    <w:rsid w:val="005A629F"/>
    <w:rsid w:val="005A7BB4"/>
    <w:rsid w:val="005B0C10"/>
    <w:rsid w:val="005B2653"/>
    <w:rsid w:val="005B2918"/>
    <w:rsid w:val="005B2FCD"/>
    <w:rsid w:val="005B38A0"/>
    <w:rsid w:val="005B498F"/>
    <w:rsid w:val="005B5DE3"/>
    <w:rsid w:val="005B6723"/>
    <w:rsid w:val="005B7347"/>
    <w:rsid w:val="005C4281"/>
    <w:rsid w:val="005C4F9D"/>
    <w:rsid w:val="005C5EC3"/>
    <w:rsid w:val="005C66C7"/>
    <w:rsid w:val="005C69CB"/>
    <w:rsid w:val="005C74B4"/>
    <w:rsid w:val="005C7B59"/>
    <w:rsid w:val="005D06D4"/>
    <w:rsid w:val="005D082F"/>
    <w:rsid w:val="005D1351"/>
    <w:rsid w:val="005D298F"/>
    <w:rsid w:val="005D3416"/>
    <w:rsid w:val="005D4B87"/>
    <w:rsid w:val="005D79E5"/>
    <w:rsid w:val="005E0177"/>
    <w:rsid w:val="005E0277"/>
    <w:rsid w:val="005E05BF"/>
    <w:rsid w:val="005E16A7"/>
    <w:rsid w:val="005E3ECB"/>
    <w:rsid w:val="005E3FAE"/>
    <w:rsid w:val="005E4F1E"/>
    <w:rsid w:val="005E5618"/>
    <w:rsid w:val="005E65C0"/>
    <w:rsid w:val="005E7EB0"/>
    <w:rsid w:val="005F0E52"/>
    <w:rsid w:val="005F3FFC"/>
    <w:rsid w:val="005F4681"/>
    <w:rsid w:val="005F491F"/>
    <w:rsid w:val="005F5CCA"/>
    <w:rsid w:val="005F675E"/>
    <w:rsid w:val="005F7858"/>
    <w:rsid w:val="005F7F71"/>
    <w:rsid w:val="00600195"/>
    <w:rsid w:val="00600A41"/>
    <w:rsid w:val="00600F98"/>
    <w:rsid w:val="006014AA"/>
    <w:rsid w:val="0060153F"/>
    <w:rsid w:val="00602ACF"/>
    <w:rsid w:val="00602DE3"/>
    <w:rsid w:val="0060333E"/>
    <w:rsid w:val="0060451A"/>
    <w:rsid w:val="00605466"/>
    <w:rsid w:val="0060561B"/>
    <w:rsid w:val="00605870"/>
    <w:rsid w:val="00606BD2"/>
    <w:rsid w:val="00607D55"/>
    <w:rsid w:val="00610538"/>
    <w:rsid w:val="006119D5"/>
    <w:rsid w:val="006125D7"/>
    <w:rsid w:val="006139EE"/>
    <w:rsid w:val="00615B56"/>
    <w:rsid w:val="00615CBE"/>
    <w:rsid w:val="00615E8D"/>
    <w:rsid w:val="00615FE5"/>
    <w:rsid w:val="006166FF"/>
    <w:rsid w:val="00616AD6"/>
    <w:rsid w:val="0062004F"/>
    <w:rsid w:val="006203A0"/>
    <w:rsid w:val="00620A00"/>
    <w:rsid w:val="00621814"/>
    <w:rsid w:val="00622152"/>
    <w:rsid w:val="00622983"/>
    <w:rsid w:val="00623557"/>
    <w:rsid w:val="006266F1"/>
    <w:rsid w:val="0063009E"/>
    <w:rsid w:val="00630BB1"/>
    <w:rsid w:val="0063183C"/>
    <w:rsid w:val="00632565"/>
    <w:rsid w:val="00632986"/>
    <w:rsid w:val="00634133"/>
    <w:rsid w:val="00634FC9"/>
    <w:rsid w:val="00640711"/>
    <w:rsid w:val="00640BC3"/>
    <w:rsid w:val="00643DC9"/>
    <w:rsid w:val="00644562"/>
    <w:rsid w:val="00644618"/>
    <w:rsid w:val="0064548C"/>
    <w:rsid w:val="00646157"/>
    <w:rsid w:val="006466DC"/>
    <w:rsid w:val="00646F0D"/>
    <w:rsid w:val="00650024"/>
    <w:rsid w:val="006501ED"/>
    <w:rsid w:val="006504B9"/>
    <w:rsid w:val="00650AFD"/>
    <w:rsid w:val="00651029"/>
    <w:rsid w:val="0065200B"/>
    <w:rsid w:val="006520E6"/>
    <w:rsid w:val="00653858"/>
    <w:rsid w:val="00653914"/>
    <w:rsid w:val="006539C1"/>
    <w:rsid w:val="00653A7B"/>
    <w:rsid w:val="006552BE"/>
    <w:rsid w:val="00656FC6"/>
    <w:rsid w:val="006577BB"/>
    <w:rsid w:val="006602A5"/>
    <w:rsid w:val="006612FD"/>
    <w:rsid w:val="00661C87"/>
    <w:rsid w:val="0066235D"/>
    <w:rsid w:val="006626F1"/>
    <w:rsid w:val="00663CF0"/>
    <w:rsid w:val="00665CA6"/>
    <w:rsid w:val="0066672F"/>
    <w:rsid w:val="00666B9E"/>
    <w:rsid w:val="00666E3B"/>
    <w:rsid w:val="00666EF3"/>
    <w:rsid w:val="006672F5"/>
    <w:rsid w:val="00670D24"/>
    <w:rsid w:val="00671240"/>
    <w:rsid w:val="00671EE8"/>
    <w:rsid w:val="00671F4D"/>
    <w:rsid w:val="0067214C"/>
    <w:rsid w:val="00672D6A"/>
    <w:rsid w:val="006733BA"/>
    <w:rsid w:val="00675456"/>
    <w:rsid w:val="006758D1"/>
    <w:rsid w:val="0067610E"/>
    <w:rsid w:val="00676562"/>
    <w:rsid w:val="00676B59"/>
    <w:rsid w:val="00676D56"/>
    <w:rsid w:val="006825A3"/>
    <w:rsid w:val="00682625"/>
    <w:rsid w:val="00685305"/>
    <w:rsid w:val="006858A1"/>
    <w:rsid w:val="00685C67"/>
    <w:rsid w:val="00685C9B"/>
    <w:rsid w:val="00687E6A"/>
    <w:rsid w:val="006912D5"/>
    <w:rsid w:val="00692F30"/>
    <w:rsid w:val="006949F2"/>
    <w:rsid w:val="00695E3E"/>
    <w:rsid w:val="006A1600"/>
    <w:rsid w:val="006A1E96"/>
    <w:rsid w:val="006A31C4"/>
    <w:rsid w:val="006A3810"/>
    <w:rsid w:val="006A43A6"/>
    <w:rsid w:val="006A4748"/>
    <w:rsid w:val="006A5B0F"/>
    <w:rsid w:val="006A706F"/>
    <w:rsid w:val="006B1300"/>
    <w:rsid w:val="006B1CB8"/>
    <w:rsid w:val="006B1CFC"/>
    <w:rsid w:val="006B65B5"/>
    <w:rsid w:val="006B7035"/>
    <w:rsid w:val="006B723C"/>
    <w:rsid w:val="006B737E"/>
    <w:rsid w:val="006C00FE"/>
    <w:rsid w:val="006C0449"/>
    <w:rsid w:val="006C118B"/>
    <w:rsid w:val="006C2677"/>
    <w:rsid w:val="006C3F66"/>
    <w:rsid w:val="006C40F6"/>
    <w:rsid w:val="006C53D4"/>
    <w:rsid w:val="006C5777"/>
    <w:rsid w:val="006C5B98"/>
    <w:rsid w:val="006C6633"/>
    <w:rsid w:val="006C699D"/>
    <w:rsid w:val="006D083D"/>
    <w:rsid w:val="006D0A3A"/>
    <w:rsid w:val="006D0D15"/>
    <w:rsid w:val="006D1324"/>
    <w:rsid w:val="006D16E6"/>
    <w:rsid w:val="006D1C32"/>
    <w:rsid w:val="006D3139"/>
    <w:rsid w:val="006D38C4"/>
    <w:rsid w:val="006D3D42"/>
    <w:rsid w:val="006D4257"/>
    <w:rsid w:val="006D468F"/>
    <w:rsid w:val="006D704B"/>
    <w:rsid w:val="006D7A79"/>
    <w:rsid w:val="006E15FA"/>
    <w:rsid w:val="006E2A30"/>
    <w:rsid w:val="006E3D8C"/>
    <w:rsid w:val="006E3DDD"/>
    <w:rsid w:val="006E5403"/>
    <w:rsid w:val="006E588A"/>
    <w:rsid w:val="006E5A8A"/>
    <w:rsid w:val="006E5F16"/>
    <w:rsid w:val="006F06DF"/>
    <w:rsid w:val="006F0876"/>
    <w:rsid w:val="006F1D4D"/>
    <w:rsid w:val="006F3090"/>
    <w:rsid w:val="006F39F7"/>
    <w:rsid w:val="006F3A9B"/>
    <w:rsid w:val="006F5743"/>
    <w:rsid w:val="006F621B"/>
    <w:rsid w:val="006F6C8C"/>
    <w:rsid w:val="0070035D"/>
    <w:rsid w:val="007003AB"/>
    <w:rsid w:val="0070138C"/>
    <w:rsid w:val="007017F1"/>
    <w:rsid w:val="00701F2D"/>
    <w:rsid w:val="007020E4"/>
    <w:rsid w:val="00702770"/>
    <w:rsid w:val="0070288D"/>
    <w:rsid w:val="0070306A"/>
    <w:rsid w:val="0070425E"/>
    <w:rsid w:val="00704676"/>
    <w:rsid w:val="007052D0"/>
    <w:rsid w:val="00705684"/>
    <w:rsid w:val="007059CE"/>
    <w:rsid w:val="007063B0"/>
    <w:rsid w:val="00706F58"/>
    <w:rsid w:val="007078E3"/>
    <w:rsid w:val="00707998"/>
    <w:rsid w:val="007109D6"/>
    <w:rsid w:val="00710CAC"/>
    <w:rsid w:val="007113A1"/>
    <w:rsid w:val="00711964"/>
    <w:rsid w:val="007119CD"/>
    <w:rsid w:val="00711FD3"/>
    <w:rsid w:val="0071212F"/>
    <w:rsid w:val="00713053"/>
    <w:rsid w:val="00713949"/>
    <w:rsid w:val="0071469B"/>
    <w:rsid w:val="007146E1"/>
    <w:rsid w:val="00715F26"/>
    <w:rsid w:val="00716BB9"/>
    <w:rsid w:val="00716D87"/>
    <w:rsid w:val="00717BBD"/>
    <w:rsid w:val="007205B6"/>
    <w:rsid w:val="00721447"/>
    <w:rsid w:val="00721EDA"/>
    <w:rsid w:val="007221FC"/>
    <w:rsid w:val="00722FC5"/>
    <w:rsid w:val="00724D30"/>
    <w:rsid w:val="00727554"/>
    <w:rsid w:val="00730C67"/>
    <w:rsid w:val="00730F5B"/>
    <w:rsid w:val="00730FA8"/>
    <w:rsid w:val="00731EA5"/>
    <w:rsid w:val="00733C8E"/>
    <w:rsid w:val="00734715"/>
    <w:rsid w:val="0073775C"/>
    <w:rsid w:val="00737F52"/>
    <w:rsid w:val="00740BED"/>
    <w:rsid w:val="00743ABA"/>
    <w:rsid w:val="00744B3A"/>
    <w:rsid w:val="00744DC8"/>
    <w:rsid w:val="00745B96"/>
    <w:rsid w:val="00745F1F"/>
    <w:rsid w:val="0074621E"/>
    <w:rsid w:val="0074773F"/>
    <w:rsid w:val="007479E6"/>
    <w:rsid w:val="00750145"/>
    <w:rsid w:val="007503C5"/>
    <w:rsid w:val="00750602"/>
    <w:rsid w:val="00750A88"/>
    <w:rsid w:val="00750BED"/>
    <w:rsid w:val="00752477"/>
    <w:rsid w:val="00753616"/>
    <w:rsid w:val="007542CD"/>
    <w:rsid w:val="0075478B"/>
    <w:rsid w:val="007548B8"/>
    <w:rsid w:val="00755623"/>
    <w:rsid w:val="007557F6"/>
    <w:rsid w:val="007558D3"/>
    <w:rsid w:val="00755C0C"/>
    <w:rsid w:val="00755FB0"/>
    <w:rsid w:val="0075685C"/>
    <w:rsid w:val="00756A80"/>
    <w:rsid w:val="0076087B"/>
    <w:rsid w:val="00760C29"/>
    <w:rsid w:val="00761927"/>
    <w:rsid w:val="007639DF"/>
    <w:rsid w:val="00766226"/>
    <w:rsid w:val="0076637C"/>
    <w:rsid w:val="00766F99"/>
    <w:rsid w:val="0076705E"/>
    <w:rsid w:val="00767F2D"/>
    <w:rsid w:val="00770276"/>
    <w:rsid w:val="0077082A"/>
    <w:rsid w:val="00770B6D"/>
    <w:rsid w:val="00770DE6"/>
    <w:rsid w:val="007717E1"/>
    <w:rsid w:val="00771D85"/>
    <w:rsid w:val="00772398"/>
    <w:rsid w:val="0077243F"/>
    <w:rsid w:val="00773E83"/>
    <w:rsid w:val="007746D8"/>
    <w:rsid w:val="00774948"/>
    <w:rsid w:val="007758D8"/>
    <w:rsid w:val="00776148"/>
    <w:rsid w:val="00782546"/>
    <w:rsid w:val="007838A1"/>
    <w:rsid w:val="00784176"/>
    <w:rsid w:val="007841C9"/>
    <w:rsid w:val="00784E92"/>
    <w:rsid w:val="0078655E"/>
    <w:rsid w:val="007865F2"/>
    <w:rsid w:val="00786986"/>
    <w:rsid w:val="00786A78"/>
    <w:rsid w:val="00786C45"/>
    <w:rsid w:val="0078787E"/>
    <w:rsid w:val="00790870"/>
    <w:rsid w:val="007913DC"/>
    <w:rsid w:val="0079231A"/>
    <w:rsid w:val="00793537"/>
    <w:rsid w:val="007950A5"/>
    <w:rsid w:val="00797061"/>
    <w:rsid w:val="007A0002"/>
    <w:rsid w:val="007A0E39"/>
    <w:rsid w:val="007A1087"/>
    <w:rsid w:val="007A2F61"/>
    <w:rsid w:val="007A526A"/>
    <w:rsid w:val="007A746B"/>
    <w:rsid w:val="007B057A"/>
    <w:rsid w:val="007B1E0C"/>
    <w:rsid w:val="007B2719"/>
    <w:rsid w:val="007B3534"/>
    <w:rsid w:val="007B4776"/>
    <w:rsid w:val="007B4AF3"/>
    <w:rsid w:val="007B5A9E"/>
    <w:rsid w:val="007B5E35"/>
    <w:rsid w:val="007B6816"/>
    <w:rsid w:val="007B7D7D"/>
    <w:rsid w:val="007C1F4C"/>
    <w:rsid w:val="007C1FF3"/>
    <w:rsid w:val="007C3537"/>
    <w:rsid w:val="007C3A5A"/>
    <w:rsid w:val="007C3B27"/>
    <w:rsid w:val="007C5060"/>
    <w:rsid w:val="007C6AD0"/>
    <w:rsid w:val="007C6E16"/>
    <w:rsid w:val="007C6F5D"/>
    <w:rsid w:val="007C7FD2"/>
    <w:rsid w:val="007D121D"/>
    <w:rsid w:val="007D1336"/>
    <w:rsid w:val="007D25E4"/>
    <w:rsid w:val="007D3497"/>
    <w:rsid w:val="007D43B8"/>
    <w:rsid w:val="007D48BE"/>
    <w:rsid w:val="007D4E0E"/>
    <w:rsid w:val="007D50EF"/>
    <w:rsid w:val="007D5192"/>
    <w:rsid w:val="007D52C8"/>
    <w:rsid w:val="007D797A"/>
    <w:rsid w:val="007D7C63"/>
    <w:rsid w:val="007E0BA9"/>
    <w:rsid w:val="007E0C84"/>
    <w:rsid w:val="007E226B"/>
    <w:rsid w:val="007E2AC3"/>
    <w:rsid w:val="007E31AD"/>
    <w:rsid w:val="007E3540"/>
    <w:rsid w:val="007E3CEE"/>
    <w:rsid w:val="007E4741"/>
    <w:rsid w:val="007E4744"/>
    <w:rsid w:val="007E4A2E"/>
    <w:rsid w:val="007E5486"/>
    <w:rsid w:val="007E5AEB"/>
    <w:rsid w:val="007E5B3E"/>
    <w:rsid w:val="007E6B20"/>
    <w:rsid w:val="007E7213"/>
    <w:rsid w:val="007E74E2"/>
    <w:rsid w:val="007E7511"/>
    <w:rsid w:val="007E75C0"/>
    <w:rsid w:val="007E774D"/>
    <w:rsid w:val="007E7CF6"/>
    <w:rsid w:val="007F08A2"/>
    <w:rsid w:val="007F08D0"/>
    <w:rsid w:val="007F1B8F"/>
    <w:rsid w:val="007F1DF1"/>
    <w:rsid w:val="007F3085"/>
    <w:rsid w:val="007F45EF"/>
    <w:rsid w:val="007F48F8"/>
    <w:rsid w:val="007F514A"/>
    <w:rsid w:val="007F55DB"/>
    <w:rsid w:val="007F6615"/>
    <w:rsid w:val="007F6A0D"/>
    <w:rsid w:val="007F75D6"/>
    <w:rsid w:val="007F7987"/>
    <w:rsid w:val="00800B00"/>
    <w:rsid w:val="00801DD1"/>
    <w:rsid w:val="008026C0"/>
    <w:rsid w:val="00802ECE"/>
    <w:rsid w:val="008033D8"/>
    <w:rsid w:val="0080349A"/>
    <w:rsid w:val="008041D9"/>
    <w:rsid w:val="00804278"/>
    <w:rsid w:val="008042C2"/>
    <w:rsid w:val="0080512B"/>
    <w:rsid w:val="0080781F"/>
    <w:rsid w:val="00810ED3"/>
    <w:rsid w:val="008113F8"/>
    <w:rsid w:val="00811BDB"/>
    <w:rsid w:val="008127DB"/>
    <w:rsid w:val="00812D25"/>
    <w:rsid w:val="00813162"/>
    <w:rsid w:val="0081512B"/>
    <w:rsid w:val="00815C16"/>
    <w:rsid w:val="00816979"/>
    <w:rsid w:val="00820A57"/>
    <w:rsid w:val="00820BA6"/>
    <w:rsid w:val="00824F90"/>
    <w:rsid w:val="00825BFE"/>
    <w:rsid w:val="0082655C"/>
    <w:rsid w:val="00826C49"/>
    <w:rsid w:val="00826F9C"/>
    <w:rsid w:val="00827E05"/>
    <w:rsid w:val="00832EA9"/>
    <w:rsid w:val="00835AFE"/>
    <w:rsid w:val="008360C8"/>
    <w:rsid w:val="00836491"/>
    <w:rsid w:val="008365C7"/>
    <w:rsid w:val="00836FF3"/>
    <w:rsid w:val="00837A43"/>
    <w:rsid w:val="00837C63"/>
    <w:rsid w:val="00837F3E"/>
    <w:rsid w:val="0084026D"/>
    <w:rsid w:val="00840C9E"/>
    <w:rsid w:val="00842485"/>
    <w:rsid w:val="00842850"/>
    <w:rsid w:val="00842A2C"/>
    <w:rsid w:val="00843147"/>
    <w:rsid w:val="008436A3"/>
    <w:rsid w:val="00843838"/>
    <w:rsid w:val="0084468A"/>
    <w:rsid w:val="00845FD4"/>
    <w:rsid w:val="00847028"/>
    <w:rsid w:val="00847EBB"/>
    <w:rsid w:val="00851AF2"/>
    <w:rsid w:val="00852CB6"/>
    <w:rsid w:val="00852DD1"/>
    <w:rsid w:val="00853D38"/>
    <w:rsid w:val="0085441E"/>
    <w:rsid w:val="00854E8D"/>
    <w:rsid w:val="0085568B"/>
    <w:rsid w:val="00855AB7"/>
    <w:rsid w:val="00857C26"/>
    <w:rsid w:val="00860F17"/>
    <w:rsid w:val="00862380"/>
    <w:rsid w:val="00862BE8"/>
    <w:rsid w:val="00863D6A"/>
    <w:rsid w:val="00864A8E"/>
    <w:rsid w:val="00864CCF"/>
    <w:rsid w:val="00866A4E"/>
    <w:rsid w:val="0087092C"/>
    <w:rsid w:val="008712E8"/>
    <w:rsid w:val="0087161F"/>
    <w:rsid w:val="0087165F"/>
    <w:rsid w:val="0087246D"/>
    <w:rsid w:val="00872835"/>
    <w:rsid w:val="00873503"/>
    <w:rsid w:val="008744EB"/>
    <w:rsid w:val="00874741"/>
    <w:rsid w:val="00874E5A"/>
    <w:rsid w:val="00875079"/>
    <w:rsid w:val="00875B20"/>
    <w:rsid w:val="0087639B"/>
    <w:rsid w:val="0087755B"/>
    <w:rsid w:val="00883BCD"/>
    <w:rsid w:val="00883D96"/>
    <w:rsid w:val="008847C1"/>
    <w:rsid w:val="00884CC3"/>
    <w:rsid w:val="00885600"/>
    <w:rsid w:val="00885AA6"/>
    <w:rsid w:val="00886288"/>
    <w:rsid w:val="00886568"/>
    <w:rsid w:val="00886E6E"/>
    <w:rsid w:val="00886E82"/>
    <w:rsid w:val="00887B72"/>
    <w:rsid w:val="00890E50"/>
    <w:rsid w:val="00892244"/>
    <w:rsid w:val="0089253B"/>
    <w:rsid w:val="0089295B"/>
    <w:rsid w:val="008949FD"/>
    <w:rsid w:val="00895F9D"/>
    <w:rsid w:val="008961DA"/>
    <w:rsid w:val="0089660F"/>
    <w:rsid w:val="00896DBC"/>
    <w:rsid w:val="008A0076"/>
    <w:rsid w:val="008A0198"/>
    <w:rsid w:val="008A0707"/>
    <w:rsid w:val="008A26E6"/>
    <w:rsid w:val="008A3580"/>
    <w:rsid w:val="008A3E4F"/>
    <w:rsid w:val="008A5262"/>
    <w:rsid w:val="008A6222"/>
    <w:rsid w:val="008B1604"/>
    <w:rsid w:val="008B1628"/>
    <w:rsid w:val="008B2825"/>
    <w:rsid w:val="008B291D"/>
    <w:rsid w:val="008B350E"/>
    <w:rsid w:val="008B3F1B"/>
    <w:rsid w:val="008B4C24"/>
    <w:rsid w:val="008B62E6"/>
    <w:rsid w:val="008B6A2D"/>
    <w:rsid w:val="008B7523"/>
    <w:rsid w:val="008B77CB"/>
    <w:rsid w:val="008B78FC"/>
    <w:rsid w:val="008C518E"/>
    <w:rsid w:val="008C5199"/>
    <w:rsid w:val="008C56E6"/>
    <w:rsid w:val="008C58F6"/>
    <w:rsid w:val="008C5D5B"/>
    <w:rsid w:val="008C7C0B"/>
    <w:rsid w:val="008C7CAE"/>
    <w:rsid w:val="008D0D9A"/>
    <w:rsid w:val="008D1C45"/>
    <w:rsid w:val="008D1C93"/>
    <w:rsid w:val="008D2ADB"/>
    <w:rsid w:val="008D2DB2"/>
    <w:rsid w:val="008D3257"/>
    <w:rsid w:val="008D3701"/>
    <w:rsid w:val="008D4A22"/>
    <w:rsid w:val="008D4A7C"/>
    <w:rsid w:val="008D4AD8"/>
    <w:rsid w:val="008D6E47"/>
    <w:rsid w:val="008D72AF"/>
    <w:rsid w:val="008D7DE7"/>
    <w:rsid w:val="008E0941"/>
    <w:rsid w:val="008E0966"/>
    <w:rsid w:val="008E1029"/>
    <w:rsid w:val="008E1CD4"/>
    <w:rsid w:val="008E2ECA"/>
    <w:rsid w:val="008E3AE7"/>
    <w:rsid w:val="008E5C21"/>
    <w:rsid w:val="008E7CDB"/>
    <w:rsid w:val="008E7E37"/>
    <w:rsid w:val="008F124B"/>
    <w:rsid w:val="008F3281"/>
    <w:rsid w:val="008F3D89"/>
    <w:rsid w:val="008F3F8F"/>
    <w:rsid w:val="008F4F04"/>
    <w:rsid w:val="008F526C"/>
    <w:rsid w:val="008F5930"/>
    <w:rsid w:val="008F5D61"/>
    <w:rsid w:val="008F7221"/>
    <w:rsid w:val="008F733D"/>
    <w:rsid w:val="009001D4"/>
    <w:rsid w:val="009011B1"/>
    <w:rsid w:val="00903371"/>
    <w:rsid w:val="00904D5D"/>
    <w:rsid w:val="009053BB"/>
    <w:rsid w:val="00905615"/>
    <w:rsid w:val="00905C6A"/>
    <w:rsid w:val="009067A9"/>
    <w:rsid w:val="00907559"/>
    <w:rsid w:val="00913255"/>
    <w:rsid w:val="00913621"/>
    <w:rsid w:val="00913E9F"/>
    <w:rsid w:val="00914B77"/>
    <w:rsid w:val="009157B2"/>
    <w:rsid w:val="0091607E"/>
    <w:rsid w:val="00916871"/>
    <w:rsid w:val="00917C15"/>
    <w:rsid w:val="00917E7A"/>
    <w:rsid w:val="009201F1"/>
    <w:rsid w:val="0092093C"/>
    <w:rsid w:val="00921DAB"/>
    <w:rsid w:val="00922F4E"/>
    <w:rsid w:val="00922F57"/>
    <w:rsid w:val="00923684"/>
    <w:rsid w:val="00923CE1"/>
    <w:rsid w:val="009245C5"/>
    <w:rsid w:val="0092750E"/>
    <w:rsid w:val="00927B18"/>
    <w:rsid w:val="00927C28"/>
    <w:rsid w:val="009300D4"/>
    <w:rsid w:val="00930A72"/>
    <w:rsid w:val="0093209D"/>
    <w:rsid w:val="00932E13"/>
    <w:rsid w:val="00933029"/>
    <w:rsid w:val="009333EA"/>
    <w:rsid w:val="00933587"/>
    <w:rsid w:val="00933A53"/>
    <w:rsid w:val="0093547B"/>
    <w:rsid w:val="0093568E"/>
    <w:rsid w:val="00936FE4"/>
    <w:rsid w:val="00937E88"/>
    <w:rsid w:val="009406D1"/>
    <w:rsid w:val="009413B5"/>
    <w:rsid w:val="00941C17"/>
    <w:rsid w:val="00941E87"/>
    <w:rsid w:val="009434C0"/>
    <w:rsid w:val="009436E5"/>
    <w:rsid w:val="00943964"/>
    <w:rsid w:val="00943A9A"/>
    <w:rsid w:val="009455E1"/>
    <w:rsid w:val="00945C29"/>
    <w:rsid w:val="00945FC0"/>
    <w:rsid w:val="00946D54"/>
    <w:rsid w:val="00946FAA"/>
    <w:rsid w:val="0094787D"/>
    <w:rsid w:val="00947E37"/>
    <w:rsid w:val="0095014C"/>
    <w:rsid w:val="009502C5"/>
    <w:rsid w:val="00950463"/>
    <w:rsid w:val="00952F23"/>
    <w:rsid w:val="00953076"/>
    <w:rsid w:val="00953EC4"/>
    <w:rsid w:val="00953F66"/>
    <w:rsid w:val="0095405A"/>
    <w:rsid w:val="009556E3"/>
    <w:rsid w:val="00955771"/>
    <w:rsid w:val="009560FE"/>
    <w:rsid w:val="009566C6"/>
    <w:rsid w:val="00956A19"/>
    <w:rsid w:val="00956D71"/>
    <w:rsid w:val="00956F66"/>
    <w:rsid w:val="00957824"/>
    <w:rsid w:val="00957EC0"/>
    <w:rsid w:val="00960CD9"/>
    <w:rsid w:val="0096177F"/>
    <w:rsid w:val="00962E3F"/>
    <w:rsid w:val="009634FF"/>
    <w:rsid w:val="00966585"/>
    <w:rsid w:val="009667CC"/>
    <w:rsid w:val="00967749"/>
    <w:rsid w:val="00967C90"/>
    <w:rsid w:val="00970236"/>
    <w:rsid w:val="00970EAC"/>
    <w:rsid w:val="00971674"/>
    <w:rsid w:val="0097294B"/>
    <w:rsid w:val="00976678"/>
    <w:rsid w:val="009779DC"/>
    <w:rsid w:val="00977D05"/>
    <w:rsid w:val="009804C7"/>
    <w:rsid w:val="00981ACB"/>
    <w:rsid w:val="00981E37"/>
    <w:rsid w:val="00982008"/>
    <w:rsid w:val="009824A8"/>
    <w:rsid w:val="0098256E"/>
    <w:rsid w:val="009837A6"/>
    <w:rsid w:val="00983A64"/>
    <w:rsid w:val="00983CB2"/>
    <w:rsid w:val="0098408A"/>
    <w:rsid w:val="0098414F"/>
    <w:rsid w:val="00984936"/>
    <w:rsid w:val="0098563E"/>
    <w:rsid w:val="009858F0"/>
    <w:rsid w:val="00985DFC"/>
    <w:rsid w:val="00986CD5"/>
    <w:rsid w:val="00987249"/>
    <w:rsid w:val="00987488"/>
    <w:rsid w:val="00987BED"/>
    <w:rsid w:val="009903E0"/>
    <w:rsid w:val="00991FC7"/>
    <w:rsid w:val="0099221D"/>
    <w:rsid w:val="009930F7"/>
    <w:rsid w:val="00993B51"/>
    <w:rsid w:val="009959E8"/>
    <w:rsid w:val="00996270"/>
    <w:rsid w:val="00996BD6"/>
    <w:rsid w:val="00996C06"/>
    <w:rsid w:val="00997342"/>
    <w:rsid w:val="0099778B"/>
    <w:rsid w:val="00997920"/>
    <w:rsid w:val="009A04CC"/>
    <w:rsid w:val="009A0A21"/>
    <w:rsid w:val="009A1180"/>
    <w:rsid w:val="009A1723"/>
    <w:rsid w:val="009A2F7A"/>
    <w:rsid w:val="009A4870"/>
    <w:rsid w:val="009A4B8D"/>
    <w:rsid w:val="009A7338"/>
    <w:rsid w:val="009A73C4"/>
    <w:rsid w:val="009A766E"/>
    <w:rsid w:val="009B0568"/>
    <w:rsid w:val="009B0601"/>
    <w:rsid w:val="009B1C46"/>
    <w:rsid w:val="009B2173"/>
    <w:rsid w:val="009B2615"/>
    <w:rsid w:val="009B349B"/>
    <w:rsid w:val="009B379D"/>
    <w:rsid w:val="009B3B38"/>
    <w:rsid w:val="009B4C3D"/>
    <w:rsid w:val="009B57DC"/>
    <w:rsid w:val="009B598E"/>
    <w:rsid w:val="009B5EBD"/>
    <w:rsid w:val="009B6DA8"/>
    <w:rsid w:val="009C0CF9"/>
    <w:rsid w:val="009C178A"/>
    <w:rsid w:val="009C1838"/>
    <w:rsid w:val="009C1F3F"/>
    <w:rsid w:val="009C4059"/>
    <w:rsid w:val="009C4C9F"/>
    <w:rsid w:val="009C5E7E"/>
    <w:rsid w:val="009D06F5"/>
    <w:rsid w:val="009D12F6"/>
    <w:rsid w:val="009D2A5B"/>
    <w:rsid w:val="009D3CC4"/>
    <w:rsid w:val="009D42A5"/>
    <w:rsid w:val="009D504D"/>
    <w:rsid w:val="009D5734"/>
    <w:rsid w:val="009D5BDB"/>
    <w:rsid w:val="009D6524"/>
    <w:rsid w:val="009D76FA"/>
    <w:rsid w:val="009D7E47"/>
    <w:rsid w:val="009E1014"/>
    <w:rsid w:val="009E11CF"/>
    <w:rsid w:val="009E1B8B"/>
    <w:rsid w:val="009E1C69"/>
    <w:rsid w:val="009E270A"/>
    <w:rsid w:val="009E28A2"/>
    <w:rsid w:val="009E3622"/>
    <w:rsid w:val="009E3CE3"/>
    <w:rsid w:val="009E4135"/>
    <w:rsid w:val="009E4266"/>
    <w:rsid w:val="009E4B06"/>
    <w:rsid w:val="009E4D25"/>
    <w:rsid w:val="009E5BF9"/>
    <w:rsid w:val="009E6F9E"/>
    <w:rsid w:val="009E74D3"/>
    <w:rsid w:val="009F1410"/>
    <w:rsid w:val="009F2528"/>
    <w:rsid w:val="009F2A2F"/>
    <w:rsid w:val="009F36AF"/>
    <w:rsid w:val="009F3810"/>
    <w:rsid w:val="009F382C"/>
    <w:rsid w:val="009F4222"/>
    <w:rsid w:val="009F4D1C"/>
    <w:rsid w:val="009F65A1"/>
    <w:rsid w:val="00A000A5"/>
    <w:rsid w:val="00A0163D"/>
    <w:rsid w:val="00A041CF"/>
    <w:rsid w:val="00A043CD"/>
    <w:rsid w:val="00A05B1A"/>
    <w:rsid w:val="00A05C86"/>
    <w:rsid w:val="00A079FE"/>
    <w:rsid w:val="00A07CAB"/>
    <w:rsid w:val="00A07F52"/>
    <w:rsid w:val="00A11B0E"/>
    <w:rsid w:val="00A1284A"/>
    <w:rsid w:val="00A12E13"/>
    <w:rsid w:val="00A13191"/>
    <w:rsid w:val="00A17CA0"/>
    <w:rsid w:val="00A202E8"/>
    <w:rsid w:val="00A2053F"/>
    <w:rsid w:val="00A20EF6"/>
    <w:rsid w:val="00A211D7"/>
    <w:rsid w:val="00A21C91"/>
    <w:rsid w:val="00A226F2"/>
    <w:rsid w:val="00A22B02"/>
    <w:rsid w:val="00A23644"/>
    <w:rsid w:val="00A23BB9"/>
    <w:rsid w:val="00A23BDA"/>
    <w:rsid w:val="00A24CD1"/>
    <w:rsid w:val="00A24D9B"/>
    <w:rsid w:val="00A25420"/>
    <w:rsid w:val="00A25929"/>
    <w:rsid w:val="00A31884"/>
    <w:rsid w:val="00A3220F"/>
    <w:rsid w:val="00A3305B"/>
    <w:rsid w:val="00A33FAA"/>
    <w:rsid w:val="00A34B11"/>
    <w:rsid w:val="00A34D6E"/>
    <w:rsid w:val="00A363D3"/>
    <w:rsid w:val="00A37C18"/>
    <w:rsid w:val="00A41F29"/>
    <w:rsid w:val="00A423D6"/>
    <w:rsid w:val="00A42654"/>
    <w:rsid w:val="00A44A36"/>
    <w:rsid w:val="00A44AA1"/>
    <w:rsid w:val="00A44B2B"/>
    <w:rsid w:val="00A44EF9"/>
    <w:rsid w:val="00A45F74"/>
    <w:rsid w:val="00A46E5C"/>
    <w:rsid w:val="00A501A1"/>
    <w:rsid w:val="00A50E96"/>
    <w:rsid w:val="00A52331"/>
    <w:rsid w:val="00A52353"/>
    <w:rsid w:val="00A52A81"/>
    <w:rsid w:val="00A52DEA"/>
    <w:rsid w:val="00A54FB1"/>
    <w:rsid w:val="00A55862"/>
    <w:rsid w:val="00A57631"/>
    <w:rsid w:val="00A57AD6"/>
    <w:rsid w:val="00A6017E"/>
    <w:rsid w:val="00A61D2E"/>
    <w:rsid w:val="00A62B18"/>
    <w:rsid w:val="00A62E2A"/>
    <w:rsid w:val="00A62ECD"/>
    <w:rsid w:val="00A62F60"/>
    <w:rsid w:val="00A62FA4"/>
    <w:rsid w:val="00A63239"/>
    <w:rsid w:val="00A63382"/>
    <w:rsid w:val="00A64392"/>
    <w:rsid w:val="00A64A89"/>
    <w:rsid w:val="00A669FE"/>
    <w:rsid w:val="00A67AC1"/>
    <w:rsid w:val="00A67D3A"/>
    <w:rsid w:val="00A70274"/>
    <w:rsid w:val="00A70BB9"/>
    <w:rsid w:val="00A71EFB"/>
    <w:rsid w:val="00A72B2C"/>
    <w:rsid w:val="00A73990"/>
    <w:rsid w:val="00A73A4C"/>
    <w:rsid w:val="00A75CC7"/>
    <w:rsid w:val="00A7732F"/>
    <w:rsid w:val="00A80AAE"/>
    <w:rsid w:val="00A81D1C"/>
    <w:rsid w:val="00A821B9"/>
    <w:rsid w:val="00A821E4"/>
    <w:rsid w:val="00A822E3"/>
    <w:rsid w:val="00A822F1"/>
    <w:rsid w:val="00A84AFE"/>
    <w:rsid w:val="00A84CEE"/>
    <w:rsid w:val="00A85FDC"/>
    <w:rsid w:val="00A87890"/>
    <w:rsid w:val="00A90077"/>
    <w:rsid w:val="00A90C5C"/>
    <w:rsid w:val="00A910C7"/>
    <w:rsid w:val="00A92A1F"/>
    <w:rsid w:val="00A92EFD"/>
    <w:rsid w:val="00A942CE"/>
    <w:rsid w:val="00A947C4"/>
    <w:rsid w:val="00A955A2"/>
    <w:rsid w:val="00A95F3D"/>
    <w:rsid w:val="00A967BB"/>
    <w:rsid w:val="00A96C55"/>
    <w:rsid w:val="00AA1608"/>
    <w:rsid w:val="00AA1964"/>
    <w:rsid w:val="00AA1BD4"/>
    <w:rsid w:val="00AA2844"/>
    <w:rsid w:val="00AA2E0C"/>
    <w:rsid w:val="00AA3D9E"/>
    <w:rsid w:val="00AA3FF2"/>
    <w:rsid w:val="00AA40A8"/>
    <w:rsid w:val="00AA4293"/>
    <w:rsid w:val="00AA50F7"/>
    <w:rsid w:val="00AA61A8"/>
    <w:rsid w:val="00AA6384"/>
    <w:rsid w:val="00AA6BF4"/>
    <w:rsid w:val="00AB078B"/>
    <w:rsid w:val="00AB1192"/>
    <w:rsid w:val="00AB1A3E"/>
    <w:rsid w:val="00AB3695"/>
    <w:rsid w:val="00AB3905"/>
    <w:rsid w:val="00AB4638"/>
    <w:rsid w:val="00AB71D7"/>
    <w:rsid w:val="00AB749E"/>
    <w:rsid w:val="00AC0B06"/>
    <w:rsid w:val="00AC130E"/>
    <w:rsid w:val="00AC1FCD"/>
    <w:rsid w:val="00AC2493"/>
    <w:rsid w:val="00AC4AB7"/>
    <w:rsid w:val="00AC5FE5"/>
    <w:rsid w:val="00AC625E"/>
    <w:rsid w:val="00AC7C01"/>
    <w:rsid w:val="00AC7EBA"/>
    <w:rsid w:val="00AD0473"/>
    <w:rsid w:val="00AD0996"/>
    <w:rsid w:val="00AD1280"/>
    <w:rsid w:val="00AD15F6"/>
    <w:rsid w:val="00AD172F"/>
    <w:rsid w:val="00AD21AB"/>
    <w:rsid w:val="00AD2BED"/>
    <w:rsid w:val="00AD322A"/>
    <w:rsid w:val="00AD4676"/>
    <w:rsid w:val="00AD46A6"/>
    <w:rsid w:val="00AD4C6A"/>
    <w:rsid w:val="00AD521A"/>
    <w:rsid w:val="00AD6518"/>
    <w:rsid w:val="00AD7A9F"/>
    <w:rsid w:val="00AD7DBE"/>
    <w:rsid w:val="00AE0DFE"/>
    <w:rsid w:val="00AE12E4"/>
    <w:rsid w:val="00AE1ACF"/>
    <w:rsid w:val="00AE1E09"/>
    <w:rsid w:val="00AE2075"/>
    <w:rsid w:val="00AE2EF1"/>
    <w:rsid w:val="00AE3BF0"/>
    <w:rsid w:val="00AE4606"/>
    <w:rsid w:val="00AE632D"/>
    <w:rsid w:val="00AE6F29"/>
    <w:rsid w:val="00AE7EB6"/>
    <w:rsid w:val="00AF2F9B"/>
    <w:rsid w:val="00AF3F7B"/>
    <w:rsid w:val="00AF443E"/>
    <w:rsid w:val="00AF4C14"/>
    <w:rsid w:val="00AF5918"/>
    <w:rsid w:val="00AF7DF5"/>
    <w:rsid w:val="00B0215A"/>
    <w:rsid w:val="00B03779"/>
    <w:rsid w:val="00B03960"/>
    <w:rsid w:val="00B03B7C"/>
    <w:rsid w:val="00B03DAE"/>
    <w:rsid w:val="00B04018"/>
    <w:rsid w:val="00B040A1"/>
    <w:rsid w:val="00B0480A"/>
    <w:rsid w:val="00B049B4"/>
    <w:rsid w:val="00B04AE4"/>
    <w:rsid w:val="00B05BCB"/>
    <w:rsid w:val="00B05DA0"/>
    <w:rsid w:val="00B05DFF"/>
    <w:rsid w:val="00B06DD1"/>
    <w:rsid w:val="00B070E4"/>
    <w:rsid w:val="00B132E6"/>
    <w:rsid w:val="00B13564"/>
    <w:rsid w:val="00B1472A"/>
    <w:rsid w:val="00B16901"/>
    <w:rsid w:val="00B20042"/>
    <w:rsid w:val="00B21846"/>
    <w:rsid w:val="00B21B12"/>
    <w:rsid w:val="00B24079"/>
    <w:rsid w:val="00B24147"/>
    <w:rsid w:val="00B263E1"/>
    <w:rsid w:val="00B26D45"/>
    <w:rsid w:val="00B27B04"/>
    <w:rsid w:val="00B309BF"/>
    <w:rsid w:val="00B30AD6"/>
    <w:rsid w:val="00B31986"/>
    <w:rsid w:val="00B33087"/>
    <w:rsid w:val="00B36A1A"/>
    <w:rsid w:val="00B37E93"/>
    <w:rsid w:val="00B420F6"/>
    <w:rsid w:val="00B42653"/>
    <w:rsid w:val="00B42FEC"/>
    <w:rsid w:val="00B441A0"/>
    <w:rsid w:val="00B46D15"/>
    <w:rsid w:val="00B46EDD"/>
    <w:rsid w:val="00B47CA7"/>
    <w:rsid w:val="00B505DA"/>
    <w:rsid w:val="00B507FD"/>
    <w:rsid w:val="00B50ED8"/>
    <w:rsid w:val="00B511BD"/>
    <w:rsid w:val="00B51D50"/>
    <w:rsid w:val="00B53142"/>
    <w:rsid w:val="00B53B55"/>
    <w:rsid w:val="00B53CDA"/>
    <w:rsid w:val="00B54A13"/>
    <w:rsid w:val="00B56AE4"/>
    <w:rsid w:val="00B5743B"/>
    <w:rsid w:val="00B60B61"/>
    <w:rsid w:val="00B60E5E"/>
    <w:rsid w:val="00B61519"/>
    <w:rsid w:val="00B6269E"/>
    <w:rsid w:val="00B632CD"/>
    <w:rsid w:val="00B637FA"/>
    <w:rsid w:val="00B64705"/>
    <w:rsid w:val="00B65102"/>
    <w:rsid w:val="00B66FF6"/>
    <w:rsid w:val="00B673D5"/>
    <w:rsid w:val="00B67901"/>
    <w:rsid w:val="00B70885"/>
    <w:rsid w:val="00B70FDB"/>
    <w:rsid w:val="00B72915"/>
    <w:rsid w:val="00B72EB2"/>
    <w:rsid w:val="00B732E3"/>
    <w:rsid w:val="00B77EB4"/>
    <w:rsid w:val="00B81BAE"/>
    <w:rsid w:val="00B82A0F"/>
    <w:rsid w:val="00B83B98"/>
    <w:rsid w:val="00B84D4B"/>
    <w:rsid w:val="00B85604"/>
    <w:rsid w:val="00B85E4E"/>
    <w:rsid w:val="00B878C6"/>
    <w:rsid w:val="00B87B60"/>
    <w:rsid w:val="00B90EEF"/>
    <w:rsid w:val="00B90FF1"/>
    <w:rsid w:val="00B910A1"/>
    <w:rsid w:val="00B91429"/>
    <w:rsid w:val="00B939C5"/>
    <w:rsid w:val="00B94267"/>
    <w:rsid w:val="00B9531E"/>
    <w:rsid w:val="00B954FF"/>
    <w:rsid w:val="00B96422"/>
    <w:rsid w:val="00B97258"/>
    <w:rsid w:val="00B97512"/>
    <w:rsid w:val="00BA1004"/>
    <w:rsid w:val="00BA1444"/>
    <w:rsid w:val="00BA1688"/>
    <w:rsid w:val="00BA1874"/>
    <w:rsid w:val="00BA319F"/>
    <w:rsid w:val="00BA3E4A"/>
    <w:rsid w:val="00BA3FC5"/>
    <w:rsid w:val="00BA4BFC"/>
    <w:rsid w:val="00BA6276"/>
    <w:rsid w:val="00BA6EDD"/>
    <w:rsid w:val="00BA6FB4"/>
    <w:rsid w:val="00BA7299"/>
    <w:rsid w:val="00BA74CB"/>
    <w:rsid w:val="00BB05DC"/>
    <w:rsid w:val="00BB2180"/>
    <w:rsid w:val="00BB29B2"/>
    <w:rsid w:val="00BB49EA"/>
    <w:rsid w:val="00BB5435"/>
    <w:rsid w:val="00BB6033"/>
    <w:rsid w:val="00BB712B"/>
    <w:rsid w:val="00BB74A5"/>
    <w:rsid w:val="00BC0DC1"/>
    <w:rsid w:val="00BC10BA"/>
    <w:rsid w:val="00BC1D38"/>
    <w:rsid w:val="00BC1DCB"/>
    <w:rsid w:val="00BC1DDB"/>
    <w:rsid w:val="00BC2DAB"/>
    <w:rsid w:val="00BC34EF"/>
    <w:rsid w:val="00BC5906"/>
    <w:rsid w:val="00BC70D9"/>
    <w:rsid w:val="00BC7477"/>
    <w:rsid w:val="00BC79E2"/>
    <w:rsid w:val="00BD2CB2"/>
    <w:rsid w:val="00BD38EF"/>
    <w:rsid w:val="00BD4AAC"/>
    <w:rsid w:val="00BD6DD4"/>
    <w:rsid w:val="00BD6E87"/>
    <w:rsid w:val="00BE0561"/>
    <w:rsid w:val="00BE0C84"/>
    <w:rsid w:val="00BE1E81"/>
    <w:rsid w:val="00BE2BDE"/>
    <w:rsid w:val="00BE3232"/>
    <w:rsid w:val="00BE3504"/>
    <w:rsid w:val="00BE452B"/>
    <w:rsid w:val="00BE4597"/>
    <w:rsid w:val="00BE6183"/>
    <w:rsid w:val="00BE61DA"/>
    <w:rsid w:val="00BE6D89"/>
    <w:rsid w:val="00BE74DA"/>
    <w:rsid w:val="00BE7F15"/>
    <w:rsid w:val="00BF0544"/>
    <w:rsid w:val="00BF0853"/>
    <w:rsid w:val="00BF09EB"/>
    <w:rsid w:val="00BF1B3F"/>
    <w:rsid w:val="00BF25FA"/>
    <w:rsid w:val="00BF3580"/>
    <w:rsid w:val="00BF466D"/>
    <w:rsid w:val="00BF5672"/>
    <w:rsid w:val="00BF693D"/>
    <w:rsid w:val="00BF7A18"/>
    <w:rsid w:val="00C00978"/>
    <w:rsid w:val="00C02D67"/>
    <w:rsid w:val="00C02F78"/>
    <w:rsid w:val="00C0342A"/>
    <w:rsid w:val="00C049B7"/>
    <w:rsid w:val="00C04B53"/>
    <w:rsid w:val="00C05DAA"/>
    <w:rsid w:val="00C06087"/>
    <w:rsid w:val="00C06CAA"/>
    <w:rsid w:val="00C102EA"/>
    <w:rsid w:val="00C103B4"/>
    <w:rsid w:val="00C10726"/>
    <w:rsid w:val="00C1190B"/>
    <w:rsid w:val="00C11D16"/>
    <w:rsid w:val="00C13255"/>
    <w:rsid w:val="00C1343F"/>
    <w:rsid w:val="00C136CB"/>
    <w:rsid w:val="00C13B3B"/>
    <w:rsid w:val="00C15138"/>
    <w:rsid w:val="00C15E2F"/>
    <w:rsid w:val="00C1716A"/>
    <w:rsid w:val="00C17C38"/>
    <w:rsid w:val="00C21510"/>
    <w:rsid w:val="00C21C60"/>
    <w:rsid w:val="00C22074"/>
    <w:rsid w:val="00C231A6"/>
    <w:rsid w:val="00C25C60"/>
    <w:rsid w:val="00C277D5"/>
    <w:rsid w:val="00C30671"/>
    <w:rsid w:val="00C30F2E"/>
    <w:rsid w:val="00C3315D"/>
    <w:rsid w:val="00C333B6"/>
    <w:rsid w:val="00C343AE"/>
    <w:rsid w:val="00C34DF1"/>
    <w:rsid w:val="00C3683F"/>
    <w:rsid w:val="00C36893"/>
    <w:rsid w:val="00C37538"/>
    <w:rsid w:val="00C37764"/>
    <w:rsid w:val="00C408EF"/>
    <w:rsid w:val="00C41C6E"/>
    <w:rsid w:val="00C41FF0"/>
    <w:rsid w:val="00C42041"/>
    <w:rsid w:val="00C43FFF"/>
    <w:rsid w:val="00C44D17"/>
    <w:rsid w:val="00C45D6C"/>
    <w:rsid w:val="00C461EA"/>
    <w:rsid w:val="00C46429"/>
    <w:rsid w:val="00C47190"/>
    <w:rsid w:val="00C47C5D"/>
    <w:rsid w:val="00C503C1"/>
    <w:rsid w:val="00C5141B"/>
    <w:rsid w:val="00C522FA"/>
    <w:rsid w:val="00C5419F"/>
    <w:rsid w:val="00C5457B"/>
    <w:rsid w:val="00C55DBA"/>
    <w:rsid w:val="00C55EB3"/>
    <w:rsid w:val="00C56627"/>
    <w:rsid w:val="00C56B68"/>
    <w:rsid w:val="00C5771D"/>
    <w:rsid w:val="00C60279"/>
    <w:rsid w:val="00C61451"/>
    <w:rsid w:val="00C625AC"/>
    <w:rsid w:val="00C631C4"/>
    <w:rsid w:val="00C66652"/>
    <w:rsid w:val="00C66BF5"/>
    <w:rsid w:val="00C66FAD"/>
    <w:rsid w:val="00C704D2"/>
    <w:rsid w:val="00C70F57"/>
    <w:rsid w:val="00C722D4"/>
    <w:rsid w:val="00C7239F"/>
    <w:rsid w:val="00C7250C"/>
    <w:rsid w:val="00C729B2"/>
    <w:rsid w:val="00C73F0D"/>
    <w:rsid w:val="00C743D7"/>
    <w:rsid w:val="00C744D2"/>
    <w:rsid w:val="00C750D7"/>
    <w:rsid w:val="00C752B4"/>
    <w:rsid w:val="00C752B7"/>
    <w:rsid w:val="00C76A56"/>
    <w:rsid w:val="00C770DD"/>
    <w:rsid w:val="00C7730B"/>
    <w:rsid w:val="00C779EF"/>
    <w:rsid w:val="00C82470"/>
    <w:rsid w:val="00C83E49"/>
    <w:rsid w:val="00C84455"/>
    <w:rsid w:val="00C84818"/>
    <w:rsid w:val="00C84B84"/>
    <w:rsid w:val="00C86143"/>
    <w:rsid w:val="00C865B8"/>
    <w:rsid w:val="00C8684C"/>
    <w:rsid w:val="00C87753"/>
    <w:rsid w:val="00C90BE7"/>
    <w:rsid w:val="00C90E44"/>
    <w:rsid w:val="00C9149F"/>
    <w:rsid w:val="00C91F9F"/>
    <w:rsid w:val="00C926A1"/>
    <w:rsid w:val="00C92760"/>
    <w:rsid w:val="00C95C36"/>
    <w:rsid w:val="00C97262"/>
    <w:rsid w:val="00C973AB"/>
    <w:rsid w:val="00CA15EF"/>
    <w:rsid w:val="00CA1FD5"/>
    <w:rsid w:val="00CA20B1"/>
    <w:rsid w:val="00CA218C"/>
    <w:rsid w:val="00CA275D"/>
    <w:rsid w:val="00CA2791"/>
    <w:rsid w:val="00CA4C99"/>
    <w:rsid w:val="00CA5234"/>
    <w:rsid w:val="00CA6099"/>
    <w:rsid w:val="00CA7368"/>
    <w:rsid w:val="00CA79C2"/>
    <w:rsid w:val="00CB077C"/>
    <w:rsid w:val="00CB539C"/>
    <w:rsid w:val="00CB5CDB"/>
    <w:rsid w:val="00CB7324"/>
    <w:rsid w:val="00CB73EF"/>
    <w:rsid w:val="00CC0330"/>
    <w:rsid w:val="00CC03C5"/>
    <w:rsid w:val="00CC0939"/>
    <w:rsid w:val="00CC2976"/>
    <w:rsid w:val="00CC39FF"/>
    <w:rsid w:val="00CC4681"/>
    <w:rsid w:val="00CC4ABC"/>
    <w:rsid w:val="00CC671C"/>
    <w:rsid w:val="00CC7E00"/>
    <w:rsid w:val="00CC7E73"/>
    <w:rsid w:val="00CD01D2"/>
    <w:rsid w:val="00CD0249"/>
    <w:rsid w:val="00CD0FFC"/>
    <w:rsid w:val="00CD197E"/>
    <w:rsid w:val="00CD32B0"/>
    <w:rsid w:val="00CD3900"/>
    <w:rsid w:val="00CD3C7E"/>
    <w:rsid w:val="00CD4586"/>
    <w:rsid w:val="00CD4804"/>
    <w:rsid w:val="00CD5A9A"/>
    <w:rsid w:val="00CD5D4A"/>
    <w:rsid w:val="00CD791D"/>
    <w:rsid w:val="00CD7A83"/>
    <w:rsid w:val="00CD7F62"/>
    <w:rsid w:val="00CE0C68"/>
    <w:rsid w:val="00CE1785"/>
    <w:rsid w:val="00CE17D4"/>
    <w:rsid w:val="00CE30FC"/>
    <w:rsid w:val="00CE3AEA"/>
    <w:rsid w:val="00CE3B37"/>
    <w:rsid w:val="00CE3F5C"/>
    <w:rsid w:val="00CE4474"/>
    <w:rsid w:val="00CE4B88"/>
    <w:rsid w:val="00CE60D0"/>
    <w:rsid w:val="00CE66E5"/>
    <w:rsid w:val="00CE7F3A"/>
    <w:rsid w:val="00CF01FE"/>
    <w:rsid w:val="00CF0516"/>
    <w:rsid w:val="00CF08DB"/>
    <w:rsid w:val="00CF1048"/>
    <w:rsid w:val="00CF20A0"/>
    <w:rsid w:val="00CF2FD0"/>
    <w:rsid w:val="00CF3147"/>
    <w:rsid w:val="00CF4745"/>
    <w:rsid w:val="00CF50B1"/>
    <w:rsid w:val="00CF5711"/>
    <w:rsid w:val="00CF618B"/>
    <w:rsid w:val="00CF66E7"/>
    <w:rsid w:val="00CF6A6A"/>
    <w:rsid w:val="00CF782D"/>
    <w:rsid w:val="00D0091B"/>
    <w:rsid w:val="00D015E0"/>
    <w:rsid w:val="00D047A0"/>
    <w:rsid w:val="00D11661"/>
    <w:rsid w:val="00D11C4B"/>
    <w:rsid w:val="00D16805"/>
    <w:rsid w:val="00D17085"/>
    <w:rsid w:val="00D2027E"/>
    <w:rsid w:val="00D20466"/>
    <w:rsid w:val="00D20CFA"/>
    <w:rsid w:val="00D2231F"/>
    <w:rsid w:val="00D22CC2"/>
    <w:rsid w:val="00D233BA"/>
    <w:rsid w:val="00D24314"/>
    <w:rsid w:val="00D24E8E"/>
    <w:rsid w:val="00D256E1"/>
    <w:rsid w:val="00D257A9"/>
    <w:rsid w:val="00D26703"/>
    <w:rsid w:val="00D267E4"/>
    <w:rsid w:val="00D278F6"/>
    <w:rsid w:val="00D305AC"/>
    <w:rsid w:val="00D30BDD"/>
    <w:rsid w:val="00D34A69"/>
    <w:rsid w:val="00D35204"/>
    <w:rsid w:val="00D36834"/>
    <w:rsid w:val="00D36FC0"/>
    <w:rsid w:val="00D37A46"/>
    <w:rsid w:val="00D37DF1"/>
    <w:rsid w:val="00D40F08"/>
    <w:rsid w:val="00D41EC6"/>
    <w:rsid w:val="00D42ABB"/>
    <w:rsid w:val="00D431F0"/>
    <w:rsid w:val="00D438AA"/>
    <w:rsid w:val="00D43E02"/>
    <w:rsid w:val="00D44C31"/>
    <w:rsid w:val="00D44F19"/>
    <w:rsid w:val="00D45858"/>
    <w:rsid w:val="00D45D0B"/>
    <w:rsid w:val="00D45F9D"/>
    <w:rsid w:val="00D47750"/>
    <w:rsid w:val="00D47C2C"/>
    <w:rsid w:val="00D47C88"/>
    <w:rsid w:val="00D50123"/>
    <w:rsid w:val="00D505EE"/>
    <w:rsid w:val="00D50FA0"/>
    <w:rsid w:val="00D51BCD"/>
    <w:rsid w:val="00D523E9"/>
    <w:rsid w:val="00D529C6"/>
    <w:rsid w:val="00D5381C"/>
    <w:rsid w:val="00D542B0"/>
    <w:rsid w:val="00D54418"/>
    <w:rsid w:val="00D54FB6"/>
    <w:rsid w:val="00D55124"/>
    <w:rsid w:val="00D55825"/>
    <w:rsid w:val="00D55E2B"/>
    <w:rsid w:val="00D57A24"/>
    <w:rsid w:val="00D57AC5"/>
    <w:rsid w:val="00D57E1E"/>
    <w:rsid w:val="00D60372"/>
    <w:rsid w:val="00D61431"/>
    <w:rsid w:val="00D6157D"/>
    <w:rsid w:val="00D61A19"/>
    <w:rsid w:val="00D61AFA"/>
    <w:rsid w:val="00D61BD1"/>
    <w:rsid w:val="00D6280B"/>
    <w:rsid w:val="00D62D90"/>
    <w:rsid w:val="00D62F71"/>
    <w:rsid w:val="00D6320B"/>
    <w:rsid w:val="00D64A6D"/>
    <w:rsid w:val="00D64D42"/>
    <w:rsid w:val="00D651D4"/>
    <w:rsid w:val="00D6547C"/>
    <w:rsid w:val="00D664A8"/>
    <w:rsid w:val="00D71501"/>
    <w:rsid w:val="00D7375D"/>
    <w:rsid w:val="00D739BA"/>
    <w:rsid w:val="00D75852"/>
    <w:rsid w:val="00D75D76"/>
    <w:rsid w:val="00D76BEB"/>
    <w:rsid w:val="00D772CE"/>
    <w:rsid w:val="00D77C54"/>
    <w:rsid w:val="00D81684"/>
    <w:rsid w:val="00D8300D"/>
    <w:rsid w:val="00D846AB"/>
    <w:rsid w:val="00D864A2"/>
    <w:rsid w:val="00D8659E"/>
    <w:rsid w:val="00D8673D"/>
    <w:rsid w:val="00D869CB"/>
    <w:rsid w:val="00D87EE6"/>
    <w:rsid w:val="00D900EB"/>
    <w:rsid w:val="00D9191D"/>
    <w:rsid w:val="00D92C33"/>
    <w:rsid w:val="00D933BA"/>
    <w:rsid w:val="00D94709"/>
    <w:rsid w:val="00D94EB3"/>
    <w:rsid w:val="00D952C2"/>
    <w:rsid w:val="00D95A70"/>
    <w:rsid w:val="00D96A74"/>
    <w:rsid w:val="00D9776D"/>
    <w:rsid w:val="00D97917"/>
    <w:rsid w:val="00D97AC2"/>
    <w:rsid w:val="00DA0331"/>
    <w:rsid w:val="00DA155B"/>
    <w:rsid w:val="00DA1D14"/>
    <w:rsid w:val="00DA333E"/>
    <w:rsid w:val="00DA386C"/>
    <w:rsid w:val="00DA38FF"/>
    <w:rsid w:val="00DA5E64"/>
    <w:rsid w:val="00DA6255"/>
    <w:rsid w:val="00DA66AB"/>
    <w:rsid w:val="00DA7BF8"/>
    <w:rsid w:val="00DB0A5F"/>
    <w:rsid w:val="00DB2625"/>
    <w:rsid w:val="00DB287D"/>
    <w:rsid w:val="00DB3777"/>
    <w:rsid w:val="00DB3E82"/>
    <w:rsid w:val="00DB4BF1"/>
    <w:rsid w:val="00DB4FB3"/>
    <w:rsid w:val="00DB6DFA"/>
    <w:rsid w:val="00DB789D"/>
    <w:rsid w:val="00DC0F83"/>
    <w:rsid w:val="00DC132C"/>
    <w:rsid w:val="00DC27DF"/>
    <w:rsid w:val="00DC3186"/>
    <w:rsid w:val="00DC448B"/>
    <w:rsid w:val="00DC4528"/>
    <w:rsid w:val="00DC4C76"/>
    <w:rsid w:val="00DC4E46"/>
    <w:rsid w:val="00DC5066"/>
    <w:rsid w:val="00DC5676"/>
    <w:rsid w:val="00DC7488"/>
    <w:rsid w:val="00DD204B"/>
    <w:rsid w:val="00DD414D"/>
    <w:rsid w:val="00DD56F9"/>
    <w:rsid w:val="00DD5F21"/>
    <w:rsid w:val="00DD5F61"/>
    <w:rsid w:val="00DD6044"/>
    <w:rsid w:val="00DD6A03"/>
    <w:rsid w:val="00DD6BC4"/>
    <w:rsid w:val="00DD6DF5"/>
    <w:rsid w:val="00DD7201"/>
    <w:rsid w:val="00DE03B6"/>
    <w:rsid w:val="00DE0671"/>
    <w:rsid w:val="00DE0B74"/>
    <w:rsid w:val="00DE1226"/>
    <w:rsid w:val="00DE1570"/>
    <w:rsid w:val="00DE278E"/>
    <w:rsid w:val="00DE2864"/>
    <w:rsid w:val="00DE2C2F"/>
    <w:rsid w:val="00DE3085"/>
    <w:rsid w:val="00DE3151"/>
    <w:rsid w:val="00DE4E9C"/>
    <w:rsid w:val="00DE5F94"/>
    <w:rsid w:val="00DE613F"/>
    <w:rsid w:val="00DE695F"/>
    <w:rsid w:val="00DE7589"/>
    <w:rsid w:val="00DE788E"/>
    <w:rsid w:val="00DE7C47"/>
    <w:rsid w:val="00DF0321"/>
    <w:rsid w:val="00DF0AE4"/>
    <w:rsid w:val="00DF1751"/>
    <w:rsid w:val="00DF20EF"/>
    <w:rsid w:val="00DF2E46"/>
    <w:rsid w:val="00DF46F7"/>
    <w:rsid w:val="00DF4D15"/>
    <w:rsid w:val="00DF6D65"/>
    <w:rsid w:val="00DF7B99"/>
    <w:rsid w:val="00E01DF9"/>
    <w:rsid w:val="00E04021"/>
    <w:rsid w:val="00E0405C"/>
    <w:rsid w:val="00E04A96"/>
    <w:rsid w:val="00E04E47"/>
    <w:rsid w:val="00E055D4"/>
    <w:rsid w:val="00E070BB"/>
    <w:rsid w:val="00E07194"/>
    <w:rsid w:val="00E0761F"/>
    <w:rsid w:val="00E11272"/>
    <w:rsid w:val="00E13A6D"/>
    <w:rsid w:val="00E13F72"/>
    <w:rsid w:val="00E14A93"/>
    <w:rsid w:val="00E14F08"/>
    <w:rsid w:val="00E15474"/>
    <w:rsid w:val="00E15863"/>
    <w:rsid w:val="00E158F0"/>
    <w:rsid w:val="00E15E36"/>
    <w:rsid w:val="00E16562"/>
    <w:rsid w:val="00E1698C"/>
    <w:rsid w:val="00E16DB5"/>
    <w:rsid w:val="00E17605"/>
    <w:rsid w:val="00E1763D"/>
    <w:rsid w:val="00E1766C"/>
    <w:rsid w:val="00E17B7A"/>
    <w:rsid w:val="00E201D5"/>
    <w:rsid w:val="00E20674"/>
    <w:rsid w:val="00E21A39"/>
    <w:rsid w:val="00E21D9A"/>
    <w:rsid w:val="00E221F2"/>
    <w:rsid w:val="00E2269A"/>
    <w:rsid w:val="00E2341D"/>
    <w:rsid w:val="00E239C4"/>
    <w:rsid w:val="00E23A24"/>
    <w:rsid w:val="00E2402D"/>
    <w:rsid w:val="00E24CFC"/>
    <w:rsid w:val="00E24D1F"/>
    <w:rsid w:val="00E25824"/>
    <w:rsid w:val="00E261D6"/>
    <w:rsid w:val="00E2626A"/>
    <w:rsid w:val="00E26DC7"/>
    <w:rsid w:val="00E274D6"/>
    <w:rsid w:val="00E278E1"/>
    <w:rsid w:val="00E27AE5"/>
    <w:rsid w:val="00E307F2"/>
    <w:rsid w:val="00E3140E"/>
    <w:rsid w:val="00E3198F"/>
    <w:rsid w:val="00E31BD9"/>
    <w:rsid w:val="00E31BF4"/>
    <w:rsid w:val="00E32665"/>
    <w:rsid w:val="00E32769"/>
    <w:rsid w:val="00E32C5D"/>
    <w:rsid w:val="00E32D86"/>
    <w:rsid w:val="00E32E10"/>
    <w:rsid w:val="00E33E79"/>
    <w:rsid w:val="00E34431"/>
    <w:rsid w:val="00E34DF8"/>
    <w:rsid w:val="00E360F0"/>
    <w:rsid w:val="00E3616B"/>
    <w:rsid w:val="00E369BF"/>
    <w:rsid w:val="00E373B9"/>
    <w:rsid w:val="00E3752D"/>
    <w:rsid w:val="00E410F3"/>
    <w:rsid w:val="00E4131D"/>
    <w:rsid w:val="00E4180C"/>
    <w:rsid w:val="00E42193"/>
    <w:rsid w:val="00E43861"/>
    <w:rsid w:val="00E442BE"/>
    <w:rsid w:val="00E44DD5"/>
    <w:rsid w:val="00E45CFD"/>
    <w:rsid w:val="00E5006C"/>
    <w:rsid w:val="00E50D12"/>
    <w:rsid w:val="00E53032"/>
    <w:rsid w:val="00E5419C"/>
    <w:rsid w:val="00E54A9D"/>
    <w:rsid w:val="00E5642E"/>
    <w:rsid w:val="00E564D5"/>
    <w:rsid w:val="00E579CA"/>
    <w:rsid w:val="00E6086A"/>
    <w:rsid w:val="00E60BF8"/>
    <w:rsid w:val="00E60F44"/>
    <w:rsid w:val="00E61E79"/>
    <w:rsid w:val="00E62063"/>
    <w:rsid w:val="00E63430"/>
    <w:rsid w:val="00E64019"/>
    <w:rsid w:val="00E64BEB"/>
    <w:rsid w:val="00E6501C"/>
    <w:rsid w:val="00E65A37"/>
    <w:rsid w:val="00E668A1"/>
    <w:rsid w:val="00E703E3"/>
    <w:rsid w:val="00E7254C"/>
    <w:rsid w:val="00E72F4D"/>
    <w:rsid w:val="00E73CC5"/>
    <w:rsid w:val="00E74211"/>
    <w:rsid w:val="00E74987"/>
    <w:rsid w:val="00E75263"/>
    <w:rsid w:val="00E76F27"/>
    <w:rsid w:val="00E81C4D"/>
    <w:rsid w:val="00E82681"/>
    <w:rsid w:val="00E83495"/>
    <w:rsid w:val="00E8416B"/>
    <w:rsid w:val="00E84BF8"/>
    <w:rsid w:val="00E8588C"/>
    <w:rsid w:val="00E8661F"/>
    <w:rsid w:val="00E86BC9"/>
    <w:rsid w:val="00E87DF2"/>
    <w:rsid w:val="00E90055"/>
    <w:rsid w:val="00E9040E"/>
    <w:rsid w:val="00E90645"/>
    <w:rsid w:val="00E91335"/>
    <w:rsid w:val="00E917B8"/>
    <w:rsid w:val="00E91DEA"/>
    <w:rsid w:val="00E92E06"/>
    <w:rsid w:val="00E94155"/>
    <w:rsid w:val="00E94BF5"/>
    <w:rsid w:val="00E94D37"/>
    <w:rsid w:val="00E9561F"/>
    <w:rsid w:val="00E95627"/>
    <w:rsid w:val="00E95BA3"/>
    <w:rsid w:val="00E96352"/>
    <w:rsid w:val="00E96C37"/>
    <w:rsid w:val="00E973F3"/>
    <w:rsid w:val="00E977DC"/>
    <w:rsid w:val="00E97889"/>
    <w:rsid w:val="00EA01E2"/>
    <w:rsid w:val="00EA0746"/>
    <w:rsid w:val="00EA1BEA"/>
    <w:rsid w:val="00EA1D53"/>
    <w:rsid w:val="00EA20A9"/>
    <w:rsid w:val="00EA36D8"/>
    <w:rsid w:val="00EA5B16"/>
    <w:rsid w:val="00EA79AF"/>
    <w:rsid w:val="00EA7B99"/>
    <w:rsid w:val="00EB0278"/>
    <w:rsid w:val="00EB120E"/>
    <w:rsid w:val="00EB1A24"/>
    <w:rsid w:val="00EB27F1"/>
    <w:rsid w:val="00EB2C8D"/>
    <w:rsid w:val="00EB3349"/>
    <w:rsid w:val="00EB3BC8"/>
    <w:rsid w:val="00EB3F05"/>
    <w:rsid w:val="00EB40A2"/>
    <w:rsid w:val="00EB636D"/>
    <w:rsid w:val="00EB667F"/>
    <w:rsid w:val="00EC0F85"/>
    <w:rsid w:val="00EC3CA4"/>
    <w:rsid w:val="00EC56E2"/>
    <w:rsid w:val="00EC6889"/>
    <w:rsid w:val="00EC71A4"/>
    <w:rsid w:val="00EC7459"/>
    <w:rsid w:val="00EC7B74"/>
    <w:rsid w:val="00ED10BC"/>
    <w:rsid w:val="00ED136C"/>
    <w:rsid w:val="00ED17C2"/>
    <w:rsid w:val="00ED4478"/>
    <w:rsid w:val="00ED6440"/>
    <w:rsid w:val="00ED649E"/>
    <w:rsid w:val="00ED6C0D"/>
    <w:rsid w:val="00ED72BE"/>
    <w:rsid w:val="00ED7D99"/>
    <w:rsid w:val="00EE17FE"/>
    <w:rsid w:val="00EE1E4D"/>
    <w:rsid w:val="00EE202E"/>
    <w:rsid w:val="00EE2B02"/>
    <w:rsid w:val="00EE2F42"/>
    <w:rsid w:val="00EE32BC"/>
    <w:rsid w:val="00EE392A"/>
    <w:rsid w:val="00EE47AF"/>
    <w:rsid w:val="00EE48B6"/>
    <w:rsid w:val="00EE515F"/>
    <w:rsid w:val="00EE522D"/>
    <w:rsid w:val="00EE6C86"/>
    <w:rsid w:val="00EF1342"/>
    <w:rsid w:val="00EF14D5"/>
    <w:rsid w:val="00EF28BA"/>
    <w:rsid w:val="00EF376B"/>
    <w:rsid w:val="00EF4467"/>
    <w:rsid w:val="00EF7BB7"/>
    <w:rsid w:val="00EF7E08"/>
    <w:rsid w:val="00F009B0"/>
    <w:rsid w:val="00F01873"/>
    <w:rsid w:val="00F043D9"/>
    <w:rsid w:val="00F04BF7"/>
    <w:rsid w:val="00F05860"/>
    <w:rsid w:val="00F06267"/>
    <w:rsid w:val="00F06758"/>
    <w:rsid w:val="00F06991"/>
    <w:rsid w:val="00F07869"/>
    <w:rsid w:val="00F101FD"/>
    <w:rsid w:val="00F10894"/>
    <w:rsid w:val="00F13247"/>
    <w:rsid w:val="00F13843"/>
    <w:rsid w:val="00F14F46"/>
    <w:rsid w:val="00F15C98"/>
    <w:rsid w:val="00F163F0"/>
    <w:rsid w:val="00F16FDA"/>
    <w:rsid w:val="00F171F5"/>
    <w:rsid w:val="00F20FC8"/>
    <w:rsid w:val="00F2166C"/>
    <w:rsid w:val="00F21B54"/>
    <w:rsid w:val="00F23DB2"/>
    <w:rsid w:val="00F24753"/>
    <w:rsid w:val="00F24850"/>
    <w:rsid w:val="00F24B32"/>
    <w:rsid w:val="00F256C9"/>
    <w:rsid w:val="00F26B17"/>
    <w:rsid w:val="00F27A5F"/>
    <w:rsid w:val="00F30851"/>
    <w:rsid w:val="00F309BB"/>
    <w:rsid w:val="00F30C22"/>
    <w:rsid w:val="00F316ED"/>
    <w:rsid w:val="00F32D07"/>
    <w:rsid w:val="00F34E4E"/>
    <w:rsid w:val="00F368D2"/>
    <w:rsid w:val="00F36A8F"/>
    <w:rsid w:val="00F37261"/>
    <w:rsid w:val="00F375F6"/>
    <w:rsid w:val="00F400D2"/>
    <w:rsid w:val="00F4085A"/>
    <w:rsid w:val="00F40C7A"/>
    <w:rsid w:val="00F40D81"/>
    <w:rsid w:val="00F42208"/>
    <w:rsid w:val="00F4256B"/>
    <w:rsid w:val="00F445AF"/>
    <w:rsid w:val="00F4760E"/>
    <w:rsid w:val="00F502F0"/>
    <w:rsid w:val="00F507C7"/>
    <w:rsid w:val="00F50B68"/>
    <w:rsid w:val="00F517F6"/>
    <w:rsid w:val="00F53A38"/>
    <w:rsid w:val="00F54579"/>
    <w:rsid w:val="00F56218"/>
    <w:rsid w:val="00F56D62"/>
    <w:rsid w:val="00F6151A"/>
    <w:rsid w:val="00F62B79"/>
    <w:rsid w:val="00F63ECB"/>
    <w:rsid w:val="00F6440B"/>
    <w:rsid w:val="00F65278"/>
    <w:rsid w:val="00F656F4"/>
    <w:rsid w:val="00F658E3"/>
    <w:rsid w:val="00F65A1A"/>
    <w:rsid w:val="00F65D52"/>
    <w:rsid w:val="00F66A88"/>
    <w:rsid w:val="00F670FC"/>
    <w:rsid w:val="00F67E1D"/>
    <w:rsid w:val="00F7069A"/>
    <w:rsid w:val="00F70784"/>
    <w:rsid w:val="00F71C1E"/>
    <w:rsid w:val="00F72A2D"/>
    <w:rsid w:val="00F73C57"/>
    <w:rsid w:val="00F73DEF"/>
    <w:rsid w:val="00F74B7D"/>
    <w:rsid w:val="00F74D36"/>
    <w:rsid w:val="00F80484"/>
    <w:rsid w:val="00F80C8A"/>
    <w:rsid w:val="00F80F0B"/>
    <w:rsid w:val="00F82BA8"/>
    <w:rsid w:val="00F83BA0"/>
    <w:rsid w:val="00F84908"/>
    <w:rsid w:val="00F86292"/>
    <w:rsid w:val="00F87D40"/>
    <w:rsid w:val="00F91350"/>
    <w:rsid w:val="00F9166D"/>
    <w:rsid w:val="00F921C1"/>
    <w:rsid w:val="00F922E9"/>
    <w:rsid w:val="00F93931"/>
    <w:rsid w:val="00F960E2"/>
    <w:rsid w:val="00F97CD1"/>
    <w:rsid w:val="00FA1DF0"/>
    <w:rsid w:val="00FA207F"/>
    <w:rsid w:val="00FA2ADF"/>
    <w:rsid w:val="00FA4285"/>
    <w:rsid w:val="00FA4817"/>
    <w:rsid w:val="00FA51CF"/>
    <w:rsid w:val="00FA567A"/>
    <w:rsid w:val="00FA5773"/>
    <w:rsid w:val="00FA67B2"/>
    <w:rsid w:val="00FB0245"/>
    <w:rsid w:val="00FB049D"/>
    <w:rsid w:val="00FB09DD"/>
    <w:rsid w:val="00FB10D0"/>
    <w:rsid w:val="00FB1631"/>
    <w:rsid w:val="00FB1DB0"/>
    <w:rsid w:val="00FB32A6"/>
    <w:rsid w:val="00FB3896"/>
    <w:rsid w:val="00FB3BFA"/>
    <w:rsid w:val="00FB4248"/>
    <w:rsid w:val="00FB4C6A"/>
    <w:rsid w:val="00FB53DC"/>
    <w:rsid w:val="00FB6CEB"/>
    <w:rsid w:val="00FC09FD"/>
    <w:rsid w:val="00FC2272"/>
    <w:rsid w:val="00FC4205"/>
    <w:rsid w:val="00FC4CAF"/>
    <w:rsid w:val="00FD01A7"/>
    <w:rsid w:val="00FD151F"/>
    <w:rsid w:val="00FD1ABD"/>
    <w:rsid w:val="00FD22F0"/>
    <w:rsid w:val="00FD37C0"/>
    <w:rsid w:val="00FD5E88"/>
    <w:rsid w:val="00FD6BB1"/>
    <w:rsid w:val="00FE0169"/>
    <w:rsid w:val="00FE1F53"/>
    <w:rsid w:val="00FE2035"/>
    <w:rsid w:val="00FE2A9C"/>
    <w:rsid w:val="00FE6023"/>
    <w:rsid w:val="00FE66A6"/>
    <w:rsid w:val="00FE679C"/>
    <w:rsid w:val="00FE6AA7"/>
    <w:rsid w:val="00FE6CC2"/>
    <w:rsid w:val="00FF041F"/>
    <w:rsid w:val="00FF05B2"/>
    <w:rsid w:val="00FF05D0"/>
    <w:rsid w:val="00FF05FE"/>
    <w:rsid w:val="00FF198C"/>
    <w:rsid w:val="00FF1DE6"/>
    <w:rsid w:val="00FF2BC7"/>
    <w:rsid w:val="00FF3720"/>
    <w:rsid w:val="00FF3DEC"/>
    <w:rsid w:val="00FF4259"/>
    <w:rsid w:val="00FF4E3F"/>
    <w:rsid w:val="00FF60DA"/>
    <w:rsid w:val="00FF6661"/>
    <w:rsid w:val="00FF66E8"/>
    <w:rsid w:val="00FF7192"/>
    <w:rsid w:val="01873407"/>
    <w:rsid w:val="026E270A"/>
    <w:rsid w:val="075B4E21"/>
    <w:rsid w:val="085F1555"/>
    <w:rsid w:val="09D27E0F"/>
    <w:rsid w:val="0C3C787D"/>
    <w:rsid w:val="0D313C33"/>
    <w:rsid w:val="0E9B4612"/>
    <w:rsid w:val="0EF91020"/>
    <w:rsid w:val="134D4AEA"/>
    <w:rsid w:val="13AA1D70"/>
    <w:rsid w:val="169528FE"/>
    <w:rsid w:val="1723689B"/>
    <w:rsid w:val="19360FEA"/>
    <w:rsid w:val="1A2E3F18"/>
    <w:rsid w:val="2006673B"/>
    <w:rsid w:val="21124C2B"/>
    <w:rsid w:val="26405F7D"/>
    <w:rsid w:val="28D6498F"/>
    <w:rsid w:val="2A064AA7"/>
    <w:rsid w:val="2BC27938"/>
    <w:rsid w:val="2DDC7ADB"/>
    <w:rsid w:val="2F0B0DAA"/>
    <w:rsid w:val="2F5561B7"/>
    <w:rsid w:val="30DE023D"/>
    <w:rsid w:val="311C22A0"/>
    <w:rsid w:val="31AA2E09"/>
    <w:rsid w:val="32A54B47"/>
    <w:rsid w:val="36024528"/>
    <w:rsid w:val="37F5545C"/>
    <w:rsid w:val="38A5741D"/>
    <w:rsid w:val="392E33F9"/>
    <w:rsid w:val="393E44F9"/>
    <w:rsid w:val="397A05E6"/>
    <w:rsid w:val="397A17A6"/>
    <w:rsid w:val="3A322808"/>
    <w:rsid w:val="3A7D6A0F"/>
    <w:rsid w:val="3A7E4E86"/>
    <w:rsid w:val="3A8B6633"/>
    <w:rsid w:val="3DA7335C"/>
    <w:rsid w:val="3E246184"/>
    <w:rsid w:val="3F3A4C9E"/>
    <w:rsid w:val="41202C33"/>
    <w:rsid w:val="41D779A1"/>
    <w:rsid w:val="44D91E82"/>
    <w:rsid w:val="487B7DFA"/>
    <w:rsid w:val="498D41EF"/>
    <w:rsid w:val="4C594CD1"/>
    <w:rsid w:val="4E53210E"/>
    <w:rsid w:val="4FAE0CED"/>
    <w:rsid w:val="501F3710"/>
    <w:rsid w:val="530128B7"/>
    <w:rsid w:val="53124FDB"/>
    <w:rsid w:val="54A775EF"/>
    <w:rsid w:val="55B17EA6"/>
    <w:rsid w:val="561B4F52"/>
    <w:rsid w:val="56C708EE"/>
    <w:rsid w:val="56CC4D76"/>
    <w:rsid w:val="58FE32A4"/>
    <w:rsid w:val="5A9F7C3A"/>
    <w:rsid w:val="5AEB5382"/>
    <w:rsid w:val="5BD43869"/>
    <w:rsid w:val="5D1773C9"/>
    <w:rsid w:val="5D27234A"/>
    <w:rsid w:val="5E44544E"/>
    <w:rsid w:val="5EEF5CA2"/>
    <w:rsid w:val="60B1793F"/>
    <w:rsid w:val="61293077"/>
    <w:rsid w:val="62464748"/>
    <w:rsid w:val="69D770B2"/>
    <w:rsid w:val="69FB056C"/>
    <w:rsid w:val="6BE54C14"/>
    <w:rsid w:val="6D3E0FA1"/>
    <w:rsid w:val="6D644BEF"/>
    <w:rsid w:val="6ED55304"/>
    <w:rsid w:val="6FF74356"/>
    <w:rsid w:val="704D384F"/>
    <w:rsid w:val="72D9097A"/>
    <w:rsid w:val="735C0F53"/>
    <w:rsid w:val="764E29AA"/>
    <w:rsid w:val="79406E32"/>
    <w:rsid w:val="7E5A4CCF"/>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2FEC0"/>
  <w15:docId w15:val="{8498F7CD-E99B-402B-871E-0B57E9123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paragraph" w:styleId="Heading3">
    <w:name w:val="heading 3"/>
    <w:basedOn w:val="Normal"/>
    <w:next w:val="Normal"/>
    <w:link w:val="Heading3Char"/>
    <w:uiPriority w:val="9"/>
    <w:semiHidden/>
    <w:unhideWhenUsed/>
    <w:qFormat/>
    <w:rsid w:val="00F248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paragraph" w:styleId="CommentText">
    <w:name w:val="annotation text"/>
    <w:basedOn w:val="Normal"/>
    <w:link w:val="CommentTextChar"/>
    <w:uiPriority w:val="99"/>
    <w:unhideWhenUsed/>
    <w:qFormat/>
    <w:pPr>
      <w:jc w:val="left"/>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table" w:styleId="TableGrid">
    <w:name w:val="Table Grid"/>
    <w:basedOn w:val="TableNormal"/>
    <w:uiPriority w:val="39"/>
    <w:rsid w:val="00763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24850"/>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3C4102"/>
    <w:rPr>
      <w:sz w:val="16"/>
      <w:szCs w:val="16"/>
    </w:rPr>
  </w:style>
  <w:style w:type="paragraph" w:styleId="CommentSubject">
    <w:name w:val="annotation subject"/>
    <w:basedOn w:val="CommentText"/>
    <w:next w:val="CommentText"/>
    <w:link w:val="CommentSubjectChar"/>
    <w:uiPriority w:val="99"/>
    <w:semiHidden/>
    <w:unhideWhenUsed/>
    <w:rsid w:val="003C4102"/>
    <w:pPr>
      <w:spacing w:line="240" w:lineRule="auto"/>
      <w:jc w:val="both"/>
    </w:pPr>
    <w:rPr>
      <w:b/>
      <w:bCs/>
      <w:sz w:val="20"/>
      <w:szCs w:val="20"/>
    </w:rPr>
  </w:style>
  <w:style w:type="character" w:customStyle="1" w:styleId="CommentSubjectChar">
    <w:name w:val="Comment Subject Char"/>
    <w:basedOn w:val="CommentTextChar"/>
    <w:link w:val="CommentSubject"/>
    <w:uiPriority w:val="99"/>
    <w:semiHidden/>
    <w:rsid w:val="003C4102"/>
    <w:rPr>
      <w:rFonts w:ascii="Arial" w:eastAsiaTheme="minorEastAsia" w:hAnsi="Arial" w:cstheme="minorBidi"/>
      <w:b/>
      <w:bCs/>
      <w:szCs w:val="28"/>
    </w:rPr>
  </w:style>
  <w:style w:type="paragraph" w:styleId="Revision">
    <w:name w:val="Revision"/>
    <w:hidden/>
    <w:uiPriority w:val="99"/>
    <w:unhideWhenUsed/>
    <w:rsid w:val="00242699"/>
    <w:rPr>
      <w:rFonts w:ascii="Arial" w:eastAsiaTheme="minorEastAsia" w:hAnsi="Arial" w:cstheme="minorBidi"/>
      <w:sz w:val="28"/>
      <w:szCs w:val="28"/>
    </w:rPr>
  </w:style>
  <w:style w:type="character" w:styleId="UnresolvedMention">
    <w:name w:val="Unresolved Mention"/>
    <w:basedOn w:val="DefaultParagraphFont"/>
    <w:uiPriority w:val="99"/>
    <w:semiHidden/>
    <w:unhideWhenUsed/>
    <w:rsid w:val="007B057A"/>
    <w:rPr>
      <w:color w:val="605E5C"/>
      <w:shd w:val="clear" w:color="auto" w:fill="E1DFDD"/>
    </w:rPr>
  </w:style>
  <w:style w:type="character" w:customStyle="1" w:styleId="given-name">
    <w:name w:val="given-name"/>
    <w:basedOn w:val="DefaultParagraphFont"/>
    <w:rsid w:val="00AA61A8"/>
  </w:style>
  <w:style w:type="character" w:customStyle="1" w:styleId="text">
    <w:name w:val="text"/>
    <w:basedOn w:val="DefaultParagraphFont"/>
    <w:rsid w:val="00AA61A8"/>
  </w:style>
  <w:style w:type="paragraph" w:styleId="HTMLPreformatted">
    <w:name w:val="HTML Preformatted"/>
    <w:basedOn w:val="Normal"/>
    <w:link w:val="HTMLPreformattedChar"/>
    <w:uiPriority w:val="99"/>
    <w:semiHidden/>
    <w:unhideWhenUsed/>
    <w:rsid w:val="004B164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B164F"/>
    <w:rPr>
      <w:rFonts w:ascii="Consolas" w:eastAsiaTheme="minorEastAsia" w:hAnsi="Consola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2840">
      <w:bodyDiv w:val="1"/>
      <w:marLeft w:val="0"/>
      <w:marRight w:val="0"/>
      <w:marTop w:val="0"/>
      <w:marBottom w:val="0"/>
      <w:divBdr>
        <w:top w:val="none" w:sz="0" w:space="0" w:color="auto"/>
        <w:left w:val="none" w:sz="0" w:space="0" w:color="auto"/>
        <w:bottom w:val="none" w:sz="0" w:space="0" w:color="auto"/>
        <w:right w:val="none" w:sz="0" w:space="0" w:color="auto"/>
      </w:divBdr>
    </w:div>
    <w:div w:id="85226939">
      <w:bodyDiv w:val="1"/>
      <w:marLeft w:val="0"/>
      <w:marRight w:val="0"/>
      <w:marTop w:val="0"/>
      <w:marBottom w:val="0"/>
      <w:divBdr>
        <w:top w:val="none" w:sz="0" w:space="0" w:color="auto"/>
        <w:left w:val="none" w:sz="0" w:space="0" w:color="auto"/>
        <w:bottom w:val="none" w:sz="0" w:space="0" w:color="auto"/>
        <w:right w:val="none" w:sz="0" w:space="0" w:color="auto"/>
      </w:divBdr>
    </w:div>
    <w:div w:id="210965891">
      <w:bodyDiv w:val="1"/>
      <w:marLeft w:val="0"/>
      <w:marRight w:val="0"/>
      <w:marTop w:val="0"/>
      <w:marBottom w:val="0"/>
      <w:divBdr>
        <w:top w:val="none" w:sz="0" w:space="0" w:color="auto"/>
        <w:left w:val="none" w:sz="0" w:space="0" w:color="auto"/>
        <w:bottom w:val="none" w:sz="0" w:space="0" w:color="auto"/>
        <w:right w:val="none" w:sz="0" w:space="0" w:color="auto"/>
      </w:divBdr>
    </w:div>
    <w:div w:id="224950651">
      <w:bodyDiv w:val="1"/>
      <w:marLeft w:val="0"/>
      <w:marRight w:val="0"/>
      <w:marTop w:val="0"/>
      <w:marBottom w:val="0"/>
      <w:divBdr>
        <w:top w:val="none" w:sz="0" w:space="0" w:color="auto"/>
        <w:left w:val="none" w:sz="0" w:space="0" w:color="auto"/>
        <w:bottom w:val="none" w:sz="0" w:space="0" w:color="auto"/>
        <w:right w:val="none" w:sz="0" w:space="0" w:color="auto"/>
      </w:divBdr>
    </w:div>
    <w:div w:id="302345884">
      <w:bodyDiv w:val="1"/>
      <w:marLeft w:val="0"/>
      <w:marRight w:val="0"/>
      <w:marTop w:val="0"/>
      <w:marBottom w:val="0"/>
      <w:divBdr>
        <w:top w:val="none" w:sz="0" w:space="0" w:color="auto"/>
        <w:left w:val="none" w:sz="0" w:space="0" w:color="auto"/>
        <w:bottom w:val="none" w:sz="0" w:space="0" w:color="auto"/>
        <w:right w:val="none" w:sz="0" w:space="0" w:color="auto"/>
      </w:divBdr>
    </w:div>
    <w:div w:id="441918649">
      <w:bodyDiv w:val="1"/>
      <w:marLeft w:val="0"/>
      <w:marRight w:val="0"/>
      <w:marTop w:val="0"/>
      <w:marBottom w:val="0"/>
      <w:divBdr>
        <w:top w:val="none" w:sz="0" w:space="0" w:color="auto"/>
        <w:left w:val="none" w:sz="0" w:space="0" w:color="auto"/>
        <w:bottom w:val="none" w:sz="0" w:space="0" w:color="auto"/>
        <w:right w:val="none" w:sz="0" w:space="0" w:color="auto"/>
      </w:divBdr>
    </w:div>
    <w:div w:id="553472663">
      <w:bodyDiv w:val="1"/>
      <w:marLeft w:val="0"/>
      <w:marRight w:val="0"/>
      <w:marTop w:val="0"/>
      <w:marBottom w:val="0"/>
      <w:divBdr>
        <w:top w:val="none" w:sz="0" w:space="0" w:color="auto"/>
        <w:left w:val="none" w:sz="0" w:space="0" w:color="auto"/>
        <w:bottom w:val="none" w:sz="0" w:space="0" w:color="auto"/>
        <w:right w:val="none" w:sz="0" w:space="0" w:color="auto"/>
      </w:divBdr>
    </w:div>
    <w:div w:id="574704667">
      <w:bodyDiv w:val="1"/>
      <w:marLeft w:val="0"/>
      <w:marRight w:val="0"/>
      <w:marTop w:val="0"/>
      <w:marBottom w:val="0"/>
      <w:divBdr>
        <w:top w:val="none" w:sz="0" w:space="0" w:color="auto"/>
        <w:left w:val="none" w:sz="0" w:space="0" w:color="auto"/>
        <w:bottom w:val="none" w:sz="0" w:space="0" w:color="auto"/>
        <w:right w:val="none" w:sz="0" w:space="0" w:color="auto"/>
      </w:divBdr>
    </w:div>
    <w:div w:id="601957842">
      <w:bodyDiv w:val="1"/>
      <w:marLeft w:val="0"/>
      <w:marRight w:val="0"/>
      <w:marTop w:val="0"/>
      <w:marBottom w:val="0"/>
      <w:divBdr>
        <w:top w:val="none" w:sz="0" w:space="0" w:color="auto"/>
        <w:left w:val="none" w:sz="0" w:space="0" w:color="auto"/>
        <w:bottom w:val="none" w:sz="0" w:space="0" w:color="auto"/>
        <w:right w:val="none" w:sz="0" w:space="0" w:color="auto"/>
      </w:divBdr>
    </w:div>
    <w:div w:id="842822522">
      <w:bodyDiv w:val="1"/>
      <w:marLeft w:val="0"/>
      <w:marRight w:val="0"/>
      <w:marTop w:val="0"/>
      <w:marBottom w:val="0"/>
      <w:divBdr>
        <w:top w:val="none" w:sz="0" w:space="0" w:color="auto"/>
        <w:left w:val="none" w:sz="0" w:space="0" w:color="auto"/>
        <w:bottom w:val="none" w:sz="0" w:space="0" w:color="auto"/>
        <w:right w:val="none" w:sz="0" w:space="0" w:color="auto"/>
      </w:divBdr>
    </w:div>
    <w:div w:id="887955087">
      <w:bodyDiv w:val="1"/>
      <w:marLeft w:val="0"/>
      <w:marRight w:val="0"/>
      <w:marTop w:val="0"/>
      <w:marBottom w:val="0"/>
      <w:divBdr>
        <w:top w:val="none" w:sz="0" w:space="0" w:color="auto"/>
        <w:left w:val="none" w:sz="0" w:space="0" w:color="auto"/>
        <w:bottom w:val="none" w:sz="0" w:space="0" w:color="auto"/>
        <w:right w:val="none" w:sz="0" w:space="0" w:color="auto"/>
      </w:divBdr>
    </w:div>
    <w:div w:id="900680078">
      <w:bodyDiv w:val="1"/>
      <w:marLeft w:val="0"/>
      <w:marRight w:val="0"/>
      <w:marTop w:val="0"/>
      <w:marBottom w:val="0"/>
      <w:divBdr>
        <w:top w:val="none" w:sz="0" w:space="0" w:color="auto"/>
        <w:left w:val="none" w:sz="0" w:space="0" w:color="auto"/>
        <w:bottom w:val="none" w:sz="0" w:space="0" w:color="auto"/>
        <w:right w:val="none" w:sz="0" w:space="0" w:color="auto"/>
      </w:divBdr>
    </w:div>
    <w:div w:id="948246015">
      <w:bodyDiv w:val="1"/>
      <w:marLeft w:val="0"/>
      <w:marRight w:val="0"/>
      <w:marTop w:val="0"/>
      <w:marBottom w:val="0"/>
      <w:divBdr>
        <w:top w:val="none" w:sz="0" w:space="0" w:color="auto"/>
        <w:left w:val="none" w:sz="0" w:space="0" w:color="auto"/>
        <w:bottom w:val="none" w:sz="0" w:space="0" w:color="auto"/>
        <w:right w:val="none" w:sz="0" w:space="0" w:color="auto"/>
      </w:divBdr>
    </w:div>
    <w:div w:id="969243559">
      <w:bodyDiv w:val="1"/>
      <w:marLeft w:val="0"/>
      <w:marRight w:val="0"/>
      <w:marTop w:val="0"/>
      <w:marBottom w:val="0"/>
      <w:divBdr>
        <w:top w:val="none" w:sz="0" w:space="0" w:color="auto"/>
        <w:left w:val="none" w:sz="0" w:space="0" w:color="auto"/>
        <w:bottom w:val="none" w:sz="0" w:space="0" w:color="auto"/>
        <w:right w:val="none" w:sz="0" w:space="0" w:color="auto"/>
      </w:divBdr>
    </w:div>
    <w:div w:id="994726772">
      <w:bodyDiv w:val="1"/>
      <w:marLeft w:val="0"/>
      <w:marRight w:val="0"/>
      <w:marTop w:val="0"/>
      <w:marBottom w:val="0"/>
      <w:divBdr>
        <w:top w:val="none" w:sz="0" w:space="0" w:color="auto"/>
        <w:left w:val="none" w:sz="0" w:space="0" w:color="auto"/>
        <w:bottom w:val="none" w:sz="0" w:space="0" w:color="auto"/>
        <w:right w:val="none" w:sz="0" w:space="0" w:color="auto"/>
      </w:divBdr>
    </w:div>
    <w:div w:id="999846342">
      <w:bodyDiv w:val="1"/>
      <w:marLeft w:val="0"/>
      <w:marRight w:val="0"/>
      <w:marTop w:val="0"/>
      <w:marBottom w:val="0"/>
      <w:divBdr>
        <w:top w:val="none" w:sz="0" w:space="0" w:color="auto"/>
        <w:left w:val="none" w:sz="0" w:space="0" w:color="auto"/>
        <w:bottom w:val="none" w:sz="0" w:space="0" w:color="auto"/>
        <w:right w:val="none" w:sz="0" w:space="0" w:color="auto"/>
      </w:divBdr>
    </w:div>
    <w:div w:id="1106462410">
      <w:bodyDiv w:val="1"/>
      <w:marLeft w:val="0"/>
      <w:marRight w:val="0"/>
      <w:marTop w:val="0"/>
      <w:marBottom w:val="0"/>
      <w:divBdr>
        <w:top w:val="none" w:sz="0" w:space="0" w:color="auto"/>
        <w:left w:val="none" w:sz="0" w:space="0" w:color="auto"/>
        <w:bottom w:val="none" w:sz="0" w:space="0" w:color="auto"/>
        <w:right w:val="none" w:sz="0" w:space="0" w:color="auto"/>
      </w:divBdr>
    </w:div>
    <w:div w:id="1118452496">
      <w:bodyDiv w:val="1"/>
      <w:marLeft w:val="0"/>
      <w:marRight w:val="0"/>
      <w:marTop w:val="0"/>
      <w:marBottom w:val="0"/>
      <w:divBdr>
        <w:top w:val="none" w:sz="0" w:space="0" w:color="auto"/>
        <w:left w:val="none" w:sz="0" w:space="0" w:color="auto"/>
        <w:bottom w:val="none" w:sz="0" w:space="0" w:color="auto"/>
        <w:right w:val="none" w:sz="0" w:space="0" w:color="auto"/>
      </w:divBdr>
    </w:div>
    <w:div w:id="1144395347">
      <w:bodyDiv w:val="1"/>
      <w:marLeft w:val="0"/>
      <w:marRight w:val="0"/>
      <w:marTop w:val="0"/>
      <w:marBottom w:val="0"/>
      <w:divBdr>
        <w:top w:val="none" w:sz="0" w:space="0" w:color="auto"/>
        <w:left w:val="none" w:sz="0" w:space="0" w:color="auto"/>
        <w:bottom w:val="none" w:sz="0" w:space="0" w:color="auto"/>
        <w:right w:val="none" w:sz="0" w:space="0" w:color="auto"/>
      </w:divBdr>
    </w:div>
    <w:div w:id="1349209714">
      <w:bodyDiv w:val="1"/>
      <w:marLeft w:val="0"/>
      <w:marRight w:val="0"/>
      <w:marTop w:val="0"/>
      <w:marBottom w:val="0"/>
      <w:divBdr>
        <w:top w:val="none" w:sz="0" w:space="0" w:color="auto"/>
        <w:left w:val="none" w:sz="0" w:space="0" w:color="auto"/>
        <w:bottom w:val="none" w:sz="0" w:space="0" w:color="auto"/>
        <w:right w:val="none" w:sz="0" w:space="0" w:color="auto"/>
      </w:divBdr>
    </w:div>
    <w:div w:id="1371494944">
      <w:bodyDiv w:val="1"/>
      <w:marLeft w:val="0"/>
      <w:marRight w:val="0"/>
      <w:marTop w:val="0"/>
      <w:marBottom w:val="0"/>
      <w:divBdr>
        <w:top w:val="none" w:sz="0" w:space="0" w:color="auto"/>
        <w:left w:val="none" w:sz="0" w:space="0" w:color="auto"/>
        <w:bottom w:val="none" w:sz="0" w:space="0" w:color="auto"/>
        <w:right w:val="none" w:sz="0" w:space="0" w:color="auto"/>
      </w:divBdr>
    </w:div>
    <w:div w:id="1399595547">
      <w:bodyDiv w:val="1"/>
      <w:marLeft w:val="0"/>
      <w:marRight w:val="0"/>
      <w:marTop w:val="0"/>
      <w:marBottom w:val="0"/>
      <w:divBdr>
        <w:top w:val="none" w:sz="0" w:space="0" w:color="auto"/>
        <w:left w:val="none" w:sz="0" w:space="0" w:color="auto"/>
        <w:bottom w:val="none" w:sz="0" w:space="0" w:color="auto"/>
        <w:right w:val="none" w:sz="0" w:space="0" w:color="auto"/>
      </w:divBdr>
    </w:div>
    <w:div w:id="1475370482">
      <w:bodyDiv w:val="1"/>
      <w:marLeft w:val="0"/>
      <w:marRight w:val="0"/>
      <w:marTop w:val="0"/>
      <w:marBottom w:val="0"/>
      <w:divBdr>
        <w:top w:val="none" w:sz="0" w:space="0" w:color="auto"/>
        <w:left w:val="none" w:sz="0" w:space="0" w:color="auto"/>
        <w:bottom w:val="none" w:sz="0" w:space="0" w:color="auto"/>
        <w:right w:val="none" w:sz="0" w:space="0" w:color="auto"/>
      </w:divBdr>
    </w:div>
    <w:div w:id="1557814518">
      <w:bodyDiv w:val="1"/>
      <w:marLeft w:val="0"/>
      <w:marRight w:val="0"/>
      <w:marTop w:val="0"/>
      <w:marBottom w:val="0"/>
      <w:divBdr>
        <w:top w:val="none" w:sz="0" w:space="0" w:color="auto"/>
        <w:left w:val="none" w:sz="0" w:space="0" w:color="auto"/>
        <w:bottom w:val="none" w:sz="0" w:space="0" w:color="auto"/>
        <w:right w:val="none" w:sz="0" w:space="0" w:color="auto"/>
      </w:divBdr>
    </w:div>
    <w:div w:id="1570310524">
      <w:bodyDiv w:val="1"/>
      <w:marLeft w:val="0"/>
      <w:marRight w:val="0"/>
      <w:marTop w:val="0"/>
      <w:marBottom w:val="0"/>
      <w:divBdr>
        <w:top w:val="none" w:sz="0" w:space="0" w:color="auto"/>
        <w:left w:val="none" w:sz="0" w:space="0" w:color="auto"/>
        <w:bottom w:val="none" w:sz="0" w:space="0" w:color="auto"/>
        <w:right w:val="none" w:sz="0" w:space="0" w:color="auto"/>
      </w:divBdr>
    </w:div>
    <w:div w:id="1602104393">
      <w:bodyDiv w:val="1"/>
      <w:marLeft w:val="0"/>
      <w:marRight w:val="0"/>
      <w:marTop w:val="0"/>
      <w:marBottom w:val="0"/>
      <w:divBdr>
        <w:top w:val="none" w:sz="0" w:space="0" w:color="auto"/>
        <w:left w:val="none" w:sz="0" w:space="0" w:color="auto"/>
        <w:bottom w:val="none" w:sz="0" w:space="0" w:color="auto"/>
        <w:right w:val="none" w:sz="0" w:space="0" w:color="auto"/>
      </w:divBdr>
    </w:div>
    <w:div w:id="1649359392">
      <w:bodyDiv w:val="1"/>
      <w:marLeft w:val="0"/>
      <w:marRight w:val="0"/>
      <w:marTop w:val="0"/>
      <w:marBottom w:val="0"/>
      <w:divBdr>
        <w:top w:val="none" w:sz="0" w:space="0" w:color="auto"/>
        <w:left w:val="none" w:sz="0" w:space="0" w:color="auto"/>
        <w:bottom w:val="none" w:sz="0" w:space="0" w:color="auto"/>
        <w:right w:val="none" w:sz="0" w:space="0" w:color="auto"/>
      </w:divBdr>
    </w:div>
    <w:div w:id="1757096423">
      <w:bodyDiv w:val="1"/>
      <w:marLeft w:val="0"/>
      <w:marRight w:val="0"/>
      <w:marTop w:val="0"/>
      <w:marBottom w:val="0"/>
      <w:divBdr>
        <w:top w:val="none" w:sz="0" w:space="0" w:color="auto"/>
        <w:left w:val="none" w:sz="0" w:space="0" w:color="auto"/>
        <w:bottom w:val="none" w:sz="0" w:space="0" w:color="auto"/>
        <w:right w:val="none" w:sz="0" w:space="0" w:color="auto"/>
      </w:divBdr>
    </w:div>
    <w:div w:id="1959725815">
      <w:bodyDiv w:val="1"/>
      <w:marLeft w:val="0"/>
      <w:marRight w:val="0"/>
      <w:marTop w:val="0"/>
      <w:marBottom w:val="0"/>
      <w:divBdr>
        <w:top w:val="none" w:sz="0" w:space="0" w:color="auto"/>
        <w:left w:val="none" w:sz="0" w:space="0" w:color="auto"/>
        <w:bottom w:val="none" w:sz="0" w:space="0" w:color="auto"/>
        <w:right w:val="none" w:sz="0" w:space="0" w:color="auto"/>
      </w:divBdr>
    </w:div>
    <w:div w:id="2001424907">
      <w:bodyDiv w:val="1"/>
      <w:marLeft w:val="0"/>
      <w:marRight w:val="0"/>
      <w:marTop w:val="0"/>
      <w:marBottom w:val="0"/>
      <w:divBdr>
        <w:top w:val="none" w:sz="0" w:space="0" w:color="auto"/>
        <w:left w:val="none" w:sz="0" w:space="0" w:color="auto"/>
        <w:bottom w:val="none" w:sz="0" w:space="0" w:color="auto"/>
        <w:right w:val="none" w:sz="0" w:space="0" w:color="auto"/>
      </w:divBdr>
    </w:div>
    <w:div w:id="2076584292">
      <w:bodyDiv w:val="1"/>
      <w:marLeft w:val="0"/>
      <w:marRight w:val="0"/>
      <w:marTop w:val="0"/>
      <w:marBottom w:val="0"/>
      <w:divBdr>
        <w:top w:val="none" w:sz="0" w:space="0" w:color="auto"/>
        <w:left w:val="none" w:sz="0" w:space="0" w:color="auto"/>
        <w:bottom w:val="none" w:sz="0" w:space="0" w:color="auto"/>
        <w:right w:val="none" w:sz="0" w:space="0" w:color="auto"/>
      </w:divBdr>
    </w:div>
    <w:div w:id="2100364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AFE29-E4AE-4807-A56D-6B23E3EB4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3369</TotalTime>
  <Pages>32</Pages>
  <Words>10960</Words>
  <Characters>62476</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701</cp:revision>
  <dcterms:created xsi:type="dcterms:W3CDTF">2024-05-23T00:12:00Z</dcterms:created>
  <dcterms:modified xsi:type="dcterms:W3CDTF">2024-09-19T00:44:00Z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14C7355F46974840965D2F12B52BF989</vt:lpwstr>
  </property>
</Properties>
</file>